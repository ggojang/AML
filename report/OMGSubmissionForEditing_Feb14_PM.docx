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807816" w14:textId="77777777" w:rsidR="001453C4" w:rsidRPr="006563BC" w:rsidRDefault="001453C4" w:rsidP="003A3988">
      <w:pPr>
        <w:ind w:left="720" w:right="-288"/>
        <w:rPr>
          <w:rFonts w:ascii="Arial" w:hAnsi="Arial" w:cs="Arial"/>
        </w:rPr>
      </w:pPr>
    </w:p>
    <w:tbl>
      <w:tblPr>
        <w:tblOverlap w:val="never"/>
        <w:tblW w:w="11520" w:type="dxa"/>
        <w:tblLayout w:type="fixed"/>
        <w:tblLook w:val="01E0" w:firstRow="1" w:lastRow="1" w:firstColumn="1" w:lastColumn="1" w:noHBand="0" w:noVBand="0"/>
      </w:tblPr>
      <w:tblGrid>
        <w:gridCol w:w="11520"/>
      </w:tblGrid>
      <w:tr w:rsidR="000B2E69" w:rsidRPr="006563BC" w14:paraId="6C703075" w14:textId="77777777">
        <w:tc>
          <w:tcPr>
            <w:tcW w:w="11520" w:type="dxa"/>
            <w:tcMar>
              <w:top w:w="0" w:type="dxa"/>
              <w:left w:w="0" w:type="dxa"/>
              <w:bottom w:w="0" w:type="dxa"/>
              <w:right w:w="0" w:type="dxa"/>
            </w:tcMar>
          </w:tcPr>
          <w:p w14:paraId="2D8BEF83" w14:textId="77777777" w:rsidR="000B2E69" w:rsidRPr="006563BC" w:rsidRDefault="000B2E69" w:rsidP="003A3988">
            <w:pPr>
              <w:spacing w:line="1" w:lineRule="auto"/>
              <w:ind w:left="720" w:right="-288"/>
              <w:rPr>
                <w:rFonts w:ascii="Arial" w:hAnsi="Arial" w:cs="Arial"/>
              </w:rPr>
            </w:pPr>
          </w:p>
        </w:tc>
      </w:tr>
      <w:tr w:rsidR="000B2E69" w:rsidRPr="006563BC" w14:paraId="267F81F2" w14:textId="77777777">
        <w:tc>
          <w:tcPr>
            <w:tcW w:w="11520" w:type="dxa"/>
            <w:tcMar>
              <w:top w:w="0" w:type="dxa"/>
              <w:left w:w="0" w:type="dxa"/>
              <w:bottom w:w="0" w:type="dxa"/>
              <w:right w:w="0" w:type="dxa"/>
            </w:tcMar>
          </w:tcPr>
          <w:tbl>
            <w:tblPr>
              <w:tblOverlap w:val="never"/>
              <w:tblW w:w="9630" w:type="dxa"/>
              <w:tblLayout w:type="fixed"/>
              <w:tblLook w:val="01E0" w:firstRow="1" w:lastRow="1" w:firstColumn="1" w:lastColumn="1" w:noHBand="0" w:noVBand="0"/>
            </w:tblPr>
            <w:tblGrid>
              <w:gridCol w:w="6840"/>
              <w:gridCol w:w="270"/>
              <w:gridCol w:w="2520"/>
            </w:tblGrid>
            <w:tr w:rsidR="000B2E69" w:rsidRPr="006563BC" w14:paraId="2D8EE8B0" w14:textId="77777777" w:rsidTr="004B081A">
              <w:tc>
                <w:tcPr>
                  <w:tcW w:w="6840" w:type="dxa"/>
                  <w:tcMar>
                    <w:top w:w="0" w:type="dxa"/>
                    <w:left w:w="0" w:type="dxa"/>
                    <w:bottom w:w="0" w:type="dxa"/>
                    <w:right w:w="0" w:type="dxa"/>
                  </w:tcMar>
                </w:tcPr>
                <w:p w14:paraId="26FFD75D" w14:textId="77777777" w:rsidR="000B2E69" w:rsidRPr="006563BC" w:rsidRDefault="00FD1B2C" w:rsidP="00144014">
                  <w:pPr>
                    <w:ind w:right="-810"/>
                    <w:rPr>
                      <w:rFonts w:ascii="Arial" w:hAnsi="Arial" w:cs="Arial"/>
                    </w:rPr>
                  </w:pPr>
                  <w:r w:rsidRPr="006563BC">
                    <w:rPr>
                      <w:rFonts w:ascii="Arial" w:hAnsi="Arial" w:cs="Arial"/>
                      <w:noProof/>
                    </w:rPr>
                    <mc:AlternateContent>
                      <mc:Choice Requires="wps">
                        <w:drawing>
                          <wp:anchor distT="0" distB="0" distL="114300" distR="114300" simplePos="0" relativeHeight="251638272" behindDoc="0" locked="0" layoutInCell="1" allowOverlap="1" wp14:anchorId="6A7AA540" wp14:editId="7E226AB4">
                            <wp:simplePos x="0" y="0"/>
                            <wp:positionH relativeFrom="column">
                              <wp:posOffset>0</wp:posOffset>
                            </wp:positionH>
                            <wp:positionV relativeFrom="paragraph">
                              <wp:posOffset>0</wp:posOffset>
                            </wp:positionV>
                            <wp:extent cx="635000" cy="635000"/>
                            <wp:effectExtent l="0" t="0" r="0" b="0"/>
                            <wp:wrapNone/>
                            <wp:docPr id="296" name="AutoShape 196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r w:rsidRPr="006563BC">
                    <w:rPr>
                      <w:rFonts w:ascii="Arial" w:hAnsi="Arial" w:cs="Arial"/>
                      <w:noProof/>
                    </w:rPr>
                    <w:drawing>
                      <wp:inline distT="0" distB="0" distL="0" distR="0" wp14:anchorId="09646F29" wp14:editId="6D091D6E">
                        <wp:extent cx="2954020" cy="1043305"/>
                        <wp:effectExtent l="0" t="0" r="0" b="0"/>
                        <wp:docPr id="1" name="Picture 1"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r>
                </w:p>
              </w:tc>
              <w:tc>
                <w:tcPr>
                  <w:tcW w:w="270" w:type="dxa"/>
                  <w:tcMar>
                    <w:top w:w="0" w:type="dxa"/>
                    <w:left w:w="0" w:type="dxa"/>
                    <w:bottom w:w="0" w:type="dxa"/>
                    <w:right w:w="0" w:type="dxa"/>
                  </w:tcMar>
                </w:tcPr>
                <w:p w14:paraId="3FF5E320"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t>Date:</w:t>
                  </w:r>
                </w:p>
              </w:tc>
              <w:tc>
                <w:tcPr>
                  <w:tcW w:w="2520" w:type="dxa"/>
                  <w:tcMar>
                    <w:top w:w="0" w:type="dxa"/>
                    <w:left w:w="0" w:type="dxa"/>
                    <w:bottom w:w="0" w:type="dxa"/>
                    <w:right w:w="0" w:type="dxa"/>
                  </w:tcMar>
                </w:tcPr>
                <w:p w14:paraId="57172262" w14:textId="77777777" w:rsidR="000B2E69" w:rsidRPr="006563BC" w:rsidRDefault="003647D3" w:rsidP="004B081A">
                  <w:pPr>
                    <w:ind w:right="270" w:hanging="90"/>
                    <w:jc w:val="right"/>
                    <w:rPr>
                      <w:rFonts w:ascii="Arial" w:eastAsia="Arial" w:hAnsi="Arial" w:cs="Arial"/>
                      <w:color w:val="000000"/>
                    </w:rPr>
                  </w:pPr>
                  <w:r w:rsidRPr="006563BC">
                    <w:rPr>
                      <w:rFonts w:ascii="Arial" w:eastAsia="Arial" w:hAnsi="Arial" w:cs="Arial"/>
                      <w:color w:val="000000"/>
                    </w:rPr>
                    <w:t>February 2015</w:t>
                  </w:r>
                </w:p>
              </w:tc>
            </w:tr>
          </w:tbl>
          <w:p w14:paraId="5E816EAB" w14:textId="77777777" w:rsidR="000B2E69" w:rsidRPr="006563BC" w:rsidRDefault="000B2E69" w:rsidP="003A3988">
            <w:pPr>
              <w:spacing w:line="1" w:lineRule="auto"/>
              <w:ind w:left="720" w:right="-288"/>
              <w:rPr>
                <w:rFonts w:ascii="Arial" w:hAnsi="Arial" w:cs="Arial"/>
              </w:rPr>
            </w:pPr>
          </w:p>
        </w:tc>
      </w:tr>
      <w:tr w:rsidR="000B2E69" w:rsidRPr="006563BC" w14:paraId="0BF8E98B" w14:textId="77777777">
        <w:tc>
          <w:tcPr>
            <w:tcW w:w="11520" w:type="dxa"/>
            <w:tcMar>
              <w:top w:w="0" w:type="dxa"/>
              <w:left w:w="0" w:type="dxa"/>
              <w:bottom w:w="0" w:type="dxa"/>
              <w:right w:w="0" w:type="dxa"/>
            </w:tcMar>
          </w:tcPr>
          <w:p w14:paraId="04A8E301" w14:textId="77777777" w:rsidR="000B2E69" w:rsidRPr="006563BC" w:rsidRDefault="000B2E69" w:rsidP="003A3988">
            <w:pPr>
              <w:ind w:left="720" w:right="-288"/>
              <w:rPr>
                <w:rFonts w:ascii="Arial" w:hAnsi="Arial" w:cs="Arial"/>
                <w:color w:val="000000"/>
                <w:sz w:val="24"/>
                <w:szCs w:val="24"/>
              </w:rPr>
            </w:pPr>
          </w:p>
          <w:p w14:paraId="5E1958C8" w14:textId="77777777" w:rsidR="000B2E69" w:rsidRPr="006563BC" w:rsidRDefault="00294EDD" w:rsidP="00144014">
            <w:pPr>
              <w:ind w:right="2160"/>
              <w:rPr>
                <w:rFonts w:ascii="Arial" w:eastAsia="Arial" w:hAnsi="Arial" w:cs="Arial"/>
                <w:color w:val="000000"/>
                <w:sz w:val="48"/>
                <w:szCs w:val="48"/>
              </w:rPr>
            </w:pPr>
            <w:r w:rsidRPr="006563BC">
              <w:rPr>
                <w:rFonts w:ascii="Arial" w:eastAsia="Arial" w:hAnsi="Arial" w:cs="Arial"/>
                <w:color w:val="000000"/>
                <w:sz w:val="48"/>
                <w:szCs w:val="48"/>
              </w:rPr>
              <w:t>Archetype Modeling Language (AML)</w:t>
            </w:r>
          </w:p>
          <w:p w14:paraId="0D6FCC12" w14:textId="77777777" w:rsidR="000B2E69" w:rsidRPr="006563BC" w:rsidRDefault="000B2E69" w:rsidP="00144014">
            <w:pPr>
              <w:ind w:right="2160"/>
              <w:rPr>
                <w:rFonts w:ascii="Arial" w:hAnsi="Arial" w:cs="Arial"/>
                <w:color w:val="000000"/>
                <w:sz w:val="24"/>
                <w:szCs w:val="24"/>
              </w:rPr>
            </w:pPr>
          </w:p>
          <w:p w14:paraId="14F49918" w14:textId="77777777" w:rsidR="009A08CA" w:rsidRDefault="00B40EF7" w:rsidP="00144014">
            <w:pPr>
              <w:ind w:right="2160"/>
              <w:rPr>
                <w:rFonts w:ascii="Arial" w:hAnsi="Arial" w:cs="Arial"/>
                <w:color w:val="000000"/>
              </w:rPr>
            </w:pPr>
            <w:r w:rsidRPr="006563BC">
              <w:rPr>
                <w:rFonts w:ascii="Arial" w:hAnsi="Arial" w:cs="Arial"/>
                <w:color w:val="000000"/>
              </w:rPr>
              <w:t xml:space="preserve"> </w:t>
            </w:r>
          </w:p>
          <w:p w14:paraId="06A1FD4C" w14:textId="77777777" w:rsidR="000B2E69" w:rsidRPr="006563BC" w:rsidRDefault="009A08CA" w:rsidP="00144014">
            <w:pPr>
              <w:ind w:right="2160"/>
              <w:rPr>
                <w:rFonts w:ascii="Arial" w:eastAsia="Arial" w:hAnsi="Arial" w:cs="Arial"/>
                <w:color w:val="000000"/>
              </w:rPr>
            </w:pPr>
            <w:r w:rsidRPr="006563BC">
              <w:rPr>
                <w:rFonts w:ascii="Arial" w:eastAsia="Arial" w:hAnsi="Arial" w:cs="Arial"/>
                <w:color w:val="000000"/>
              </w:rPr>
              <w:t>Version: 1.0</w:t>
            </w:r>
          </w:p>
          <w:p w14:paraId="0F7EFC58" w14:textId="77777777" w:rsidR="000B2E69" w:rsidRPr="006563BC" w:rsidRDefault="000B2E69" w:rsidP="00144014">
            <w:pPr>
              <w:ind w:right="2160"/>
              <w:rPr>
                <w:rFonts w:ascii="Arial" w:hAnsi="Arial" w:cs="Arial"/>
                <w:color w:val="000000"/>
                <w:sz w:val="24"/>
                <w:szCs w:val="24"/>
              </w:rPr>
            </w:pPr>
          </w:p>
          <w:p w14:paraId="15A36422" w14:textId="77777777" w:rsidR="000B2E69" w:rsidRPr="006563BC" w:rsidRDefault="000B2E69" w:rsidP="00144014">
            <w:pPr>
              <w:spacing w:before="70"/>
              <w:ind w:right="2160"/>
              <w:rPr>
                <w:rFonts w:ascii="Arial" w:hAnsi="Arial" w:cs="Arial"/>
              </w:rPr>
            </w:pPr>
          </w:p>
          <w:p w14:paraId="38452D9D" w14:textId="77777777" w:rsidR="000B2E69" w:rsidRPr="006563BC" w:rsidRDefault="000B2E69" w:rsidP="00144014">
            <w:pPr>
              <w:pBdr>
                <w:top w:val="single" w:sz="18" w:space="0" w:color="000000"/>
              </w:pBdr>
              <w:ind w:right="2160"/>
              <w:rPr>
                <w:rFonts w:ascii="Arial" w:hAnsi="Arial" w:cs="Arial"/>
                <w:color w:val="000000"/>
                <w:sz w:val="24"/>
                <w:szCs w:val="24"/>
              </w:rPr>
            </w:pPr>
          </w:p>
          <w:p w14:paraId="50F3C1E4" w14:textId="77777777" w:rsidR="000B2E69" w:rsidRPr="006563BC" w:rsidRDefault="003477E1" w:rsidP="00144014">
            <w:pPr>
              <w:ind w:right="2160"/>
              <w:rPr>
                <w:rFonts w:ascii="Arial" w:hAnsi="Arial" w:cs="Arial"/>
                <w:b/>
                <w:bCs/>
                <w:color w:val="000000"/>
                <w:sz w:val="24"/>
                <w:szCs w:val="24"/>
              </w:rPr>
            </w:pPr>
            <w:r w:rsidRPr="006563BC">
              <w:rPr>
                <w:rFonts w:ascii="Arial" w:hAnsi="Arial" w:cs="Arial"/>
                <w:b/>
                <w:bCs/>
                <w:color w:val="000000"/>
                <w:sz w:val="24"/>
                <w:szCs w:val="24"/>
              </w:rPr>
              <w:t xml:space="preserve">OMG Document Number:  </w:t>
            </w:r>
            <w:r w:rsidR="00731303">
              <w:rPr>
                <w:rFonts w:ascii="Arial" w:hAnsi="Arial" w:cs="Arial"/>
                <w:b/>
                <w:sz w:val="24"/>
                <w:szCs w:val="24"/>
              </w:rPr>
              <w:t>health/2014-10-01</w:t>
            </w:r>
          </w:p>
          <w:p w14:paraId="32622A36" w14:textId="77777777" w:rsidR="000B2E69" w:rsidRPr="006563BC" w:rsidRDefault="00D93865" w:rsidP="00144014">
            <w:pPr>
              <w:ind w:right="2160"/>
              <w:rPr>
                <w:rFonts w:ascii="Arial" w:hAnsi="Arial" w:cs="Arial"/>
                <w:b/>
                <w:bCs/>
                <w:color w:val="000000"/>
                <w:sz w:val="24"/>
                <w:szCs w:val="24"/>
              </w:rPr>
            </w:pPr>
            <w:r>
              <w:rPr>
                <w:rFonts w:ascii="Arial" w:hAnsi="Arial" w:cs="Arial"/>
                <w:b/>
                <w:bCs/>
                <w:color w:val="000000"/>
                <w:sz w:val="24"/>
                <w:szCs w:val="24"/>
              </w:rPr>
              <w:t xml:space="preserve">Standard document URL:  </w:t>
            </w:r>
            <w:r w:rsidR="00294EDD" w:rsidRPr="006563BC">
              <w:rPr>
                <w:rFonts w:ascii="Arial" w:hAnsi="Arial" w:cs="Arial"/>
                <w:b/>
                <w:bCs/>
                <w:color w:val="000000"/>
                <w:sz w:val="24"/>
                <w:szCs w:val="24"/>
              </w:rPr>
              <w:t>http</w:t>
            </w:r>
            <w:r w:rsidR="003477E1" w:rsidRPr="006563BC">
              <w:rPr>
                <w:rFonts w:ascii="Arial" w:hAnsi="Arial" w:cs="Arial"/>
                <w:b/>
                <w:bCs/>
                <w:color w:val="000000"/>
                <w:sz w:val="24"/>
                <w:szCs w:val="24"/>
              </w:rPr>
              <w:t>://www.omg.org/spec/AML/1.0</w:t>
            </w:r>
          </w:p>
          <w:p w14:paraId="7AFA200C" w14:textId="77777777" w:rsidR="000B2E69" w:rsidRPr="006563BC" w:rsidRDefault="000B2E69" w:rsidP="00144014">
            <w:pPr>
              <w:pBdr>
                <w:bottom w:val="single" w:sz="18" w:space="0" w:color="000000"/>
              </w:pBdr>
              <w:ind w:right="2160"/>
              <w:rPr>
                <w:rFonts w:ascii="Arial" w:eastAsia="Arial" w:hAnsi="Arial" w:cs="Arial"/>
                <w:color w:val="000000"/>
              </w:rPr>
            </w:pPr>
          </w:p>
          <w:p w14:paraId="68AC62AB" w14:textId="77777777" w:rsidR="000B2E69" w:rsidRPr="006563BC" w:rsidRDefault="00294EDD" w:rsidP="00144014">
            <w:pPr>
              <w:ind w:right="2160"/>
              <w:rPr>
                <w:rFonts w:ascii="Arial" w:eastAsia="Arial" w:hAnsi="Arial" w:cs="Arial"/>
                <w:color w:val="000000"/>
                <w:sz w:val="18"/>
                <w:szCs w:val="18"/>
              </w:rPr>
            </w:pPr>
            <w:r w:rsidRPr="006563BC">
              <w:rPr>
                <w:rFonts w:ascii="Arial" w:eastAsia="Arial" w:hAnsi="Arial" w:cs="Arial"/>
                <w:color w:val="000000"/>
                <w:sz w:val="18"/>
                <w:szCs w:val="18"/>
              </w:rPr>
              <w:t>Original File: N/A</w:t>
            </w:r>
          </w:p>
          <w:p w14:paraId="38523322"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br/>
            </w:r>
            <w:r w:rsidRPr="006563BC">
              <w:rPr>
                <w:rFonts w:ascii="Arial" w:eastAsia="Arial" w:hAnsi="Arial" w:cs="Arial"/>
                <w:color w:val="000000"/>
              </w:rPr>
              <w:br/>
            </w:r>
            <w:r w:rsidRPr="006563BC">
              <w:rPr>
                <w:rFonts w:ascii="Arial" w:eastAsia="Arial" w:hAnsi="Arial" w:cs="Arial"/>
                <w:color w:val="000000"/>
              </w:rPr>
              <w:br/>
            </w:r>
          </w:p>
          <w:p w14:paraId="4480603D" w14:textId="77777777" w:rsidR="000B2E69" w:rsidRPr="006563BC" w:rsidRDefault="000B2E69" w:rsidP="003A3988">
            <w:pPr>
              <w:ind w:left="720" w:right="-288"/>
              <w:rPr>
                <w:rFonts w:ascii="Arial" w:eastAsia="Arial" w:hAnsi="Arial" w:cs="Arial"/>
                <w:color w:val="000000"/>
              </w:rPr>
            </w:pPr>
          </w:p>
        </w:tc>
      </w:tr>
    </w:tbl>
    <w:p w14:paraId="672423C1" w14:textId="77777777" w:rsidR="000B2E69" w:rsidRPr="006563BC" w:rsidRDefault="000B2E69" w:rsidP="00144014">
      <w:pPr>
        <w:rPr>
          <w:rFonts w:ascii="Arial" w:hAnsi="Arial" w:cs="Arial"/>
        </w:rPr>
        <w:sectPr w:rsidR="000B2E69" w:rsidRPr="006563BC" w:rsidSect="00144014">
          <w:headerReference w:type="default" r:id="rId10"/>
          <w:footerReference w:type="even" r:id="rId11"/>
          <w:pgSz w:w="12240" w:h="15840"/>
          <w:pgMar w:top="1440" w:right="1440" w:bottom="1440" w:left="1440" w:header="360" w:footer="360" w:gutter="0"/>
          <w:cols w:space="720"/>
        </w:sectPr>
      </w:pPr>
    </w:p>
    <w:p w14:paraId="707C8E09" w14:textId="77777777" w:rsidR="001B3B08" w:rsidRDefault="001B3B08" w:rsidP="001B3B08">
      <w:pPr>
        <w:pStyle w:val="BodyText"/>
        <w:rPr>
          <w:color w:val="000000"/>
          <w:sz w:val="22"/>
        </w:rPr>
      </w:pPr>
      <w:r>
        <w:rPr>
          <w:color w:val="000000"/>
          <w:sz w:val="22"/>
        </w:rPr>
        <w:lastRenderedPageBreak/>
        <w:t>Copyright © 2014, Mayo Clinic</w:t>
      </w:r>
      <w:r>
        <w:rPr>
          <w:color w:val="000000"/>
          <w:sz w:val="22"/>
        </w:rPr>
        <w:br/>
      </w:r>
      <w:r>
        <w:rPr>
          <w:sz w:val="22"/>
        </w:rPr>
        <w:t>Copyright © 2014, Object Management Group, Inc.</w:t>
      </w:r>
      <w:r>
        <w:rPr>
          <w:sz w:val="22"/>
        </w:rPr>
        <w:br/>
      </w:r>
      <w:r>
        <w:rPr>
          <w:color w:val="000000"/>
          <w:sz w:val="22"/>
        </w:rPr>
        <w:t>Copyright © 2014, Visumpoint, LLC</w:t>
      </w:r>
    </w:p>
    <w:p w14:paraId="7561D0D3" w14:textId="77777777" w:rsidR="001B3B08" w:rsidRDefault="001B3B08" w:rsidP="001B3B08">
      <w:pPr>
        <w:pStyle w:val="BodyText"/>
        <w:rPr>
          <w:color w:val="000000"/>
          <w:sz w:val="22"/>
        </w:rPr>
      </w:pPr>
    </w:p>
    <w:p w14:paraId="44951BAC" w14:textId="77777777" w:rsidR="001B3B08" w:rsidRDefault="001B3B08" w:rsidP="001B3B08">
      <w:pPr>
        <w:pStyle w:val="BodyText"/>
        <w:rPr>
          <w:color w:val="000000"/>
          <w:sz w:val="22"/>
        </w:rPr>
      </w:pPr>
    </w:p>
    <w:p w14:paraId="27537A6A" w14:textId="77777777" w:rsidR="001B3B08" w:rsidRDefault="001B3B08" w:rsidP="001B3B08">
      <w:pPr>
        <w:ind w:left="105"/>
        <w:jc w:val="center"/>
        <w:rPr>
          <w:sz w:val="22"/>
        </w:rPr>
      </w:pPr>
      <w:r>
        <w:rPr>
          <w:sz w:val="22"/>
        </w:rPr>
        <w:t>USE OF SPECIFICATION - TERMS, CONDITIONS &amp; NOTICES</w:t>
      </w:r>
    </w:p>
    <w:p w14:paraId="488C01AF" w14:textId="77777777" w:rsidR="001B3B08" w:rsidRDefault="001B3B08" w:rsidP="001B3B08">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3E2973DC" w14:textId="77777777" w:rsidR="001B3B08" w:rsidRDefault="001B3B08" w:rsidP="001B3B08">
      <w:pPr>
        <w:pStyle w:val="BodyText"/>
      </w:pPr>
    </w:p>
    <w:p w14:paraId="574E9E3B" w14:textId="77777777" w:rsidR="001B3B08" w:rsidRDefault="001B3B08" w:rsidP="001B3B08">
      <w:pPr>
        <w:ind w:left="92"/>
        <w:jc w:val="center"/>
        <w:rPr>
          <w:sz w:val="22"/>
        </w:rPr>
      </w:pPr>
      <w:r>
        <w:rPr>
          <w:sz w:val="22"/>
        </w:rPr>
        <w:t>LICENSES</w:t>
      </w:r>
    </w:p>
    <w:p w14:paraId="7E191911" w14:textId="77777777" w:rsidR="001B3B08" w:rsidRDefault="001B3B08" w:rsidP="001B3B08">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23E3A700" w14:textId="77777777" w:rsidR="001B3B08" w:rsidRDefault="001B3B08" w:rsidP="001B3B08">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6F8A6E5C" w14:textId="77777777" w:rsidR="001B3B08" w:rsidRDefault="001B3B08" w:rsidP="001B3B08">
      <w:pPr>
        <w:pStyle w:val="BodyText"/>
      </w:pPr>
    </w:p>
    <w:p w14:paraId="2CB8A494" w14:textId="77777777" w:rsidR="001B3B08" w:rsidRDefault="001B3B08" w:rsidP="001B3B08">
      <w:pPr>
        <w:ind w:left="79"/>
        <w:jc w:val="center"/>
        <w:rPr>
          <w:sz w:val="22"/>
        </w:rPr>
      </w:pPr>
      <w:r>
        <w:rPr>
          <w:sz w:val="22"/>
        </w:rPr>
        <w:t>PATENTS</w:t>
      </w:r>
    </w:p>
    <w:p w14:paraId="428E7DA2" w14:textId="77777777" w:rsidR="001B3B08" w:rsidRDefault="001B3B08" w:rsidP="001B3B08">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6F768EB5" w14:textId="77777777" w:rsidR="001B3B08" w:rsidRDefault="001B3B08" w:rsidP="001B3B08">
      <w:pPr>
        <w:pStyle w:val="BodyText"/>
      </w:pPr>
    </w:p>
    <w:p w14:paraId="324DB44F" w14:textId="77777777" w:rsidR="001B3B08" w:rsidRDefault="001B3B08" w:rsidP="001B3B08">
      <w:pPr>
        <w:jc w:val="center"/>
        <w:rPr>
          <w:sz w:val="22"/>
        </w:rPr>
      </w:pPr>
      <w:r>
        <w:rPr>
          <w:sz w:val="22"/>
        </w:rPr>
        <w:t>GENERAL USE RESTRICTIONS</w:t>
      </w:r>
    </w:p>
    <w:p w14:paraId="6A0B0C98" w14:textId="77777777" w:rsidR="001B3B08" w:rsidRDefault="001B3B08" w:rsidP="001B3B08">
      <w:pPr>
        <w:pStyle w:val="BodyText"/>
      </w:pPr>
      <w:r>
        <w:t xml:space="preserve">Any unauthorized use of this specification may violate copyright laws, trademark laws, and communications regulations and statutes. This document contains </w:t>
      </w:r>
      <w:proofErr w:type="gramStart"/>
      <w:r>
        <w:t>information which</w:t>
      </w:r>
      <w:proofErr w:type="gramEnd"/>
      <w:r>
        <w:t xml:space="preserve">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44EF1183" w14:textId="77777777" w:rsidR="001B3B08" w:rsidRDefault="001B3B08" w:rsidP="001B3B08">
      <w:pPr>
        <w:pStyle w:val="BodyText"/>
        <w:jc w:val="center"/>
      </w:pPr>
    </w:p>
    <w:p w14:paraId="227FB6D1" w14:textId="77777777" w:rsidR="001B3B08" w:rsidRDefault="001B3B08" w:rsidP="001B3B08">
      <w:pPr>
        <w:pStyle w:val="BodyText"/>
        <w:jc w:val="center"/>
      </w:pPr>
    </w:p>
    <w:p w14:paraId="18953CCE" w14:textId="77777777" w:rsidR="001B3B08" w:rsidRDefault="001B3B08" w:rsidP="001B3B08">
      <w:pPr>
        <w:pStyle w:val="BodyText"/>
      </w:pPr>
    </w:p>
    <w:p w14:paraId="304A6C40" w14:textId="77777777" w:rsidR="001B3B08" w:rsidRDefault="001B3B08" w:rsidP="001B3B08">
      <w:pPr>
        <w:pStyle w:val="BodyText"/>
      </w:pPr>
    </w:p>
    <w:p w14:paraId="32279CAE" w14:textId="77777777" w:rsidR="001B3B08" w:rsidRDefault="001B3B08" w:rsidP="001B3B08">
      <w:pPr>
        <w:jc w:val="center"/>
        <w:rPr>
          <w:sz w:val="22"/>
        </w:rPr>
      </w:pPr>
      <w:r>
        <w:rPr>
          <w:sz w:val="22"/>
        </w:rPr>
        <w:t>DISCLAIMER OF WARRANTY</w:t>
      </w:r>
    </w:p>
    <w:p w14:paraId="34B2995A" w14:textId="77777777" w:rsidR="001B3B08" w:rsidRDefault="001B3B08" w:rsidP="001B3B08">
      <w:pPr>
        <w:pStyle w:val="BodyText"/>
      </w:pPr>
    </w:p>
    <w:p w14:paraId="42B1D8E1" w14:textId="77777777" w:rsidR="001B3B08" w:rsidRDefault="001B3B08" w:rsidP="001B3B08">
      <w:pPr>
        <w:pStyle w:val="BodyText"/>
      </w:pPr>
      <w: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3BD9F8A5" w14:textId="77777777" w:rsidR="001B3B08" w:rsidRDefault="001B3B08" w:rsidP="001B3B08">
      <w:pPr>
        <w:pStyle w:val="BodyText"/>
      </w:pPr>
      <w:r>
        <w:t>The entire risk as to the quality and performance of software developed using this specification is borne by you. This disclaimer of warranty constitutes an essential part of the license granted to you to use this specification.</w:t>
      </w:r>
    </w:p>
    <w:p w14:paraId="3424A1AB" w14:textId="77777777" w:rsidR="001B3B08" w:rsidRDefault="001B3B08" w:rsidP="001B3B08">
      <w:pPr>
        <w:pStyle w:val="BodyText"/>
        <w:rPr>
          <w:sz w:val="22"/>
        </w:rPr>
      </w:pPr>
    </w:p>
    <w:p w14:paraId="7C5ADAC9" w14:textId="77777777" w:rsidR="001B3B08" w:rsidRDefault="001B3B08" w:rsidP="001B3B08">
      <w:pPr>
        <w:ind w:left="960" w:hanging="929"/>
        <w:jc w:val="center"/>
        <w:rPr>
          <w:sz w:val="22"/>
        </w:rPr>
      </w:pPr>
      <w:r>
        <w:rPr>
          <w:sz w:val="22"/>
        </w:rPr>
        <w:t>RESTRICTED RIGHTS LEGEND</w:t>
      </w:r>
    </w:p>
    <w:p w14:paraId="44883DAA" w14:textId="77777777" w:rsidR="001B3B08" w:rsidRDefault="001B3B08" w:rsidP="001B3B08">
      <w:pPr>
        <w:pStyle w:val="BodyText"/>
      </w:pPr>
      <w:r>
        <w:t xml:space="preserve">Use, duplication or disclosure by the U.S. Government </w:t>
      </w:r>
      <w:del w:id="0" w:author="Alpha Omega" w:date="2015-02-14T11:35:00Z">
        <w:r w:rsidDel="008917FF">
          <w:delText xml:space="preserve"> </w:delText>
        </w:r>
      </w:del>
      <w:r>
        <w:t>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39B28B49" w14:textId="77777777" w:rsidR="001B3B08" w:rsidRDefault="001B3B08" w:rsidP="001B3B08">
      <w:pPr>
        <w:pStyle w:val="BodyText"/>
        <w:rPr>
          <w:sz w:val="22"/>
        </w:rPr>
      </w:pPr>
    </w:p>
    <w:p w14:paraId="119631E9" w14:textId="77777777" w:rsidR="001B3B08" w:rsidRDefault="001B3B08" w:rsidP="001B3B08">
      <w:pPr>
        <w:ind w:left="92"/>
        <w:jc w:val="center"/>
      </w:pPr>
      <w:r>
        <w:t>TRADEMARKS</w:t>
      </w:r>
    </w:p>
    <w:p w14:paraId="4A056893" w14:textId="77777777" w:rsidR="001B3B08" w:rsidRDefault="001B3B08" w:rsidP="001B3B08">
      <w:pPr>
        <w:pStyle w:val="BodyText"/>
      </w:pPr>
      <w:r>
        <w:t xml:space="preserve">MDA®, Model Driven Architecture®, UML®, UML Cube logo®, OMG Logo®, CORBA® and XMI® are registered trademarks of the Object Management Group, Inc., and Object Management Group™, </w:t>
      </w:r>
      <w:proofErr w:type="gramStart"/>
      <w:r>
        <w:t>OMG™ ,</w:t>
      </w:r>
      <w:proofErr w:type="gramEnd"/>
      <w:r>
        <w:t xml:space="preserve">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14:paraId="4C899A55" w14:textId="77777777" w:rsidR="001B3B08" w:rsidRDefault="001B3B08" w:rsidP="001B3B08">
      <w:pPr>
        <w:pStyle w:val="BodyText"/>
        <w:rPr>
          <w:sz w:val="22"/>
        </w:rPr>
      </w:pPr>
    </w:p>
    <w:p w14:paraId="55F27AEE" w14:textId="77777777" w:rsidR="001B3B08" w:rsidRDefault="001B3B08" w:rsidP="001B3B08">
      <w:pPr>
        <w:ind w:left="92"/>
        <w:jc w:val="center"/>
      </w:pPr>
      <w:r>
        <w:t>COMPLIANCE</w:t>
      </w:r>
    </w:p>
    <w:p w14:paraId="5262E450" w14:textId="77777777" w:rsidR="001B3B08" w:rsidRDefault="001B3B08" w:rsidP="001B3B08">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36DDA176" w14:textId="77777777" w:rsidR="001B3B08" w:rsidRDefault="001B3B08" w:rsidP="001B3B08">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6F8801E2" w14:textId="77777777" w:rsidR="001B3B08" w:rsidRDefault="001B3B08" w:rsidP="001B3B08">
      <w:pPr>
        <w:pStyle w:val="BodyText"/>
      </w:pPr>
    </w:p>
    <w:p w14:paraId="4FBD2905" w14:textId="77777777" w:rsidR="001B3B08" w:rsidRDefault="001B3B08" w:rsidP="001B3B08">
      <w:pPr>
        <w:pStyle w:val="BodyText"/>
        <w:pageBreakBefore/>
      </w:pPr>
    </w:p>
    <w:p w14:paraId="26DB90A4" w14:textId="77777777" w:rsidR="001B3B08" w:rsidRDefault="001B3B08" w:rsidP="001B3B08">
      <w:pPr>
        <w:pStyle w:val="BodyText"/>
        <w:jc w:val="center"/>
        <w:rPr>
          <w:b/>
          <w:sz w:val="30"/>
        </w:rPr>
      </w:pPr>
      <w:r>
        <w:rPr>
          <w:b/>
          <w:sz w:val="30"/>
        </w:rPr>
        <w:t>OMG’s Issue Reporting Procedure</w:t>
      </w:r>
    </w:p>
    <w:p w14:paraId="5048A5AA" w14:textId="77777777" w:rsidR="001B3B08" w:rsidRDefault="001B3B08" w:rsidP="001B3B08">
      <w:pPr>
        <w:pStyle w:val="BodyText"/>
      </w:pPr>
    </w:p>
    <w:p w14:paraId="0E084C8B" w14:textId="77777777" w:rsidR="006563BC" w:rsidRPr="001B3B08" w:rsidRDefault="001B3B08" w:rsidP="001B3B08">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w:t>
      </w:r>
      <w:hyperlink r:id="rId12" w:history="1">
        <w:r w:rsidRPr="00162656">
          <w:rPr>
            <w:rStyle w:val="Hyperlink"/>
          </w:rPr>
          <w:t>http://www.omg.org/technology/agreement</w:t>
        </w:r>
      </w:hyperlink>
      <w:r>
        <w:t>.)</w:t>
      </w:r>
    </w:p>
    <w:p w14:paraId="6F6D258B" w14:textId="77777777" w:rsidR="00A36310" w:rsidRPr="006563BC" w:rsidRDefault="00A36310" w:rsidP="003A3988">
      <w:pPr>
        <w:ind w:left="720" w:right="-288"/>
        <w:rPr>
          <w:rFonts w:ascii="Arial" w:hAnsi="Arial" w:cs="Arial"/>
        </w:rPr>
      </w:pPr>
    </w:p>
    <w:p w14:paraId="4946366A" w14:textId="77777777" w:rsidR="00C2326C" w:rsidRPr="00475CF2" w:rsidRDefault="00C2326C" w:rsidP="006B093A">
      <w:pPr>
        <w:pStyle w:val="TOC1"/>
        <w:jc w:val="center"/>
        <w:rPr>
          <w:rFonts w:ascii="Times New Roman" w:hAnsi="Times New Roman"/>
        </w:rPr>
      </w:pPr>
      <w:r w:rsidRPr="00475CF2">
        <w:rPr>
          <w:rFonts w:ascii="Times New Roman" w:hAnsi="Times New Roman"/>
        </w:rPr>
        <w:t>Table of Contents</w:t>
      </w:r>
    </w:p>
    <w:p w14:paraId="25A25029" w14:textId="77777777" w:rsidR="00940426" w:rsidRPr="00475CF2" w:rsidRDefault="00940426" w:rsidP="00940426"/>
    <w:p w14:paraId="5EE9EB97" w14:textId="77777777" w:rsidR="0018237F" w:rsidRDefault="006B093A">
      <w:pPr>
        <w:pStyle w:val="TOC1"/>
        <w:tabs>
          <w:tab w:val="left" w:pos="438"/>
          <w:tab w:val="right" w:leader="dot" w:pos="9350"/>
        </w:tabs>
        <w:rPr>
          <w:rFonts w:eastAsiaTheme="minorEastAsia" w:cstheme="minorBidi"/>
          <w:b w:val="0"/>
          <w:noProof/>
          <w:lang w:eastAsia="ja-JP"/>
        </w:rPr>
      </w:pPr>
      <w:r w:rsidRPr="00475CF2">
        <w:rPr>
          <w:rFonts w:ascii="Times New Roman" w:hAnsi="Times New Roman"/>
        </w:rPr>
        <w:fldChar w:fldCharType="begin"/>
      </w:r>
      <w:r w:rsidR="00FC096B" w:rsidRPr="00475CF2">
        <w:rPr>
          <w:rFonts w:ascii="Times New Roman" w:hAnsi="Times New Roman"/>
        </w:rPr>
        <w:instrText xml:space="preserve"> TOC \o "1-4</w:instrText>
      </w:r>
      <w:r w:rsidRPr="00475CF2">
        <w:rPr>
          <w:rFonts w:ascii="Times New Roman" w:hAnsi="Times New Roman"/>
        </w:rPr>
        <w:instrText xml:space="preserve">" </w:instrText>
      </w:r>
      <w:r w:rsidRPr="00475CF2">
        <w:rPr>
          <w:rFonts w:ascii="Times New Roman" w:hAnsi="Times New Roman"/>
        </w:rPr>
        <w:fldChar w:fldCharType="separate"/>
      </w:r>
      <w:r w:rsidR="0018237F">
        <w:rPr>
          <w:noProof/>
        </w:rPr>
        <w:t>1.</w:t>
      </w:r>
      <w:r w:rsidR="0018237F">
        <w:rPr>
          <w:rFonts w:eastAsiaTheme="minorEastAsia" w:cstheme="minorBidi"/>
          <w:b w:val="0"/>
          <w:noProof/>
          <w:lang w:eastAsia="ja-JP"/>
        </w:rPr>
        <w:tab/>
      </w:r>
      <w:r w:rsidR="0018237F">
        <w:rPr>
          <w:noProof/>
        </w:rPr>
        <w:t>Scope</w:t>
      </w:r>
      <w:r w:rsidR="0018237F">
        <w:rPr>
          <w:noProof/>
        </w:rPr>
        <w:tab/>
      </w:r>
      <w:r w:rsidR="0018237F">
        <w:rPr>
          <w:noProof/>
        </w:rPr>
        <w:fldChar w:fldCharType="begin"/>
      </w:r>
      <w:r w:rsidR="0018237F">
        <w:rPr>
          <w:noProof/>
        </w:rPr>
        <w:instrText xml:space="preserve"> PAGEREF _Toc285534676 \h </w:instrText>
      </w:r>
      <w:r w:rsidR="0018237F">
        <w:rPr>
          <w:noProof/>
        </w:rPr>
      </w:r>
      <w:r w:rsidR="0018237F">
        <w:rPr>
          <w:noProof/>
        </w:rPr>
        <w:fldChar w:fldCharType="separate"/>
      </w:r>
      <w:r w:rsidR="0018237F">
        <w:rPr>
          <w:noProof/>
        </w:rPr>
        <w:t>9</w:t>
      </w:r>
      <w:r w:rsidR="0018237F">
        <w:rPr>
          <w:noProof/>
        </w:rPr>
        <w:fldChar w:fldCharType="end"/>
      </w:r>
    </w:p>
    <w:p w14:paraId="4EFFF09F" w14:textId="77777777" w:rsidR="0018237F" w:rsidRDefault="0018237F">
      <w:pPr>
        <w:pStyle w:val="TOC2"/>
        <w:tabs>
          <w:tab w:val="left" w:pos="603"/>
        </w:tabs>
        <w:rPr>
          <w:rFonts w:eastAsiaTheme="minorEastAsia" w:cstheme="minorBidi"/>
          <w:b w:val="0"/>
          <w:noProof/>
          <w:sz w:val="24"/>
          <w:szCs w:val="24"/>
          <w:lang w:eastAsia="ja-JP"/>
        </w:rPr>
      </w:pPr>
      <w:r>
        <w:rPr>
          <w:noProof/>
        </w:rPr>
        <w:t>1.1.</w:t>
      </w:r>
      <w:r>
        <w:rPr>
          <w:rFonts w:eastAsiaTheme="minorEastAsia" w:cstheme="minorBidi"/>
          <w:b w:val="0"/>
          <w:noProof/>
          <w:sz w:val="24"/>
          <w:szCs w:val="24"/>
          <w:lang w:eastAsia="ja-JP"/>
        </w:rPr>
        <w:tab/>
      </w:r>
      <w:r>
        <w:rPr>
          <w:noProof/>
        </w:rPr>
        <w:t>Archetype Modeling Language (AML) Background</w:t>
      </w:r>
      <w:r>
        <w:rPr>
          <w:noProof/>
        </w:rPr>
        <w:tab/>
      </w:r>
      <w:r>
        <w:rPr>
          <w:noProof/>
        </w:rPr>
        <w:fldChar w:fldCharType="begin"/>
      </w:r>
      <w:r>
        <w:rPr>
          <w:noProof/>
        </w:rPr>
        <w:instrText xml:space="preserve"> PAGEREF _Toc285534677 \h </w:instrText>
      </w:r>
      <w:r>
        <w:rPr>
          <w:noProof/>
        </w:rPr>
      </w:r>
      <w:r>
        <w:rPr>
          <w:noProof/>
        </w:rPr>
        <w:fldChar w:fldCharType="separate"/>
      </w:r>
      <w:r>
        <w:rPr>
          <w:noProof/>
        </w:rPr>
        <w:t>9</w:t>
      </w:r>
      <w:r>
        <w:rPr>
          <w:noProof/>
        </w:rPr>
        <w:fldChar w:fldCharType="end"/>
      </w:r>
    </w:p>
    <w:p w14:paraId="4BBEEBC3" w14:textId="77777777" w:rsidR="0018237F" w:rsidRDefault="0018237F">
      <w:pPr>
        <w:pStyle w:val="TOC2"/>
        <w:tabs>
          <w:tab w:val="left" w:pos="603"/>
        </w:tabs>
        <w:rPr>
          <w:rFonts w:eastAsiaTheme="minorEastAsia" w:cstheme="minorBidi"/>
          <w:b w:val="0"/>
          <w:noProof/>
          <w:sz w:val="24"/>
          <w:szCs w:val="24"/>
          <w:lang w:eastAsia="ja-JP"/>
        </w:rPr>
      </w:pPr>
      <w:r>
        <w:rPr>
          <w:noProof/>
        </w:rPr>
        <w:t>1.2.</w:t>
      </w:r>
      <w:r>
        <w:rPr>
          <w:rFonts w:eastAsiaTheme="minorEastAsia" w:cstheme="minorBidi"/>
          <w:b w:val="0"/>
          <w:noProof/>
          <w:sz w:val="24"/>
          <w:szCs w:val="24"/>
          <w:lang w:eastAsia="ja-JP"/>
        </w:rPr>
        <w:tab/>
      </w:r>
      <w:r>
        <w:rPr>
          <w:noProof/>
        </w:rPr>
        <w:t>AML Intended Users</w:t>
      </w:r>
      <w:r>
        <w:rPr>
          <w:noProof/>
        </w:rPr>
        <w:tab/>
      </w:r>
      <w:r>
        <w:rPr>
          <w:noProof/>
        </w:rPr>
        <w:fldChar w:fldCharType="begin"/>
      </w:r>
      <w:r>
        <w:rPr>
          <w:noProof/>
        </w:rPr>
        <w:instrText xml:space="preserve"> PAGEREF _Toc285534678 \h </w:instrText>
      </w:r>
      <w:r>
        <w:rPr>
          <w:noProof/>
        </w:rPr>
      </w:r>
      <w:r>
        <w:rPr>
          <w:noProof/>
        </w:rPr>
        <w:fldChar w:fldCharType="separate"/>
      </w:r>
      <w:r>
        <w:rPr>
          <w:noProof/>
        </w:rPr>
        <w:t>10</w:t>
      </w:r>
      <w:r>
        <w:rPr>
          <w:noProof/>
        </w:rPr>
        <w:fldChar w:fldCharType="end"/>
      </w:r>
    </w:p>
    <w:p w14:paraId="7667762C" w14:textId="77777777" w:rsidR="0018237F" w:rsidRDefault="0018237F">
      <w:pPr>
        <w:pStyle w:val="TOC2"/>
        <w:tabs>
          <w:tab w:val="left" w:pos="603"/>
        </w:tabs>
        <w:rPr>
          <w:rFonts w:eastAsiaTheme="minorEastAsia" w:cstheme="minorBidi"/>
          <w:b w:val="0"/>
          <w:noProof/>
          <w:sz w:val="24"/>
          <w:szCs w:val="24"/>
          <w:lang w:eastAsia="ja-JP"/>
        </w:rPr>
      </w:pPr>
      <w:r>
        <w:rPr>
          <w:noProof/>
        </w:rPr>
        <w:t>1.3.</w:t>
      </w:r>
      <w:r>
        <w:rPr>
          <w:rFonts w:eastAsiaTheme="minorEastAsia" w:cstheme="minorBidi"/>
          <w:b w:val="0"/>
          <w:noProof/>
          <w:sz w:val="24"/>
          <w:szCs w:val="24"/>
          <w:lang w:eastAsia="ja-JP"/>
        </w:rPr>
        <w:tab/>
      </w:r>
      <w:r>
        <w:rPr>
          <w:noProof/>
        </w:rPr>
        <w:t>AML Profiles</w:t>
      </w:r>
      <w:r>
        <w:rPr>
          <w:noProof/>
        </w:rPr>
        <w:tab/>
      </w:r>
      <w:r>
        <w:rPr>
          <w:noProof/>
        </w:rPr>
        <w:fldChar w:fldCharType="begin"/>
      </w:r>
      <w:r>
        <w:rPr>
          <w:noProof/>
        </w:rPr>
        <w:instrText xml:space="preserve"> PAGEREF _Toc285534679 \h </w:instrText>
      </w:r>
      <w:r>
        <w:rPr>
          <w:noProof/>
        </w:rPr>
      </w:r>
      <w:r>
        <w:rPr>
          <w:noProof/>
        </w:rPr>
        <w:fldChar w:fldCharType="separate"/>
      </w:r>
      <w:r>
        <w:rPr>
          <w:noProof/>
        </w:rPr>
        <w:t>10</w:t>
      </w:r>
      <w:r>
        <w:rPr>
          <w:noProof/>
        </w:rPr>
        <w:fldChar w:fldCharType="end"/>
      </w:r>
    </w:p>
    <w:p w14:paraId="7A2D6A1F" w14:textId="77777777" w:rsidR="0018237F" w:rsidRDefault="0018237F">
      <w:pPr>
        <w:pStyle w:val="TOC1"/>
        <w:tabs>
          <w:tab w:val="left" w:pos="438"/>
          <w:tab w:val="right" w:leader="dot" w:pos="9350"/>
        </w:tabs>
        <w:rPr>
          <w:rFonts w:eastAsiaTheme="minorEastAsia" w:cstheme="minorBidi"/>
          <w:b w:val="0"/>
          <w:noProof/>
          <w:lang w:eastAsia="ja-JP"/>
        </w:rPr>
      </w:pPr>
      <w:r>
        <w:rPr>
          <w:noProof/>
        </w:rPr>
        <w:t>2.</w:t>
      </w:r>
      <w:r>
        <w:rPr>
          <w:rFonts w:eastAsiaTheme="minorEastAsia" w:cstheme="minorBidi"/>
          <w:b w:val="0"/>
          <w:noProof/>
          <w:lang w:eastAsia="ja-JP"/>
        </w:rPr>
        <w:tab/>
      </w:r>
      <w:r>
        <w:rPr>
          <w:noProof/>
        </w:rPr>
        <w:t>Conformance</w:t>
      </w:r>
      <w:r>
        <w:rPr>
          <w:noProof/>
        </w:rPr>
        <w:tab/>
      </w:r>
      <w:r>
        <w:rPr>
          <w:noProof/>
        </w:rPr>
        <w:fldChar w:fldCharType="begin"/>
      </w:r>
      <w:r>
        <w:rPr>
          <w:noProof/>
        </w:rPr>
        <w:instrText xml:space="preserve"> PAGEREF _Toc285534680 \h </w:instrText>
      </w:r>
      <w:r>
        <w:rPr>
          <w:noProof/>
        </w:rPr>
      </w:r>
      <w:r>
        <w:rPr>
          <w:noProof/>
        </w:rPr>
        <w:fldChar w:fldCharType="separate"/>
      </w:r>
      <w:r>
        <w:rPr>
          <w:noProof/>
        </w:rPr>
        <w:t>11</w:t>
      </w:r>
      <w:r>
        <w:rPr>
          <w:noProof/>
        </w:rPr>
        <w:fldChar w:fldCharType="end"/>
      </w:r>
    </w:p>
    <w:p w14:paraId="3B4D1615" w14:textId="77777777" w:rsidR="0018237F" w:rsidRDefault="0018237F">
      <w:pPr>
        <w:pStyle w:val="TOC2"/>
        <w:tabs>
          <w:tab w:val="left" w:pos="603"/>
        </w:tabs>
        <w:rPr>
          <w:rFonts w:eastAsiaTheme="minorEastAsia" w:cstheme="minorBidi"/>
          <w:b w:val="0"/>
          <w:noProof/>
          <w:sz w:val="24"/>
          <w:szCs w:val="24"/>
          <w:lang w:eastAsia="ja-JP"/>
        </w:rPr>
      </w:pPr>
      <w:r>
        <w:rPr>
          <w:noProof/>
        </w:rPr>
        <w:t>2.1.</w:t>
      </w:r>
      <w:r>
        <w:rPr>
          <w:rFonts w:eastAsiaTheme="minorEastAsia" w:cstheme="minorBidi"/>
          <w:b w:val="0"/>
          <w:noProof/>
          <w:sz w:val="24"/>
          <w:szCs w:val="24"/>
          <w:lang w:eastAsia="ja-JP"/>
        </w:rPr>
        <w:tab/>
      </w:r>
      <w:r>
        <w:rPr>
          <w:noProof/>
        </w:rPr>
        <w:t>Conformance Points</w:t>
      </w:r>
      <w:r>
        <w:rPr>
          <w:noProof/>
        </w:rPr>
        <w:tab/>
      </w:r>
      <w:r>
        <w:rPr>
          <w:noProof/>
        </w:rPr>
        <w:fldChar w:fldCharType="begin"/>
      </w:r>
      <w:r>
        <w:rPr>
          <w:noProof/>
        </w:rPr>
        <w:instrText xml:space="preserve"> PAGEREF _Toc285534681 \h </w:instrText>
      </w:r>
      <w:r>
        <w:rPr>
          <w:noProof/>
        </w:rPr>
      </w:r>
      <w:r>
        <w:rPr>
          <w:noProof/>
        </w:rPr>
        <w:fldChar w:fldCharType="separate"/>
      </w:r>
      <w:r>
        <w:rPr>
          <w:noProof/>
        </w:rPr>
        <w:t>11</w:t>
      </w:r>
      <w:r>
        <w:rPr>
          <w:noProof/>
        </w:rPr>
        <w:fldChar w:fldCharType="end"/>
      </w:r>
    </w:p>
    <w:p w14:paraId="1754EFFC" w14:textId="77777777" w:rsidR="0018237F" w:rsidRDefault="0018237F">
      <w:pPr>
        <w:pStyle w:val="TOC2"/>
        <w:tabs>
          <w:tab w:val="left" w:pos="603"/>
        </w:tabs>
        <w:rPr>
          <w:rFonts w:eastAsiaTheme="minorEastAsia" w:cstheme="minorBidi"/>
          <w:b w:val="0"/>
          <w:noProof/>
          <w:sz w:val="24"/>
          <w:szCs w:val="24"/>
          <w:lang w:eastAsia="ja-JP"/>
        </w:rPr>
      </w:pPr>
      <w:r>
        <w:rPr>
          <w:noProof/>
        </w:rPr>
        <w:t>2.2.</w:t>
      </w:r>
      <w:r>
        <w:rPr>
          <w:rFonts w:eastAsiaTheme="minorEastAsia" w:cstheme="minorBidi"/>
          <w:b w:val="0"/>
          <w:noProof/>
          <w:sz w:val="24"/>
          <w:szCs w:val="24"/>
          <w:lang w:eastAsia="ja-JP"/>
        </w:rPr>
        <w:tab/>
      </w:r>
      <w:r>
        <w:rPr>
          <w:noProof/>
        </w:rPr>
        <w:t>AML Reference Model Profile</w:t>
      </w:r>
      <w:r>
        <w:rPr>
          <w:noProof/>
        </w:rPr>
        <w:tab/>
      </w:r>
      <w:r>
        <w:rPr>
          <w:noProof/>
        </w:rPr>
        <w:fldChar w:fldCharType="begin"/>
      </w:r>
      <w:r>
        <w:rPr>
          <w:noProof/>
        </w:rPr>
        <w:instrText xml:space="preserve"> PAGEREF _Toc285534682 \h </w:instrText>
      </w:r>
      <w:r>
        <w:rPr>
          <w:noProof/>
        </w:rPr>
      </w:r>
      <w:r>
        <w:rPr>
          <w:noProof/>
        </w:rPr>
        <w:fldChar w:fldCharType="separate"/>
      </w:r>
      <w:r>
        <w:rPr>
          <w:noProof/>
        </w:rPr>
        <w:t>11</w:t>
      </w:r>
      <w:r>
        <w:rPr>
          <w:noProof/>
        </w:rPr>
        <w:fldChar w:fldCharType="end"/>
      </w:r>
    </w:p>
    <w:p w14:paraId="30874D8C" w14:textId="77777777" w:rsidR="0018237F" w:rsidRDefault="0018237F">
      <w:pPr>
        <w:pStyle w:val="TOC2"/>
        <w:tabs>
          <w:tab w:val="left" w:pos="603"/>
        </w:tabs>
        <w:rPr>
          <w:rFonts w:eastAsiaTheme="minorEastAsia" w:cstheme="minorBidi"/>
          <w:b w:val="0"/>
          <w:noProof/>
          <w:sz w:val="24"/>
          <w:szCs w:val="24"/>
          <w:lang w:eastAsia="ja-JP"/>
        </w:rPr>
      </w:pPr>
      <w:r>
        <w:rPr>
          <w:noProof/>
        </w:rPr>
        <w:t>2.3.</w:t>
      </w:r>
      <w:r>
        <w:rPr>
          <w:rFonts w:eastAsiaTheme="minorEastAsia" w:cstheme="minorBidi"/>
          <w:b w:val="0"/>
          <w:noProof/>
          <w:sz w:val="24"/>
          <w:szCs w:val="24"/>
          <w:lang w:eastAsia="ja-JP"/>
        </w:rPr>
        <w:tab/>
      </w:r>
      <w:r>
        <w:rPr>
          <w:noProof/>
        </w:rPr>
        <w:t>AML Terminology Binding Profile</w:t>
      </w:r>
      <w:r>
        <w:rPr>
          <w:noProof/>
        </w:rPr>
        <w:tab/>
      </w:r>
      <w:r>
        <w:rPr>
          <w:noProof/>
        </w:rPr>
        <w:fldChar w:fldCharType="begin"/>
      </w:r>
      <w:r>
        <w:rPr>
          <w:noProof/>
        </w:rPr>
        <w:instrText xml:space="preserve"> PAGEREF _Toc285534683 \h </w:instrText>
      </w:r>
      <w:r>
        <w:rPr>
          <w:noProof/>
        </w:rPr>
      </w:r>
      <w:r>
        <w:rPr>
          <w:noProof/>
        </w:rPr>
        <w:fldChar w:fldCharType="separate"/>
      </w:r>
      <w:r>
        <w:rPr>
          <w:noProof/>
        </w:rPr>
        <w:t>11</w:t>
      </w:r>
      <w:r>
        <w:rPr>
          <w:noProof/>
        </w:rPr>
        <w:fldChar w:fldCharType="end"/>
      </w:r>
    </w:p>
    <w:p w14:paraId="51B6B3C6" w14:textId="77777777" w:rsidR="0018237F" w:rsidRDefault="0018237F">
      <w:pPr>
        <w:pStyle w:val="TOC2"/>
        <w:tabs>
          <w:tab w:val="left" w:pos="603"/>
        </w:tabs>
        <w:rPr>
          <w:rFonts w:eastAsiaTheme="minorEastAsia" w:cstheme="minorBidi"/>
          <w:b w:val="0"/>
          <w:noProof/>
          <w:sz w:val="24"/>
          <w:szCs w:val="24"/>
          <w:lang w:eastAsia="ja-JP"/>
        </w:rPr>
      </w:pPr>
      <w:r>
        <w:rPr>
          <w:noProof/>
        </w:rPr>
        <w:t>2.4.</w:t>
      </w:r>
      <w:r>
        <w:rPr>
          <w:rFonts w:eastAsiaTheme="minorEastAsia" w:cstheme="minorBidi"/>
          <w:b w:val="0"/>
          <w:noProof/>
          <w:sz w:val="24"/>
          <w:szCs w:val="24"/>
          <w:lang w:eastAsia="ja-JP"/>
        </w:rPr>
        <w:tab/>
      </w:r>
      <w:r>
        <w:rPr>
          <w:noProof/>
        </w:rPr>
        <w:t>AML Constraint Model Profile</w:t>
      </w:r>
      <w:r>
        <w:rPr>
          <w:noProof/>
        </w:rPr>
        <w:tab/>
      </w:r>
      <w:r>
        <w:rPr>
          <w:noProof/>
        </w:rPr>
        <w:fldChar w:fldCharType="begin"/>
      </w:r>
      <w:r>
        <w:rPr>
          <w:noProof/>
        </w:rPr>
        <w:instrText xml:space="preserve"> PAGEREF _Toc285534684 \h </w:instrText>
      </w:r>
      <w:r>
        <w:rPr>
          <w:noProof/>
        </w:rPr>
      </w:r>
      <w:r>
        <w:rPr>
          <w:noProof/>
        </w:rPr>
        <w:fldChar w:fldCharType="separate"/>
      </w:r>
      <w:r>
        <w:rPr>
          <w:noProof/>
        </w:rPr>
        <w:t>11</w:t>
      </w:r>
      <w:r>
        <w:rPr>
          <w:noProof/>
        </w:rPr>
        <w:fldChar w:fldCharType="end"/>
      </w:r>
    </w:p>
    <w:p w14:paraId="691B8A72" w14:textId="77777777" w:rsidR="0018237F" w:rsidRDefault="0018237F">
      <w:pPr>
        <w:pStyle w:val="TOC1"/>
        <w:tabs>
          <w:tab w:val="left" w:pos="438"/>
          <w:tab w:val="right" w:leader="dot" w:pos="9350"/>
        </w:tabs>
        <w:rPr>
          <w:rFonts w:eastAsiaTheme="minorEastAsia" w:cstheme="minorBidi"/>
          <w:b w:val="0"/>
          <w:noProof/>
          <w:lang w:eastAsia="ja-JP"/>
        </w:rPr>
      </w:pPr>
      <w:r>
        <w:rPr>
          <w:noProof/>
        </w:rPr>
        <w:t>3.</w:t>
      </w:r>
      <w:r>
        <w:rPr>
          <w:rFonts w:eastAsiaTheme="minorEastAsia" w:cstheme="minorBidi"/>
          <w:b w:val="0"/>
          <w:noProof/>
          <w:lang w:eastAsia="ja-JP"/>
        </w:rPr>
        <w:tab/>
      </w:r>
      <w:r>
        <w:rPr>
          <w:noProof/>
        </w:rPr>
        <w:t>Normative References</w:t>
      </w:r>
      <w:r>
        <w:rPr>
          <w:noProof/>
        </w:rPr>
        <w:tab/>
      </w:r>
      <w:r>
        <w:rPr>
          <w:noProof/>
        </w:rPr>
        <w:fldChar w:fldCharType="begin"/>
      </w:r>
      <w:r>
        <w:rPr>
          <w:noProof/>
        </w:rPr>
        <w:instrText xml:space="preserve"> PAGEREF _Toc285534685 \h </w:instrText>
      </w:r>
      <w:r>
        <w:rPr>
          <w:noProof/>
        </w:rPr>
      </w:r>
      <w:r>
        <w:rPr>
          <w:noProof/>
        </w:rPr>
        <w:fldChar w:fldCharType="separate"/>
      </w:r>
      <w:r>
        <w:rPr>
          <w:noProof/>
        </w:rPr>
        <w:t>11</w:t>
      </w:r>
      <w:r>
        <w:rPr>
          <w:noProof/>
        </w:rPr>
        <w:fldChar w:fldCharType="end"/>
      </w:r>
    </w:p>
    <w:p w14:paraId="609B173F" w14:textId="77777777" w:rsidR="0018237F" w:rsidRDefault="0018237F">
      <w:pPr>
        <w:pStyle w:val="TOC1"/>
        <w:tabs>
          <w:tab w:val="left" w:pos="438"/>
          <w:tab w:val="right" w:leader="dot" w:pos="9350"/>
        </w:tabs>
        <w:rPr>
          <w:rFonts w:eastAsiaTheme="minorEastAsia" w:cstheme="minorBidi"/>
          <w:b w:val="0"/>
          <w:noProof/>
          <w:lang w:eastAsia="ja-JP"/>
        </w:rPr>
      </w:pPr>
      <w:r>
        <w:rPr>
          <w:noProof/>
        </w:rPr>
        <w:t>4.</w:t>
      </w:r>
      <w:r>
        <w:rPr>
          <w:rFonts w:eastAsiaTheme="minorEastAsia" w:cstheme="minorBidi"/>
          <w:b w:val="0"/>
          <w:noProof/>
          <w:lang w:eastAsia="ja-JP"/>
        </w:rPr>
        <w:tab/>
      </w:r>
      <w:r>
        <w:rPr>
          <w:noProof/>
        </w:rPr>
        <w:t>Terms and Definitions</w:t>
      </w:r>
      <w:r>
        <w:rPr>
          <w:noProof/>
        </w:rPr>
        <w:tab/>
      </w:r>
      <w:r>
        <w:rPr>
          <w:noProof/>
        </w:rPr>
        <w:fldChar w:fldCharType="begin"/>
      </w:r>
      <w:r>
        <w:rPr>
          <w:noProof/>
        </w:rPr>
        <w:instrText xml:space="preserve"> PAGEREF _Toc285534686 \h </w:instrText>
      </w:r>
      <w:r>
        <w:rPr>
          <w:noProof/>
        </w:rPr>
      </w:r>
      <w:r>
        <w:rPr>
          <w:noProof/>
        </w:rPr>
        <w:fldChar w:fldCharType="separate"/>
      </w:r>
      <w:r>
        <w:rPr>
          <w:noProof/>
        </w:rPr>
        <w:t>12</w:t>
      </w:r>
      <w:r>
        <w:rPr>
          <w:noProof/>
        </w:rPr>
        <w:fldChar w:fldCharType="end"/>
      </w:r>
    </w:p>
    <w:p w14:paraId="38D7B1F1" w14:textId="77777777" w:rsidR="0018237F" w:rsidRDefault="0018237F">
      <w:pPr>
        <w:pStyle w:val="TOC1"/>
        <w:tabs>
          <w:tab w:val="left" w:pos="438"/>
          <w:tab w:val="right" w:leader="dot" w:pos="9350"/>
        </w:tabs>
        <w:rPr>
          <w:rFonts w:eastAsiaTheme="minorEastAsia" w:cstheme="minorBidi"/>
          <w:b w:val="0"/>
          <w:noProof/>
          <w:lang w:eastAsia="ja-JP"/>
        </w:rPr>
      </w:pPr>
      <w:r>
        <w:rPr>
          <w:noProof/>
        </w:rPr>
        <w:t>5.</w:t>
      </w:r>
      <w:r>
        <w:rPr>
          <w:rFonts w:eastAsiaTheme="minorEastAsia" w:cstheme="minorBidi"/>
          <w:b w:val="0"/>
          <w:noProof/>
          <w:lang w:eastAsia="ja-JP"/>
        </w:rPr>
        <w:tab/>
      </w:r>
      <w:r>
        <w:rPr>
          <w:noProof/>
        </w:rPr>
        <w:t>Symbols</w:t>
      </w:r>
      <w:r>
        <w:rPr>
          <w:noProof/>
        </w:rPr>
        <w:tab/>
      </w:r>
      <w:r>
        <w:rPr>
          <w:noProof/>
        </w:rPr>
        <w:fldChar w:fldCharType="begin"/>
      </w:r>
      <w:r>
        <w:rPr>
          <w:noProof/>
        </w:rPr>
        <w:instrText xml:space="preserve"> PAGEREF _Toc285534687 \h </w:instrText>
      </w:r>
      <w:r>
        <w:rPr>
          <w:noProof/>
        </w:rPr>
      </w:r>
      <w:r>
        <w:rPr>
          <w:noProof/>
        </w:rPr>
        <w:fldChar w:fldCharType="separate"/>
      </w:r>
      <w:r>
        <w:rPr>
          <w:noProof/>
        </w:rPr>
        <w:t>16</w:t>
      </w:r>
      <w:r>
        <w:rPr>
          <w:noProof/>
        </w:rPr>
        <w:fldChar w:fldCharType="end"/>
      </w:r>
    </w:p>
    <w:p w14:paraId="45D22D29" w14:textId="77777777" w:rsidR="0018237F" w:rsidRDefault="0018237F">
      <w:pPr>
        <w:pStyle w:val="TOC2"/>
        <w:tabs>
          <w:tab w:val="left" w:pos="603"/>
        </w:tabs>
        <w:rPr>
          <w:rFonts w:eastAsiaTheme="minorEastAsia" w:cstheme="minorBidi"/>
          <w:b w:val="0"/>
          <w:noProof/>
          <w:sz w:val="24"/>
          <w:szCs w:val="24"/>
          <w:lang w:eastAsia="ja-JP"/>
        </w:rPr>
      </w:pPr>
      <w:r>
        <w:rPr>
          <w:noProof/>
        </w:rPr>
        <w:t>5.1.</w:t>
      </w:r>
      <w:r>
        <w:rPr>
          <w:rFonts w:eastAsiaTheme="minorEastAsia" w:cstheme="minorBidi"/>
          <w:b w:val="0"/>
          <w:noProof/>
          <w:sz w:val="24"/>
          <w:szCs w:val="24"/>
          <w:lang w:eastAsia="ja-JP"/>
        </w:rPr>
        <w:tab/>
      </w:r>
      <w:r>
        <w:rPr>
          <w:noProof/>
        </w:rPr>
        <w:t>Graphical Symbols</w:t>
      </w:r>
      <w:r>
        <w:rPr>
          <w:noProof/>
        </w:rPr>
        <w:tab/>
      </w:r>
      <w:r>
        <w:rPr>
          <w:noProof/>
        </w:rPr>
        <w:fldChar w:fldCharType="begin"/>
      </w:r>
      <w:r>
        <w:rPr>
          <w:noProof/>
        </w:rPr>
        <w:instrText xml:space="preserve"> PAGEREF _Toc285534688 \h </w:instrText>
      </w:r>
      <w:r>
        <w:rPr>
          <w:noProof/>
        </w:rPr>
      </w:r>
      <w:r>
        <w:rPr>
          <w:noProof/>
        </w:rPr>
        <w:fldChar w:fldCharType="separate"/>
      </w:r>
      <w:r>
        <w:rPr>
          <w:noProof/>
        </w:rPr>
        <w:t>16</w:t>
      </w:r>
      <w:r>
        <w:rPr>
          <w:noProof/>
        </w:rPr>
        <w:fldChar w:fldCharType="end"/>
      </w:r>
    </w:p>
    <w:p w14:paraId="2B1B6A18" w14:textId="77777777" w:rsidR="0018237F" w:rsidRDefault="0018237F">
      <w:pPr>
        <w:pStyle w:val="TOC2"/>
        <w:tabs>
          <w:tab w:val="left" w:pos="603"/>
        </w:tabs>
        <w:rPr>
          <w:rFonts w:eastAsiaTheme="minorEastAsia" w:cstheme="minorBidi"/>
          <w:b w:val="0"/>
          <w:noProof/>
          <w:sz w:val="24"/>
          <w:szCs w:val="24"/>
          <w:lang w:eastAsia="ja-JP"/>
        </w:rPr>
      </w:pPr>
      <w:r>
        <w:rPr>
          <w:noProof/>
        </w:rPr>
        <w:t>5.2.</w:t>
      </w:r>
      <w:r>
        <w:rPr>
          <w:rFonts w:eastAsiaTheme="minorEastAsia" w:cstheme="minorBidi"/>
          <w:b w:val="0"/>
          <w:noProof/>
          <w:sz w:val="24"/>
          <w:szCs w:val="24"/>
          <w:lang w:eastAsia="ja-JP"/>
        </w:rPr>
        <w:tab/>
      </w:r>
      <w:r>
        <w:rPr>
          <w:noProof/>
        </w:rPr>
        <w:t>Abbreviations</w:t>
      </w:r>
      <w:r>
        <w:rPr>
          <w:noProof/>
        </w:rPr>
        <w:tab/>
      </w:r>
      <w:r>
        <w:rPr>
          <w:noProof/>
        </w:rPr>
        <w:fldChar w:fldCharType="begin"/>
      </w:r>
      <w:r>
        <w:rPr>
          <w:noProof/>
        </w:rPr>
        <w:instrText xml:space="preserve"> PAGEREF _Toc285534689 \h </w:instrText>
      </w:r>
      <w:r>
        <w:rPr>
          <w:noProof/>
        </w:rPr>
      </w:r>
      <w:r>
        <w:rPr>
          <w:noProof/>
        </w:rPr>
        <w:fldChar w:fldCharType="separate"/>
      </w:r>
      <w:r>
        <w:rPr>
          <w:noProof/>
        </w:rPr>
        <w:t>16</w:t>
      </w:r>
      <w:r>
        <w:rPr>
          <w:noProof/>
        </w:rPr>
        <w:fldChar w:fldCharType="end"/>
      </w:r>
    </w:p>
    <w:p w14:paraId="55C1D948" w14:textId="77777777" w:rsidR="0018237F" w:rsidRDefault="0018237F">
      <w:pPr>
        <w:pStyle w:val="TOC1"/>
        <w:tabs>
          <w:tab w:val="left" w:pos="438"/>
          <w:tab w:val="right" w:leader="dot" w:pos="9350"/>
        </w:tabs>
        <w:rPr>
          <w:rFonts w:eastAsiaTheme="minorEastAsia" w:cstheme="minorBidi"/>
          <w:b w:val="0"/>
          <w:noProof/>
          <w:lang w:eastAsia="ja-JP"/>
        </w:rPr>
      </w:pPr>
      <w:r>
        <w:rPr>
          <w:noProof/>
        </w:rPr>
        <w:t>6.</w:t>
      </w:r>
      <w:r>
        <w:rPr>
          <w:rFonts w:eastAsiaTheme="minorEastAsia" w:cstheme="minorBidi"/>
          <w:b w:val="0"/>
          <w:noProof/>
          <w:lang w:eastAsia="ja-JP"/>
        </w:rPr>
        <w:tab/>
      </w:r>
      <w:r>
        <w:rPr>
          <w:noProof/>
        </w:rPr>
        <w:t>Additional Information</w:t>
      </w:r>
      <w:r>
        <w:rPr>
          <w:noProof/>
        </w:rPr>
        <w:tab/>
      </w:r>
      <w:r>
        <w:rPr>
          <w:noProof/>
        </w:rPr>
        <w:fldChar w:fldCharType="begin"/>
      </w:r>
      <w:r>
        <w:rPr>
          <w:noProof/>
        </w:rPr>
        <w:instrText xml:space="preserve"> PAGEREF _Toc285534690 \h </w:instrText>
      </w:r>
      <w:r>
        <w:rPr>
          <w:noProof/>
        </w:rPr>
      </w:r>
      <w:r>
        <w:rPr>
          <w:noProof/>
        </w:rPr>
        <w:fldChar w:fldCharType="separate"/>
      </w:r>
      <w:r>
        <w:rPr>
          <w:noProof/>
        </w:rPr>
        <w:t>17</w:t>
      </w:r>
      <w:r>
        <w:rPr>
          <w:noProof/>
        </w:rPr>
        <w:fldChar w:fldCharType="end"/>
      </w:r>
    </w:p>
    <w:p w14:paraId="08B992B3" w14:textId="77777777" w:rsidR="0018237F" w:rsidRDefault="0018237F">
      <w:pPr>
        <w:pStyle w:val="TOC2"/>
        <w:tabs>
          <w:tab w:val="left" w:pos="603"/>
        </w:tabs>
        <w:rPr>
          <w:rFonts w:eastAsiaTheme="minorEastAsia" w:cstheme="minorBidi"/>
          <w:b w:val="0"/>
          <w:noProof/>
          <w:sz w:val="24"/>
          <w:szCs w:val="24"/>
          <w:lang w:eastAsia="ja-JP"/>
        </w:rPr>
      </w:pPr>
      <w:r>
        <w:rPr>
          <w:noProof/>
        </w:rPr>
        <w:t>6.1.</w:t>
      </w:r>
      <w:r>
        <w:rPr>
          <w:rFonts w:eastAsiaTheme="minorEastAsia" w:cstheme="minorBidi"/>
          <w:b w:val="0"/>
          <w:noProof/>
          <w:sz w:val="24"/>
          <w:szCs w:val="24"/>
          <w:lang w:eastAsia="ja-JP"/>
        </w:rPr>
        <w:tab/>
      </w:r>
      <w:r>
        <w:rPr>
          <w:noProof/>
        </w:rPr>
        <w:t>Changes to Adopted OMG Specifications</w:t>
      </w:r>
      <w:r>
        <w:rPr>
          <w:noProof/>
        </w:rPr>
        <w:tab/>
      </w:r>
      <w:r>
        <w:rPr>
          <w:noProof/>
        </w:rPr>
        <w:fldChar w:fldCharType="begin"/>
      </w:r>
      <w:r>
        <w:rPr>
          <w:noProof/>
        </w:rPr>
        <w:instrText xml:space="preserve"> PAGEREF _Toc285534691 \h </w:instrText>
      </w:r>
      <w:r>
        <w:rPr>
          <w:noProof/>
        </w:rPr>
      </w:r>
      <w:r>
        <w:rPr>
          <w:noProof/>
        </w:rPr>
        <w:fldChar w:fldCharType="separate"/>
      </w:r>
      <w:r>
        <w:rPr>
          <w:noProof/>
        </w:rPr>
        <w:t>17</w:t>
      </w:r>
      <w:r>
        <w:rPr>
          <w:noProof/>
        </w:rPr>
        <w:fldChar w:fldCharType="end"/>
      </w:r>
    </w:p>
    <w:p w14:paraId="523D93F3" w14:textId="77777777" w:rsidR="0018237F" w:rsidRDefault="0018237F">
      <w:pPr>
        <w:pStyle w:val="TOC2"/>
        <w:tabs>
          <w:tab w:val="left" w:pos="603"/>
        </w:tabs>
        <w:rPr>
          <w:rFonts w:eastAsiaTheme="minorEastAsia" w:cstheme="minorBidi"/>
          <w:b w:val="0"/>
          <w:noProof/>
          <w:sz w:val="24"/>
          <w:szCs w:val="24"/>
          <w:lang w:eastAsia="ja-JP"/>
        </w:rPr>
      </w:pPr>
      <w:r>
        <w:rPr>
          <w:noProof/>
        </w:rPr>
        <w:t>6.2.</w:t>
      </w:r>
      <w:r>
        <w:rPr>
          <w:rFonts w:eastAsiaTheme="minorEastAsia" w:cstheme="minorBidi"/>
          <w:b w:val="0"/>
          <w:noProof/>
          <w:sz w:val="24"/>
          <w:szCs w:val="24"/>
          <w:lang w:eastAsia="ja-JP"/>
        </w:rPr>
        <w:tab/>
      </w:r>
      <w:r>
        <w:rPr>
          <w:noProof/>
        </w:rPr>
        <w:t>Acknowledgements</w:t>
      </w:r>
      <w:r>
        <w:rPr>
          <w:noProof/>
        </w:rPr>
        <w:tab/>
      </w:r>
      <w:r>
        <w:rPr>
          <w:noProof/>
        </w:rPr>
        <w:fldChar w:fldCharType="begin"/>
      </w:r>
      <w:r>
        <w:rPr>
          <w:noProof/>
        </w:rPr>
        <w:instrText xml:space="preserve"> PAGEREF _Toc285534692 \h </w:instrText>
      </w:r>
      <w:r>
        <w:rPr>
          <w:noProof/>
        </w:rPr>
      </w:r>
      <w:r>
        <w:rPr>
          <w:noProof/>
        </w:rPr>
        <w:fldChar w:fldCharType="separate"/>
      </w:r>
      <w:r>
        <w:rPr>
          <w:noProof/>
        </w:rPr>
        <w:t>17</w:t>
      </w:r>
      <w:r>
        <w:rPr>
          <w:noProof/>
        </w:rPr>
        <w:fldChar w:fldCharType="end"/>
      </w:r>
    </w:p>
    <w:p w14:paraId="1F61B097" w14:textId="77777777" w:rsidR="0018237F" w:rsidRDefault="0018237F">
      <w:pPr>
        <w:pStyle w:val="TOC1"/>
        <w:tabs>
          <w:tab w:val="left" w:pos="438"/>
          <w:tab w:val="right" w:leader="dot" w:pos="9350"/>
        </w:tabs>
        <w:rPr>
          <w:rFonts w:eastAsiaTheme="minorEastAsia" w:cstheme="minorBidi"/>
          <w:b w:val="0"/>
          <w:noProof/>
          <w:lang w:eastAsia="ja-JP"/>
        </w:rPr>
      </w:pPr>
      <w:r>
        <w:rPr>
          <w:noProof/>
        </w:rPr>
        <w:t>7.</w:t>
      </w:r>
      <w:r>
        <w:rPr>
          <w:rFonts w:eastAsiaTheme="minorEastAsia" w:cstheme="minorBidi"/>
          <w:b w:val="0"/>
          <w:noProof/>
          <w:lang w:eastAsia="ja-JP"/>
        </w:rPr>
        <w:tab/>
      </w:r>
      <w:r>
        <w:rPr>
          <w:noProof/>
        </w:rPr>
        <w:t>The AOM and the AML Metamodel</w:t>
      </w:r>
      <w:r>
        <w:rPr>
          <w:noProof/>
        </w:rPr>
        <w:tab/>
      </w:r>
      <w:r>
        <w:rPr>
          <w:noProof/>
        </w:rPr>
        <w:fldChar w:fldCharType="begin"/>
      </w:r>
      <w:r>
        <w:rPr>
          <w:noProof/>
        </w:rPr>
        <w:instrText xml:space="preserve"> PAGEREF _Toc285534693 \h </w:instrText>
      </w:r>
      <w:r>
        <w:rPr>
          <w:noProof/>
        </w:rPr>
      </w:r>
      <w:r>
        <w:rPr>
          <w:noProof/>
        </w:rPr>
        <w:fldChar w:fldCharType="separate"/>
      </w:r>
      <w:r>
        <w:rPr>
          <w:noProof/>
        </w:rPr>
        <w:t>1</w:t>
      </w:r>
      <w:r>
        <w:rPr>
          <w:noProof/>
        </w:rPr>
        <w:t>7</w:t>
      </w:r>
      <w:r>
        <w:rPr>
          <w:noProof/>
        </w:rPr>
        <w:fldChar w:fldCharType="end"/>
      </w:r>
    </w:p>
    <w:p w14:paraId="01C04622" w14:textId="77777777" w:rsidR="0018237F" w:rsidRDefault="0018237F">
      <w:pPr>
        <w:pStyle w:val="TOC1"/>
        <w:tabs>
          <w:tab w:val="left" w:pos="438"/>
          <w:tab w:val="right" w:leader="dot" w:pos="9350"/>
        </w:tabs>
        <w:rPr>
          <w:rFonts w:eastAsiaTheme="minorEastAsia" w:cstheme="minorBidi"/>
          <w:b w:val="0"/>
          <w:noProof/>
          <w:lang w:eastAsia="ja-JP"/>
        </w:rPr>
      </w:pPr>
      <w:r>
        <w:rPr>
          <w:noProof/>
        </w:rPr>
        <w:t>8.</w:t>
      </w:r>
      <w:r>
        <w:rPr>
          <w:rFonts w:eastAsiaTheme="minorEastAsia" w:cstheme="minorBidi"/>
          <w:b w:val="0"/>
          <w:noProof/>
          <w:lang w:eastAsia="ja-JP"/>
        </w:rPr>
        <w:tab/>
      </w:r>
      <w:r>
        <w:rPr>
          <w:noProof/>
        </w:rPr>
        <w:t>Profiles</w:t>
      </w:r>
      <w:r>
        <w:rPr>
          <w:noProof/>
        </w:rPr>
        <w:tab/>
      </w:r>
      <w:r>
        <w:rPr>
          <w:noProof/>
        </w:rPr>
        <w:fldChar w:fldCharType="begin"/>
      </w:r>
      <w:r>
        <w:rPr>
          <w:noProof/>
        </w:rPr>
        <w:instrText xml:space="preserve"> PAGEREF _Toc285534694 \h </w:instrText>
      </w:r>
      <w:r>
        <w:rPr>
          <w:noProof/>
        </w:rPr>
      </w:r>
      <w:r>
        <w:rPr>
          <w:noProof/>
        </w:rPr>
        <w:fldChar w:fldCharType="separate"/>
      </w:r>
      <w:r>
        <w:rPr>
          <w:noProof/>
        </w:rPr>
        <w:t>18</w:t>
      </w:r>
      <w:r>
        <w:rPr>
          <w:noProof/>
        </w:rPr>
        <w:fldChar w:fldCharType="end"/>
      </w:r>
    </w:p>
    <w:p w14:paraId="484F3F72" w14:textId="77777777" w:rsidR="0018237F" w:rsidRDefault="0018237F">
      <w:pPr>
        <w:pStyle w:val="TOC2"/>
        <w:tabs>
          <w:tab w:val="left" w:pos="603"/>
        </w:tabs>
        <w:rPr>
          <w:rFonts w:eastAsiaTheme="minorEastAsia" w:cstheme="minorBidi"/>
          <w:b w:val="0"/>
          <w:noProof/>
          <w:sz w:val="24"/>
          <w:szCs w:val="24"/>
          <w:lang w:eastAsia="ja-JP"/>
        </w:rPr>
      </w:pPr>
      <w:r>
        <w:rPr>
          <w:noProof/>
        </w:rPr>
        <w:t>8.1.</w:t>
      </w:r>
      <w:r>
        <w:rPr>
          <w:rFonts w:eastAsiaTheme="minorEastAsia" w:cstheme="minorBidi"/>
          <w:b w:val="0"/>
          <w:noProof/>
          <w:sz w:val="24"/>
          <w:szCs w:val="24"/>
          <w:lang w:eastAsia="ja-JP"/>
        </w:rPr>
        <w:tab/>
      </w:r>
      <w:r>
        <w:rPr>
          <w:noProof/>
        </w:rPr>
        <w:t>Dependencies</w:t>
      </w:r>
      <w:r>
        <w:rPr>
          <w:noProof/>
        </w:rPr>
        <w:tab/>
      </w:r>
      <w:r>
        <w:rPr>
          <w:noProof/>
        </w:rPr>
        <w:fldChar w:fldCharType="begin"/>
      </w:r>
      <w:r>
        <w:rPr>
          <w:noProof/>
        </w:rPr>
        <w:instrText xml:space="preserve"> PAGEREF _Toc285534695 \h </w:instrText>
      </w:r>
      <w:r>
        <w:rPr>
          <w:noProof/>
        </w:rPr>
      </w:r>
      <w:r>
        <w:rPr>
          <w:noProof/>
        </w:rPr>
        <w:fldChar w:fldCharType="separate"/>
      </w:r>
      <w:r>
        <w:rPr>
          <w:noProof/>
        </w:rPr>
        <w:t>19</w:t>
      </w:r>
      <w:r>
        <w:rPr>
          <w:noProof/>
        </w:rPr>
        <w:fldChar w:fldCharType="end"/>
      </w:r>
    </w:p>
    <w:p w14:paraId="2341E1FE" w14:textId="77777777" w:rsidR="0018237F" w:rsidRDefault="0018237F">
      <w:pPr>
        <w:pStyle w:val="TOC2"/>
        <w:tabs>
          <w:tab w:val="left" w:pos="603"/>
        </w:tabs>
        <w:rPr>
          <w:rFonts w:eastAsiaTheme="minorEastAsia" w:cstheme="minorBidi"/>
          <w:b w:val="0"/>
          <w:noProof/>
          <w:sz w:val="24"/>
          <w:szCs w:val="24"/>
          <w:lang w:eastAsia="ja-JP"/>
        </w:rPr>
      </w:pPr>
      <w:r>
        <w:rPr>
          <w:noProof/>
        </w:rPr>
        <w:t>8.2.</w:t>
      </w:r>
      <w:r>
        <w:rPr>
          <w:rFonts w:eastAsiaTheme="minorEastAsia" w:cstheme="minorBidi"/>
          <w:b w:val="0"/>
          <w:noProof/>
          <w:sz w:val="24"/>
          <w:szCs w:val="24"/>
          <w:lang w:eastAsia="ja-JP"/>
        </w:rPr>
        <w:tab/>
      </w:r>
      <w:r>
        <w:rPr>
          <w:noProof/>
        </w:rPr>
        <w:t>Reference Model Profile</w:t>
      </w:r>
      <w:r>
        <w:rPr>
          <w:noProof/>
        </w:rPr>
        <w:tab/>
      </w:r>
      <w:r>
        <w:rPr>
          <w:noProof/>
        </w:rPr>
        <w:fldChar w:fldCharType="begin"/>
      </w:r>
      <w:r>
        <w:rPr>
          <w:noProof/>
        </w:rPr>
        <w:instrText xml:space="preserve"> PAGEREF _Toc285534696 \h </w:instrText>
      </w:r>
      <w:r>
        <w:rPr>
          <w:noProof/>
        </w:rPr>
      </w:r>
      <w:r>
        <w:rPr>
          <w:noProof/>
        </w:rPr>
        <w:fldChar w:fldCharType="separate"/>
      </w:r>
      <w:r>
        <w:rPr>
          <w:noProof/>
        </w:rPr>
        <w:t>19</w:t>
      </w:r>
      <w:r>
        <w:rPr>
          <w:noProof/>
        </w:rPr>
        <w:fldChar w:fldCharType="end"/>
      </w:r>
    </w:p>
    <w:p w14:paraId="31879522" w14:textId="77777777" w:rsidR="0018237F" w:rsidRDefault="0018237F">
      <w:pPr>
        <w:pStyle w:val="TOC3"/>
        <w:tabs>
          <w:tab w:val="left" w:pos="741"/>
        </w:tabs>
        <w:rPr>
          <w:rFonts w:eastAsiaTheme="minorEastAsia" w:cstheme="minorBidi"/>
          <w:noProof/>
          <w:sz w:val="24"/>
          <w:szCs w:val="24"/>
          <w:lang w:eastAsia="ja-JP"/>
        </w:rPr>
      </w:pPr>
      <w:r>
        <w:rPr>
          <w:noProof/>
        </w:rPr>
        <w:t>8.2.1.</w:t>
      </w:r>
      <w:r>
        <w:rPr>
          <w:rFonts w:eastAsiaTheme="minorEastAsia" w:cstheme="minorBidi"/>
          <w:noProof/>
          <w:sz w:val="24"/>
          <w:szCs w:val="24"/>
          <w:lang w:eastAsia="ja-JP"/>
        </w:rPr>
        <w:tab/>
      </w:r>
      <w:r>
        <w:rPr>
          <w:noProof/>
        </w:rPr>
        <w:t>Reference Model Stereotypes</w:t>
      </w:r>
      <w:r>
        <w:rPr>
          <w:noProof/>
        </w:rPr>
        <w:tab/>
      </w:r>
      <w:r>
        <w:rPr>
          <w:noProof/>
        </w:rPr>
        <w:fldChar w:fldCharType="begin"/>
      </w:r>
      <w:r>
        <w:rPr>
          <w:noProof/>
        </w:rPr>
        <w:instrText xml:space="preserve"> PAGEREF _Toc285534697 \h </w:instrText>
      </w:r>
      <w:r>
        <w:rPr>
          <w:noProof/>
        </w:rPr>
      </w:r>
      <w:r>
        <w:rPr>
          <w:noProof/>
        </w:rPr>
        <w:fldChar w:fldCharType="separate"/>
      </w:r>
      <w:r>
        <w:rPr>
          <w:noProof/>
        </w:rPr>
        <w:t>20</w:t>
      </w:r>
      <w:r>
        <w:rPr>
          <w:noProof/>
        </w:rPr>
        <w:fldChar w:fldCharType="end"/>
      </w:r>
    </w:p>
    <w:p w14:paraId="3970F43F" w14:textId="77777777" w:rsidR="0018237F" w:rsidRDefault="0018237F">
      <w:pPr>
        <w:pStyle w:val="TOC3"/>
        <w:tabs>
          <w:tab w:val="left" w:pos="741"/>
        </w:tabs>
        <w:rPr>
          <w:rFonts w:eastAsiaTheme="minorEastAsia" w:cstheme="minorBidi"/>
          <w:noProof/>
          <w:sz w:val="24"/>
          <w:szCs w:val="24"/>
          <w:lang w:eastAsia="ja-JP"/>
        </w:rPr>
      </w:pPr>
      <w:r>
        <w:rPr>
          <w:noProof/>
        </w:rPr>
        <w:t>8.2.2.</w:t>
      </w:r>
      <w:r>
        <w:rPr>
          <w:rFonts w:eastAsiaTheme="minorEastAsia" w:cstheme="minorBidi"/>
          <w:noProof/>
          <w:sz w:val="24"/>
          <w:szCs w:val="24"/>
          <w:lang w:eastAsia="ja-JP"/>
        </w:rPr>
        <w:tab/>
      </w:r>
      <w:r>
        <w:rPr>
          <w:noProof/>
        </w:rPr>
        <w:t>AML Data Types</w:t>
      </w:r>
      <w:r>
        <w:rPr>
          <w:noProof/>
        </w:rPr>
        <w:tab/>
      </w:r>
      <w:r>
        <w:rPr>
          <w:noProof/>
        </w:rPr>
        <w:fldChar w:fldCharType="begin"/>
      </w:r>
      <w:r>
        <w:rPr>
          <w:noProof/>
        </w:rPr>
        <w:instrText xml:space="preserve"> PAGEREF _Toc285534698 \h </w:instrText>
      </w:r>
      <w:r>
        <w:rPr>
          <w:noProof/>
        </w:rPr>
      </w:r>
      <w:r>
        <w:rPr>
          <w:noProof/>
        </w:rPr>
        <w:fldChar w:fldCharType="separate"/>
      </w:r>
      <w:r>
        <w:rPr>
          <w:noProof/>
        </w:rPr>
        <w:t>20</w:t>
      </w:r>
      <w:r>
        <w:rPr>
          <w:noProof/>
        </w:rPr>
        <w:fldChar w:fldCharType="end"/>
      </w:r>
    </w:p>
    <w:p w14:paraId="3D56E5E2" w14:textId="77777777" w:rsidR="0018237F" w:rsidRDefault="0018237F">
      <w:pPr>
        <w:pStyle w:val="TOC3"/>
        <w:tabs>
          <w:tab w:val="left" w:pos="741"/>
        </w:tabs>
        <w:rPr>
          <w:rFonts w:eastAsiaTheme="minorEastAsia" w:cstheme="minorBidi"/>
          <w:noProof/>
          <w:sz w:val="24"/>
          <w:szCs w:val="24"/>
          <w:lang w:eastAsia="ja-JP"/>
        </w:rPr>
      </w:pPr>
      <w:r>
        <w:rPr>
          <w:noProof/>
        </w:rPr>
        <w:t>8.2.3.</w:t>
      </w:r>
      <w:r>
        <w:rPr>
          <w:rFonts w:eastAsiaTheme="minorEastAsia" w:cstheme="minorBidi"/>
          <w:noProof/>
          <w:sz w:val="24"/>
          <w:szCs w:val="24"/>
          <w:lang w:eastAsia="ja-JP"/>
        </w:rPr>
        <w:tab/>
      </w:r>
      <w:r>
        <w:rPr>
          <w:noProof/>
        </w:rPr>
        <w:t>Profile Elements</w:t>
      </w:r>
      <w:r>
        <w:rPr>
          <w:noProof/>
        </w:rPr>
        <w:tab/>
      </w:r>
      <w:r>
        <w:rPr>
          <w:noProof/>
        </w:rPr>
        <w:fldChar w:fldCharType="begin"/>
      </w:r>
      <w:r>
        <w:rPr>
          <w:noProof/>
        </w:rPr>
        <w:instrText xml:space="preserve"> PAGEREF _Toc285534699 \h </w:instrText>
      </w:r>
      <w:r>
        <w:rPr>
          <w:noProof/>
        </w:rPr>
      </w:r>
      <w:r>
        <w:rPr>
          <w:noProof/>
        </w:rPr>
        <w:fldChar w:fldCharType="separate"/>
      </w:r>
      <w:r>
        <w:rPr>
          <w:noProof/>
        </w:rPr>
        <w:t>21</w:t>
      </w:r>
      <w:r>
        <w:rPr>
          <w:noProof/>
        </w:rPr>
        <w:fldChar w:fldCharType="end"/>
      </w:r>
    </w:p>
    <w:p w14:paraId="49BDF681"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8.2.3.1.</w:t>
      </w:r>
      <w:r>
        <w:rPr>
          <w:rFonts w:eastAsiaTheme="minorEastAsia" w:cstheme="minorBidi"/>
          <w:noProof/>
          <w:sz w:val="24"/>
          <w:szCs w:val="24"/>
          <w:lang w:eastAsia="ja-JP"/>
        </w:rPr>
        <w:tab/>
      </w:r>
      <w:r>
        <w:rPr>
          <w:noProof/>
        </w:rPr>
        <w:t>&lt;Class&gt; DV_Date</w:t>
      </w:r>
      <w:r>
        <w:rPr>
          <w:noProof/>
        </w:rPr>
        <w:tab/>
      </w:r>
      <w:r>
        <w:rPr>
          <w:noProof/>
        </w:rPr>
        <w:fldChar w:fldCharType="begin"/>
      </w:r>
      <w:r>
        <w:rPr>
          <w:noProof/>
        </w:rPr>
        <w:instrText xml:space="preserve"> PAGEREF _Toc285534700 \h </w:instrText>
      </w:r>
      <w:r>
        <w:rPr>
          <w:noProof/>
        </w:rPr>
      </w:r>
      <w:r>
        <w:rPr>
          <w:noProof/>
        </w:rPr>
        <w:fldChar w:fldCharType="separate"/>
      </w:r>
      <w:r>
        <w:rPr>
          <w:noProof/>
        </w:rPr>
        <w:t>21</w:t>
      </w:r>
      <w:r>
        <w:rPr>
          <w:noProof/>
        </w:rPr>
        <w:fldChar w:fldCharType="end"/>
      </w:r>
    </w:p>
    <w:p w14:paraId="17A67FD1"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8.2.3.2.</w:t>
      </w:r>
      <w:r>
        <w:rPr>
          <w:rFonts w:eastAsiaTheme="minorEastAsia" w:cstheme="minorBidi"/>
          <w:noProof/>
          <w:sz w:val="24"/>
          <w:szCs w:val="24"/>
          <w:lang w:eastAsia="ja-JP"/>
        </w:rPr>
        <w:tab/>
      </w:r>
      <w:r>
        <w:rPr>
          <w:noProof/>
        </w:rPr>
        <w:t>&lt;Class&gt; DV_DateTime</w:t>
      </w:r>
      <w:r>
        <w:rPr>
          <w:noProof/>
        </w:rPr>
        <w:tab/>
      </w:r>
      <w:r>
        <w:rPr>
          <w:noProof/>
        </w:rPr>
        <w:fldChar w:fldCharType="begin"/>
      </w:r>
      <w:r>
        <w:rPr>
          <w:noProof/>
        </w:rPr>
        <w:instrText xml:space="preserve"> PAGEREF _Toc285534701 \h </w:instrText>
      </w:r>
      <w:r>
        <w:rPr>
          <w:noProof/>
        </w:rPr>
      </w:r>
      <w:r>
        <w:rPr>
          <w:noProof/>
        </w:rPr>
        <w:fldChar w:fldCharType="separate"/>
      </w:r>
      <w:r>
        <w:rPr>
          <w:noProof/>
        </w:rPr>
        <w:t>22</w:t>
      </w:r>
      <w:r>
        <w:rPr>
          <w:noProof/>
        </w:rPr>
        <w:fldChar w:fldCharType="end"/>
      </w:r>
    </w:p>
    <w:p w14:paraId="69823D4E"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8.2.3.3.</w:t>
      </w:r>
      <w:r>
        <w:rPr>
          <w:rFonts w:eastAsiaTheme="minorEastAsia" w:cstheme="minorBidi"/>
          <w:noProof/>
          <w:sz w:val="24"/>
          <w:szCs w:val="24"/>
          <w:lang w:eastAsia="ja-JP"/>
        </w:rPr>
        <w:tab/>
      </w:r>
      <w:r>
        <w:rPr>
          <w:noProof/>
        </w:rPr>
        <w:t>&lt;Class&gt; DV_Duration</w:t>
      </w:r>
      <w:r>
        <w:rPr>
          <w:noProof/>
        </w:rPr>
        <w:tab/>
      </w:r>
      <w:r>
        <w:rPr>
          <w:noProof/>
        </w:rPr>
        <w:fldChar w:fldCharType="begin"/>
      </w:r>
      <w:r>
        <w:rPr>
          <w:noProof/>
        </w:rPr>
        <w:instrText xml:space="preserve"> PAGEREF _Toc285534702 \h </w:instrText>
      </w:r>
      <w:r>
        <w:rPr>
          <w:noProof/>
        </w:rPr>
      </w:r>
      <w:r>
        <w:rPr>
          <w:noProof/>
        </w:rPr>
        <w:fldChar w:fldCharType="separate"/>
      </w:r>
      <w:r>
        <w:rPr>
          <w:noProof/>
        </w:rPr>
        <w:t>22</w:t>
      </w:r>
      <w:r>
        <w:rPr>
          <w:noProof/>
        </w:rPr>
        <w:fldChar w:fldCharType="end"/>
      </w:r>
    </w:p>
    <w:p w14:paraId="4476C502"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8.2.3.4.</w:t>
      </w:r>
      <w:r>
        <w:rPr>
          <w:rFonts w:eastAsiaTheme="minorEastAsia" w:cstheme="minorBidi"/>
          <w:noProof/>
          <w:sz w:val="24"/>
          <w:szCs w:val="24"/>
          <w:lang w:eastAsia="ja-JP"/>
        </w:rPr>
        <w:tab/>
      </w:r>
      <w:r>
        <w:rPr>
          <w:noProof/>
        </w:rPr>
        <w:t>&lt;Class&gt; DV_Time</w:t>
      </w:r>
      <w:r>
        <w:rPr>
          <w:noProof/>
        </w:rPr>
        <w:tab/>
      </w:r>
      <w:r>
        <w:rPr>
          <w:noProof/>
        </w:rPr>
        <w:fldChar w:fldCharType="begin"/>
      </w:r>
      <w:r>
        <w:rPr>
          <w:noProof/>
        </w:rPr>
        <w:instrText xml:space="preserve"> PAGEREF _Toc285534703 \h </w:instrText>
      </w:r>
      <w:r>
        <w:rPr>
          <w:noProof/>
        </w:rPr>
      </w:r>
      <w:r>
        <w:rPr>
          <w:noProof/>
        </w:rPr>
        <w:fldChar w:fldCharType="separate"/>
      </w:r>
      <w:r>
        <w:rPr>
          <w:noProof/>
        </w:rPr>
        <w:t>23</w:t>
      </w:r>
      <w:r>
        <w:rPr>
          <w:noProof/>
        </w:rPr>
        <w:fldChar w:fldCharType="end"/>
      </w:r>
    </w:p>
    <w:p w14:paraId="1B70B83E"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8.2.3.5.</w:t>
      </w:r>
      <w:r>
        <w:rPr>
          <w:rFonts w:eastAsiaTheme="minorEastAsia" w:cstheme="minorBidi"/>
          <w:noProof/>
          <w:sz w:val="24"/>
          <w:szCs w:val="24"/>
          <w:lang w:eastAsia="ja-JP"/>
        </w:rPr>
        <w:tab/>
      </w:r>
      <w:r>
        <w:rPr>
          <w:noProof/>
        </w:rPr>
        <w:t>&lt;Class&gt; TerminologyCode</w:t>
      </w:r>
      <w:r>
        <w:rPr>
          <w:noProof/>
        </w:rPr>
        <w:tab/>
      </w:r>
      <w:r>
        <w:rPr>
          <w:noProof/>
        </w:rPr>
        <w:fldChar w:fldCharType="begin"/>
      </w:r>
      <w:r>
        <w:rPr>
          <w:noProof/>
        </w:rPr>
        <w:instrText xml:space="preserve"> PAGEREF _Toc285534704 \h </w:instrText>
      </w:r>
      <w:r>
        <w:rPr>
          <w:noProof/>
        </w:rPr>
      </w:r>
      <w:r>
        <w:rPr>
          <w:noProof/>
        </w:rPr>
        <w:fldChar w:fldCharType="separate"/>
      </w:r>
      <w:r>
        <w:rPr>
          <w:noProof/>
        </w:rPr>
        <w:t>23</w:t>
      </w:r>
      <w:r>
        <w:rPr>
          <w:noProof/>
        </w:rPr>
        <w:fldChar w:fldCharType="end"/>
      </w:r>
    </w:p>
    <w:p w14:paraId="4E58E62F"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8.2.3.6.</w:t>
      </w:r>
      <w:r>
        <w:rPr>
          <w:rFonts w:eastAsiaTheme="minorEastAsia" w:cstheme="minorBidi"/>
          <w:noProof/>
          <w:sz w:val="24"/>
          <w:szCs w:val="24"/>
          <w:lang w:eastAsia="ja-JP"/>
        </w:rPr>
        <w:tab/>
      </w:r>
      <w:r>
        <w:rPr>
          <w:noProof/>
        </w:rPr>
        <w:t>&lt;Stereotype&gt; DataBinding</w:t>
      </w:r>
      <w:r>
        <w:rPr>
          <w:noProof/>
        </w:rPr>
        <w:tab/>
      </w:r>
      <w:r>
        <w:rPr>
          <w:noProof/>
        </w:rPr>
        <w:fldChar w:fldCharType="begin"/>
      </w:r>
      <w:r>
        <w:rPr>
          <w:noProof/>
        </w:rPr>
        <w:instrText xml:space="preserve"> PAGEREF _Toc285534705 \h </w:instrText>
      </w:r>
      <w:r>
        <w:rPr>
          <w:noProof/>
        </w:rPr>
      </w:r>
      <w:r>
        <w:rPr>
          <w:noProof/>
        </w:rPr>
        <w:fldChar w:fldCharType="separate"/>
      </w:r>
      <w:r>
        <w:rPr>
          <w:noProof/>
        </w:rPr>
        <w:t>24</w:t>
      </w:r>
      <w:r>
        <w:rPr>
          <w:noProof/>
        </w:rPr>
        <w:fldChar w:fldCharType="end"/>
      </w:r>
    </w:p>
    <w:p w14:paraId="438373BD"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8.2.3.7.</w:t>
      </w:r>
      <w:r>
        <w:rPr>
          <w:rFonts w:eastAsiaTheme="minorEastAsia" w:cstheme="minorBidi"/>
          <w:noProof/>
          <w:sz w:val="24"/>
          <w:szCs w:val="24"/>
          <w:lang w:eastAsia="ja-JP"/>
        </w:rPr>
        <w:tab/>
      </w:r>
      <w:r>
        <w:rPr>
          <w:noProof/>
        </w:rPr>
        <w:t>&lt;Stereotype&gt; Infrastructure</w:t>
      </w:r>
      <w:r>
        <w:rPr>
          <w:noProof/>
        </w:rPr>
        <w:tab/>
      </w:r>
      <w:r>
        <w:rPr>
          <w:noProof/>
        </w:rPr>
        <w:fldChar w:fldCharType="begin"/>
      </w:r>
      <w:r>
        <w:rPr>
          <w:noProof/>
        </w:rPr>
        <w:instrText xml:space="preserve"> PAGEREF _Toc285534706 \h </w:instrText>
      </w:r>
      <w:r>
        <w:rPr>
          <w:noProof/>
        </w:rPr>
      </w:r>
      <w:r>
        <w:rPr>
          <w:noProof/>
        </w:rPr>
        <w:fldChar w:fldCharType="separate"/>
      </w:r>
      <w:r>
        <w:rPr>
          <w:noProof/>
        </w:rPr>
        <w:t>25</w:t>
      </w:r>
      <w:r>
        <w:rPr>
          <w:noProof/>
        </w:rPr>
        <w:fldChar w:fldCharType="end"/>
      </w:r>
    </w:p>
    <w:p w14:paraId="24FBEB42"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8.2.3.8.</w:t>
      </w:r>
      <w:r>
        <w:rPr>
          <w:rFonts w:eastAsiaTheme="minorEastAsia" w:cstheme="minorBidi"/>
          <w:noProof/>
          <w:sz w:val="24"/>
          <w:szCs w:val="24"/>
          <w:lang w:eastAsia="ja-JP"/>
        </w:rPr>
        <w:tab/>
      </w:r>
      <w:r>
        <w:rPr>
          <w:noProof/>
        </w:rPr>
        <w:t>&lt;Stereotype&gt; MappedDataType</w:t>
      </w:r>
      <w:r>
        <w:rPr>
          <w:noProof/>
        </w:rPr>
        <w:tab/>
      </w:r>
      <w:r>
        <w:rPr>
          <w:noProof/>
        </w:rPr>
        <w:fldChar w:fldCharType="begin"/>
      </w:r>
      <w:r>
        <w:rPr>
          <w:noProof/>
        </w:rPr>
        <w:instrText xml:space="preserve"> PAGEREF _Toc285534707 \h </w:instrText>
      </w:r>
      <w:r>
        <w:rPr>
          <w:noProof/>
        </w:rPr>
      </w:r>
      <w:r>
        <w:rPr>
          <w:noProof/>
        </w:rPr>
        <w:fldChar w:fldCharType="separate"/>
      </w:r>
      <w:r>
        <w:rPr>
          <w:noProof/>
        </w:rPr>
        <w:t>25</w:t>
      </w:r>
      <w:r>
        <w:rPr>
          <w:noProof/>
        </w:rPr>
        <w:fldChar w:fldCharType="end"/>
      </w:r>
    </w:p>
    <w:p w14:paraId="6F7D1565"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8.2.3.9.</w:t>
      </w:r>
      <w:r>
        <w:rPr>
          <w:rFonts w:eastAsiaTheme="minorEastAsia" w:cstheme="minorBidi"/>
          <w:noProof/>
          <w:sz w:val="24"/>
          <w:szCs w:val="24"/>
          <w:lang w:eastAsia="ja-JP"/>
        </w:rPr>
        <w:tab/>
      </w:r>
      <w:r>
        <w:rPr>
          <w:noProof/>
        </w:rPr>
        <w:t>&lt;Stereotype&gt; ReferenceModel</w:t>
      </w:r>
      <w:r>
        <w:rPr>
          <w:noProof/>
        </w:rPr>
        <w:tab/>
      </w:r>
      <w:r>
        <w:rPr>
          <w:noProof/>
        </w:rPr>
        <w:fldChar w:fldCharType="begin"/>
      </w:r>
      <w:r>
        <w:rPr>
          <w:noProof/>
        </w:rPr>
        <w:instrText xml:space="preserve"> PAGEREF _Toc285534708 \h </w:instrText>
      </w:r>
      <w:r>
        <w:rPr>
          <w:noProof/>
        </w:rPr>
      </w:r>
      <w:r>
        <w:rPr>
          <w:noProof/>
        </w:rPr>
        <w:fldChar w:fldCharType="separate"/>
      </w:r>
      <w:r>
        <w:rPr>
          <w:noProof/>
        </w:rPr>
        <w:t>26</w:t>
      </w:r>
      <w:r>
        <w:rPr>
          <w:noProof/>
        </w:rPr>
        <w:fldChar w:fldCharType="end"/>
      </w:r>
    </w:p>
    <w:p w14:paraId="2CAABC67"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8.2.3.10.</w:t>
      </w:r>
      <w:r>
        <w:rPr>
          <w:rFonts w:eastAsiaTheme="minorEastAsia" w:cstheme="minorBidi"/>
          <w:noProof/>
          <w:sz w:val="24"/>
          <w:szCs w:val="24"/>
          <w:lang w:eastAsia="ja-JP"/>
        </w:rPr>
        <w:tab/>
      </w:r>
      <w:r>
        <w:rPr>
          <w:noProof/>
        </w:rPr>
        <w:t>&lt;Stereotype&gt; Runtime</w:t>
      </w:r>
      <w:r>
        <w:rPr>
          <w:noProof/>
        </w:rPr>
        <w:tab/>
      </w:r>
      <w:r>
        <w:rPr>
          <w:noProof/>
        </w:rPr>
        <w:fldChar w:fldCharType="begin"/>
      </w:r>
      <w:r>
        <w:rPr>
          <w:noProof/>
        </w:rPr>
        <w:instrText xml:space="preserve"> PAGEREF _Toc285534709 \h </w:instrText>
      </w:r>
      <w:r>
        <w:rPr>
          <w:noProof/>
        </w:rPr>
      </w:r>
      <w:r>
        <w:rPr>
          <w:noProof/>
        </w:rPr>
        <w:fldChar w:fldCharType="separate"/>
      </w:r>
      <w:r>
        <w:rPr>
          <w:noProof/>
        </w:rPr>
        <w:t>26</w:t>
      </w:r>
      <w:r>
        <w:rPr>
          <w:noProof/>
        </w:rPr>
        <w:fldChar w:fldCharType="end"/>
      </w:r>
    </w:p>
    <w:p w14:paraId="2D0A86DF" w14:textId="77777777" w:rsidR="0018237F" w:rsidRDefault="0018237F">
      <w:pPr>
        <w:pStyle w:val="TOC2"/>
        <w:tabs>
          <w:tab w:val="left" w:pos="603"/>
        </w:tabs>
        <w:rPr>
          <w:rFonts w:eastAsiaTheme="minorEastAsia" w:cstheme="minorBidi"/>
          <w:b w:val="0"/>
          <w:noProof/>
          <w:sz w:val="24"/>
          <w:szCs w:val="24"/>
          <w:lang w:eastAsia="ja-JP"/>
        </w:rPr>
      </w:pPr>
      <w:r>
        <w:rPr>
          <w:noProof/>
        </w:rPr>
        <w:t>8.3.</w:t>
      </w:r>
      <w:r>
        <w:rPr>
          <w:rFonts w:eastAsiaTheme="minorEastAsia" w:cstheme="minorBidi"/>
          <w:b w:val="0"/>
          <w:noProof/>
          <w:sz w:val="24"/>
          <w:szCs w:val="24"/>
          <w:lang w:eastAsia="ja-JP"/>
        </w:rPr>
        <w:tab/>
      </w:r>
      <w:r>
        <w:rPr>
          <w:noProof/>
        </w:rPr>
        <w:t>Terminology Profile</w:t>
      </w:r>
      <w:r>
        <w:rPr>
          <w:noProof/>
        </w:rPr>
        <w:tab/>
      </w:r>
      <w:r>
        <w:rPr>
          <w:noProof/>
        </w:rPr>
        <w:fldChar w:fldCharType="begin"/>
      </w:r>
      <w:r>
        <w:rPr>
          <w:noProof/>
        </w:rPr>
        <w:instrText xml:space="preserve"> PAGEREF _Toc285534710 \h </w:instrText>
      </w:r>
      <w:r>
        <w:rPr>
          <w:noProof/>
        </w:rPr>
      </w:r>
      <w:r>
        <w:rPr>
          <w:noProof/>
        </w:rPr>
        <w:fldChar w:fldCharType="separate"/>
      </w:r>
      <w:r>
        <w:rPr>
          <w:noProof/>
        </w:rPr>
        <w:t>27</w:t>
      </w:r>
      <w:r>
        <w:rPr>
          <w:noProof/>
        </w:rPr>
        <w:fldChar w:fldCharType="end"/>
      </w:r>
    </w:p>
    <w:p w14:paraId="07E4EF7C" w14:textId="77777777" w:rsidR="0018237F" w:rsidRDefault="0018237F">
      <w:pPr>
        <w:pStyle w:val="TOC3"/>
        <w:tabs>
          <w:tab w:val="left" w:pos="741"/>
        </w:tabs>
        <w:rPr>
          <w:rFonts w:eastAsiaTheme="minorEastAsia" w:cstheme="minorBidi"/>
          <w:noProof/>
          <w:sz w:val="24"/>
          <w:szCs w:val="24"/>
          <w:lang w:eastAsia="ja-JP"/>
        </w:rPr>
      </w:pPr>
      <w:r>
        <w:rPr>
          <w:noProof/>
        </w:rPr>
        <w:t>8.3.1.</w:t>
      </w:r>
      <w:r>
        <w:rPr>
          <w:rFonts w:eastAsiaTheme="minorEastAsia" w:cstheme="minorBidi"/>
          <w:noProof/>
          <w:sz w:val="24"/>
          <w:szCs w:val="24"/>
          <w:lang w:eastAsia="ja-JP"/>
        </w:rPr>
        <w:tab/>
      </w:r>
      <w:r>
        <w:rPr>
          <w:noProof/>
        </w:rPr>
        <w:t>Identification and Designation</w:t>
      </w:r>
      <w:r>
        <w:rPr>
          <w:noProof/>
        </w:rPr>
        <w:tab/>
      </w:r>
      <w:r>
        <w:rPr>
          <w:noProof/>
        </w:rPr>
        <w:fldChar w:fldCharType="begin"/>
      </w:r>
      <w:r>
        <w:rPr>
          <w:noProof/>
        </w:rPr>
        <w:instrText xml:space="preserve"> PAGEREF _Toc285534711 \h </w:instrText>
      </w:r>
      <w:r>
        <w:rPr>
          <w:noProof/>
        </w:rPr>
      </w:r>
      <w:r>
        <w:rPr>
          <w:noProof/>
        </w:rPr>
        <w:fldChar w:fldCharType="separate"/>
      </w:r>
      <w:r>
        <w:rPr>
          <w:noProof/>
        </w:rPr>
        <w:t>27</w:t>
      </w:r>
      <w:r>
        <w:rPr>
          <w:noProof/>
        </w:rPr>
        <w:fldChar w:fldCharType="end"/>
      </w:r>
    </w:p>
    <w:p w14:paraId="74C40CAF" w14:textId="77777777" w:rsidR="0018237F" w:rsidRDefault="0018237F">
      <w:pPr>
        <w:pStyle w:val="TOC3"/>
        <w:tabs>
          <w:tab w:val="left" w:pos="741"/>
        </w:tabs>
        <w:rPr>
          <w:rFonts w:eastAsiaTheme="minorEastAsia" w:cstheme="minorBidi"/>
          <w:noProof/>
          <w:sz w:val="24"/>
          <w:szCs w:val="24"/>
          <w:lang w:eastAsia="ja-JP"/>
        </w:rPr>
      </w:pPr>
      <w:r>
        <w:rPr>
          <w:noProof/>
        </w:rPr>
        <w:t>8.3.2.</w:t>
      </w:r>
      <w:r>
        <w:rPr>
          <w:rFonts w:eastAsiaTheme="minorEastAsia" w:cstheme="minorBidi"/>
          <w:noProof/>
          <w:sz w:val="24"/>
          <w:szCs w:val="24"/>
          <w:lang w:eastAsia="ja-JP"/>
        </w:rPr>
        <w:tab/>
      </w:r>
      <w:r>
        <w:rPr>
          <w:noProof/>
        </w:rPr>
        <w:t>Resource References</w:t>
      </w:r>
      <w:r>
        <w:rPr>
          <w:noProof/>
        </w:rPr>
        <w:tab/>
      </w:r>
      <w:r>
        <w:rPr>
          <w:noProof/>
        </w:rPr>
        <w:fldChar w:fldCharType="begin"/>
      </w:r>
      <w:r>
        <w:rPr>
          <w:noProof/>
        </w:rPr>
        <w:instrText xml:space="preserve"> PAGEREF _Toc285534712 \h </w:instrText>
      </w:r>
      <w:r>
        <w:rPr>
          <w:noProof/>
        </w:rPr>
      </w:r>
      <w:r>
        <w:rPr>
          <w:noProof/>
        </w:rPr>
        <w:fldChar w:fldCharType="separate"/>
      </w:r>
      <w:r>
        <w:rPr>
          <w:noProof/>
        </w:rPr>
        <w:t>28</w:t>
      </w:r>
      <w:r>
        <w:rPr>
          <w:noProof/>
        </w:rPr>
        <w:fldChar w:fldCharType="end"/>
      </w:r>
    </w:p>
    <w:p w14:paraId="20278EF6"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8.3.2.1.</w:t>
      </w:r>
      <w:r>
        <w:rPr>
          <w:rFonts w:eastAsiaTheme="minorEastAsia" w:cstheme="minorBidi"/>
          <w:noProof/>
          <w:sz w:val="24"/>
          <w:szCs w:val="24"/>
          <w:lang w:eastAsia="ja-JP"/>
        </w:rPr>
        <w:tab/>
      </w:r>
      <w:r>
        <w:rPr>
          <w:noProof/>
        </w:rPr>
        <w:t>Resource References</w:t>
      </w:r>
      <w:r>
        <w:rPr>
          <w:noProof/>
        </w:rPr>
        <w:tab/>
      </w:r>
      <w:r>
        <w:rPr>
          <w:noProof/>
        </w:rPr>
        <w:fldChar w:fldCharType="begin"/>
      </w:r>
      <w:r>
        <w:rPr>
          <w:noProof/>
        </w:rPr>
        <w:instrText xml:space="preserve"> PAGEREF _Toc285534713 \h </w:instrText>
      </w:r>
      <w:r>
        <w:rPr>
          <w:noProof/>
        </w:rPr>
      </w:r>
      <w:r>
        <w:rPr>
          <w:noProof/>
        </w:rPr>
        <w:fldChar w:fldCharType="separate"/>
      </w:r>
      <w:r>
        <w:rPr>
          <w:noProof/>
        </w:rPr>
        <w:t>28</w:t>
      </w:r>
      <w:r>
        <w:rPr>
          <w:noProof/>
        </w:rPr>
        <w:fldChar w:fldCharType="end"/>
      </w:r>
    </w:p>
    <w:p w14:paraId="28A430BC"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8.3.2.2.</w:t>
      </w:r>
      <w:r>
        <w:rPr>
          <w:rFonts w:eastAsiaTheme="minorEastAsia" w:cstheme="minorBidi"/>
          <w:noProof/>
          <w:sz w:val="24"/>
          <w:szCs w:val="24"/>
          <w:lang w:eastAsia="ja-JP"/>
        </w:rPr>
        <w:tab/>
      </w:r>
      <w:r>
        <w:rPr>
          <w:noProof/>
        </w:rPr>
        <w:t>Resource Reference Relationships</w:t>
      </w:r>
      <w:r>
        <w:rPr>
          <w:noProof/>
        </w:rPr>
        <w:tab/>
      </w:r>
      <w:r>
        <w:rPr>
          <w:noProof/>
        </w:rPr>
        <w:fldChar w:fldCharType="begin"/>
      </w:r>
      <w:r>
        <w:rPr>
          <w:noProof/>
        </w:rPr>
        <w:instrText xml:space="preserve"> PAGEREF _Toc285534714 \h </w:instrText>
      </w:r>
      <w:r>
        <w:rPr>
          <w:noProof/>
        </w:rPr>
      </w:r>
      <w:r>
        <w:rPr>
          <w:noProof/>
        </w:rPr>
        <w:fldChar w:fldCharType="separate"/>
      </w:r>
      <w:r>
        <w:rPr>
          <w:noProof/>
        </w:rPr>
        <w:t>29</w:t>
      </w:r>
      <w:r>
        <w:rPr>
          <w:noProof/>
        </w:rPr>
        <w:fldChar w:fldCharType="end"/>
      </w:r>
    </w:p>
    <w:p w14:paraId="3DEE6D12" w14:textId="77777777" w:rsidR="0018237F" w:rsidRDefault="0018237F">
      <w:pPr>
        <w:pStyle w:val="TOC3"/>
        <w:tabs>
          <w:tab w:val="left" w:pos="741"/>
        </w:tabs>
        <w:rPr>
          <w:rFonts w:eastAsiaTheme="minorEastAsia" w:cstheme="minorBidi"/>
          <w:noProof/>
          <w:sz w:val="24"/>
          <w:szCs w:val="24"/>
          <w:lang w:eastAsia="ja-JP"/>
        </w:rPr>
      </w:pPr>
      <w:r>
        <w:rPr>
          <w:noProof/>
        </w:rPr>
        <w:t>8.3.3.</w:t>
      </w:r>
      <w:r>
        <w:rPr>
          <w:rFonts w:eastAsiaTheme="minorEastAsia" w:cstheme="minorBidi"/>
          <w:noProof/>
          <w:sz w:val="24"/>
          <w:szCs w:val="24"/>
          <w:lang w:eastAsia="ja-JP"/>
        </w:rPr>
        <w:tab/>
      </w:r>
      <w:r>
        <w:rPr>
          <w:noProof/>
        </w:rPr>
        <w:t>Enumerated Value Domains</w:t>
      </w:r>
      <w:r>
        <w:rPr>
          <w:noProof/>
        </w:rPr>
        <w:tab/>
      </w:r>
      <w:r>
        <w:rPr>
          <w:noProof/>
        </w:rPr>
        <w:fldChar w:fldCharType="begin"/>
      </w:r>
      <w:r>
        <w:rPr>
          <w:noProof/>
        </w:rPr>
        <w:instrText xml:space="preserve"> PAGEREF _Toc285534715 \h </w:instrText>
      </w:r>
      <w:r>
        <w:rPr>
          <w:noProof/>
        </w:rPr>
      </w:r>
      <w:r>
        <w:rPr>
          <w:noProof/>
        </w:rPr>
        <w:fldChar w:fldCharType="separate"/>
      </w:r>
      <w:r>
        <w:rPr>
          <w:noProof/>
        </w:rPr>
        <w:t>30</w:t>
      </w:r>
      <w:r>
        <w:rPr>
          <w:noProof/>
        </w:rPr>
        <w:fldChar w:fldCharType="end"/>
      </w:r>
    </w:p>
    <w:p w14:paraId="7EDB1E08" w14:textId="77777777" w:rsidR="0018237F" w:rsidRDefault="0018237F">
      <w:pPr>
        <w:pStyle w:val="TOC3"/>
        <w:tabs>
          <w:tab w:val="left" w:pos="741"/>
        </w:tabs>
        <w:rPr>
          <w:rFonts w:eastAsiaTheme="minorEastAsia" w:cstheme="minorBidi"/>
          <w:noProof/>
          <w:sz w:val="24"/>
          <w:szCs w:val="24"/>
          <w:lang w:eastAsia="ja-JP"/>
        </w:rPr>
      </w:pPr>
      <w:r>
        <w:rPr>
          <w:noProof/>
        </w:rPr>
        <w:t>8.3.4.</w:t>
      </w:r>
      <w:r>
        <w:rPr>
          <w:rFonts w:eastAsiaTheme="minorEastAsia" w:cstheme="minorBidi"/>
          <w:noProof/>
          <w:sz w:val="24"/>
          <w:szCs w:val="24"/>
          <w:lang w:eastAsia="ja-JP"/>
        </w:rPr>
        <w:tab/>
      </w:r>
      <w:r>
        <w:rPr>
          <w:noProof/>
        </w:rPr>
        <w:t>Profile Elements</w:t>
      </w:r>
      <w:r>
        <w:rPr>
          <w:noProof/>
        </w:rPr>
        <w:tab/>
      </w:r>
      <w:r>
        <w:rPr>
          <w:noProof/>
        </w:rPr>
        <w:fldChar w:fldCharType="begin"/>
      </w:r>
      <w:r>
        <w:rPr>
          <w:noProof/>
        </w:rPr>
        <w:instrText xml:space="preserve"> PAGEREF _Toc285534716 \h </w:instrText>
      </w:r>
      <w:r>
        <w:rPr>
          <w:noProof/>
        </w:rPr>
      </w:r>
      <w:r>
        <w:rPr>
          <w:noProof/>
        </w:rPr>
        <w:fldChar w:fldCharType="separate"/>
      </w:r>
      <w:r>
        <w:rPr>
          <w:noProof/>
        </w:rPr>
        <w:t>30</w:t>
      </w:r>
      <w:r>
        <w:rPr>
          <w:noProof/>
        </w:rPr>
        <w:fldChar w:fldCharType="end"/>
      </w:r>
    </w:p>
    <w:p w14:paraId="371C1896"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8.3.4.1.</w:t>
      </w:r>
      <w:r>
        <w:rPr>
          <w:rFonts w:eastAsiaTheme="minorEastAsia" w:cstheme="minorBidi"/>
          <w:noProof/>
          <w:sz w:val="24"/>
          <w:szCs w:val="24"/>
          <w:lang w:eastAsia="ja-JP"/>
        </w:rPr>
        <w:tab/>
      </w:r>
      <w:r>
        <w:rPr>
          <w:noProof/>
        </w:rPr>
        <w:t>&lt;Class&gt; DV_Date</w:t>
      </w:r>
      <w:r>
        <w:rPr>
          <w:noProof/>
        </w:rPr>
        <w:tab/>
      </w:r>
      <w:r>
        <w:rPr>
          <w:noProof/>
        </w:rPr>
        <w:fldChar w:fldCharType="begin"/>
      </w:r>
      <w:r>
        <w:rPr>
          <w:noProof/>
        </w:rPr>
        <w:instrText xml:space="preserve"> PAGEREF _Toc285534717 \h </w:instrText>
      </w:r>
      <w:r>
        <w:rPr>
          <w:noProof/>
        </w:rPr>
      </w:r>
      <w:r>
        <w:rPr>
          <w:noProof/>
        </w:rPr>
        <w:fldChar w:fldCharType="separate"/>
      </w:r>
      <w:r>
        <w:rPr>
          <w:noProof/>
        </w:rPr>
        <w:t>30</w:t>
      </w:r>
      <w:r>
        <w:rPr>
          <w:noProof/>
        </w:rPr>
        <w:fldChar w:fldCharType="end"/>
      </w:r>
    </w:p>
    <w:p w14:paraId="4BE7F9C0"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8.3.4.2.</w:t>
      </w:r>
      <w:r>
        <w:rPr>
          <w:rFonts w:eastAsiaTheme="minorEastAsia" w:cstheme="minorBidi"/>
          <w:noProof/>
          <w:sz w:val="24"/>
          <w:szCs w:val="24"/>
          <w:lang w:eastAsia="ja-JP"/>
        </w:rPr>
        <w:tab/>
      </w:r>
      <w:r>
        <w:rPr>
          <w:noProof/>
        </w:rPr>
        <w:t>&lt;Class&gt; DV_DateTime</w:t>
      </w:r>
      <w:r>
        <w:rPr>
          <w:noProof/>
        </w:rPr>
        <w:tab/>
      </w:r>
      <w:r>
        <w:rPr>
          <w:noProof/>
        </w:rPr>
        <w:fldChar w:fldCharType="begin"/>
      </w:r>
      <w:r>
        <w:rPr>
          <w:noProof/>
        </w:rPr>
        <w:instrText xml:space="preserve"> PAGEREF _Toc285534718 \h </w:instrText>
      </w:r>
      <w:r>
        <w:rPr>
          <w:noProof/>
        </w:rPr>
      </w:r>
      <w:r>
        <w:rPr>
          <w:noProof/>
        </w:rPr>
        <w:fldChar w:fldCharType="separate"/>
      </w:r>
      <w:r>
        <w:rPr>
          <w:noProof/>
        </w:rPr>
        <w:t>30</w:t>
      </w:r>
      <w:r>
        <w:rPr>
          <w:noProof/>
        </w:rPr>
        <w:fldChar w:fldCharType="end"/>
      </w:r>
    </w:p>
    <w:p w14:paraId="1D650AA0"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8.3.4.3.</w:t>
      </w:r>
      <w:r>
        <w:rPr>
          <w:rFonts w:eastAsiaTheme="minorEastAsia" w:cstheme="minorBidi"/>
          <w:noProof/>
          <w:sz w:val="24"/>
          <w:szCs w:val="24"/>
          <w:lang w:eastAsia="ja-JP"/>
        </w:rPr>
        <w:tab/>
      </w:r>
      <w:r>
        <w:rPr>
          <w:noProof/>
        </w:rPr>
        <w:t>&lt;Class&gt; DV_Duration</w:t>
      </w:r>
      <w:r>
        <w:rPr>
          <w:noProof/>
        </w:rPr>
        <w:tab/>
      </w:r>
      <w:r>
        <w:rPr>
          <w:noProof/>
        </w:rPr>
        <w:fldChar w:fldCharType="begin"/>
      </w:r>
      <w:r>
        <w:rPr>
          <w:noProof/>
        </w:rPr>
        <w:instrText xml:space="preserve"> PAGEREF _Toc285534719 \h </w:instrText>
      </w:r>
      <w:r>
        <w:rPr>
          <w:noProof/>
        </w:rPr>
      </w:r>
      <w:r>
        <w:rPr>
          <w:noProof/>
        </w:rPr>
        <w:fldChar w:fldCharType="separate"/>
      </w:r>
      <w:r>
        <w:rPr>
          <w:noProof/>
        </w:rPr>
        <w:t>31</w:t>
      </w:r>
      <w:r>
        <w:rPr>
          <w:noProof/>
        </w:rPr>
        <w:fldChar w:fldCharType="end"/>
      </w:r>
    </w:p>
    <w:p w14:paraId="485567BA"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8.3.4.4.</w:t>
      </w:r>
      <w:r>
        <w:rPr>
          <w:rFonts w:eastAsiaTheme="minorEastAsia" w:cstheme="minorBidi"/>
          <w:noProof/>
          <w:sz w:val="24"/>
          <w:szCs w:val="24"/>
          <w:lang w:eastAsia="ja-JP"/>
        </w:rPr>
        <w:tab/>
      </w:r>
      <w:r>
        <w:rPr>
          <w:noProof/>
        </w:rPr>
        <w:t>&lt;Class&gt; DV_Time</w:t>
      </w:r>
      <w:r>
        <w:rPr>
          <w:noProof/>
        </w:rPr>
        <w:tab/>
      </w:r>
      <w:r>
        <w:rPr>
          <w:noProof/>
        </w:rPr>
        <w:fldChar w:fldCharType="begin"/>
      </w:r>
      <w:r>
        <w:rPr>
          <w:noProof/>
        </w:rPr>
        <w:instrText xml:space="preserve"> PAGEREF _Toc285534720 \h </w:instrText>
      </w:r>
      <w:r>
        <w:rPr>
          <w:noProof/>
        </w:rPr>
      </w:r>
      <w:r>
        <w:rPr>
          <w:noProof/>
        </w:rPr>
        <w:fldChar w:fldCharType="separate"/>
      </w:r>
      <w:r>
        <w:rPr>
          <w:noProof/>
        </w:rPr>
        <w:t>31</w:t>
      </w:r>
      <w:r>
        <w:rPr>
          <w:noProof/>
        </w:rPr>
        <w:fldChar w:fldCharType="end"/>
      </w:r>
    </w:p>
    <w:p w14:paraId="0F792EFA"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8.3.4.5.</w:t>
      </w:r>
      <w:r>
        <w:rPr>
          <w:rFonts w:eastAsiaTheme="minorEastAsia" w:cstheme="minorBidi"/>
          <w:noProof/>
          <w:sz w:val="24"/>
          <w:szCs w:val="24"/>
          <w:lang w:eastAsia="ja-JP"/>
        </w:rPr>
        <w:tab/>
      </w:r>
      <w:r>
        <w:rPr>
          <w:noProof/>
        </w:rPr>
        <w:t>&lt;Class&gt; TerminologyCode</w:t>
      </w:r>
      <w:r>
        <w:rPr>
          <w:noProof/>
        </w:rPr>
        <w:tab/>
      </w:r>
      <w:r>
        <w:rPr>
          <w:noProof/>
        </w:rPr>
        <w:fldChar w:fldCharType="begin"/>
      </w:r>
      <w:r>
        <w:rPr>
          <w:noProof/>
        </w:rPr>
        <w:instrText xml:space="preserve"> PAGEREF _Toc285534721 \h </w:instrText>
      </w:r>
      <w:r>
        <w:rPr>
          <w:noProof/>
        </w:rPr>
      </w:r>
      <w:r>
        <w:rPr>
          <w:noProof/>
        </w:rPr>
        <w:fldChar w:fldCharType="separate"/>
      </w:r>
      <w:r>
        <w:rPr>
          <w:noProof/>
        </w:rPr>
        <w:t>32</w:t>
      </w:r>
      <w:r>
        <w:rPr>
          <w:noProof/>
        </w:rPr>
        <w:fldChar w:fldCharType="end"/>
      </w:r>
    </w:p>
    <w:p w14:paraId="370BEF95"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8.3.4.6.</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_Toc285534722 \h </w:instrText>
      </w:r>
      <w:r>
        <w:rPr>
          <w:noProof/>
        </w:rPr>
      </w:r>
      <w:r>
        <w:rPr>
          <w:noProof/>
        </w:rPr>
        <w:fldChar w:fldCharType="separate"/>
      </w:r>
      <w:r>
        <w:rPr>
          <w:noProof/>
        </w:rPr>
        <w:t>33</w:t>
      </w:r>
      <w:r>
        <w:rPr>
          <w:noProof/>
        </w:rPr>
        <w:fldChar w:fldCharType="end"/>
      </w:r>
    </w:p>
    <w:p w14:paraId="5FF2FAE6"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8.3.4.7.</w:t>
      </w:r>
      <w:r>
        <w:rPr>
          <w:rFonts w:eastAsiaTheme="minorEastAsia" w:cstheme="minorBidi"/>
          <w:noProof/>
          <w:sz w:val="24"/>
          <w:szCs w:val="24"/>
          <w:lang w:eastAsia="ja-JP"/>
        </w:rPr>
        <w:tab/>
      </w:r>
      <w:r>
        <w:rPr>
          <w:noProof/>
        </w:rPr>
        <w:t>&lt;Stereotype&gt; AssumedValue</w:t>
      </w:r>
      <w:r>
        <w:rPr>
          <w:noProof/>
        </w:rPr>
        <w:tab/>
      </w:r>
      <w:r>
        <w:rPr>
          <w:noProof/>
        </w:rPr>
        <w:fldChar w:fldCharType="begin"/>
      </w:r>
      <w:r>
        <w:rPr>
          <w:noProof/>
        </w:rPr>
        <w:instrText xml:space="preserve"> PAGEREF _Toc285534723 \h </w:instrText>
      </w:r>
      <w:r>
        <w:rPr>
          <w:noProof/>
        </w:rPr>
      </w:r>
      <w:r>
        <w:rPr>
          <w:noProof/>
        </w:rPr>
        <w:fldChar w:fldCharType="separate"/>
      </w:r>
      <w:r>
        <w:rPr>
          <w:noProof/>
        </w:rPr>
        <w:t>33</w:t>
      </w:r>
      <w:r>
        <w:rPr>
          <w:noProof/>
        </w:rPr>
        <w:fldChar w:fldCharType="end"/>
      </w:r>
    </w:p>
    <w:p w14:paraId="0790263F"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8.3.4.8.</w:t>
      </w:r>
      <w:r>
        <w:rPr>
          <w:rFonts w:eastAsiaTheme="minorEastAsia" w:cstheme="minorBidi"/>
          <w:noProof/>
          <w:sz w:val="24"/>
          <w:szCs w:val="24"/>
          <w:lang w:eastAsia="ja-JP"/>
        </w:rPr>
        <w:tab/>
      </w:r>
      <w:r>
        <w:rPr>
          <w:noProof/>
        </w:rPr>
        <w:t>&lt;Stereotype&gt; CodeSystemReference</w:t>
      </w:r>
      <w:r>
        <w:rPr>
          <w:noProof/>
        </w:rPr>
        <w:tab/>
      </w:r>
      <w:r>
        <w:rPr>
          <w:noProof/>
        </w:rPr>
        <w:fldChar w:fldCharType="begin"/>
      </w:r>
      <w:r>
        <w:rPr>
          <w:noProof/>
        </w:rPr>
        <w:instrText xml:space="preserve"> PAGEREF _Toc285534724 \h </w:instrText>
      </w:r>
      <w:r>
        <w:rPr>
          <w:noProof/>
        </w:rPr>
      </w:r>
      <w:r>
        <w:rPr>
          <w:noProof/>
        </w:rPr>
        <w:fldChar w:fldCharType="separate"/>
      </w:r>
      <w:r>
        <w:rPr>
          <w:noProof/>
        </w:rPr>
        <w:t>34</w:t>
      </w:r>
      <w:r>
        <w:rPr>
          <w:noProof/>
        </w:rPr>
        <w:fldChar w:fldCharType="end"/>
      </w:r>
    </w:p>
    <w:p w14:paraId="4017E673"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8.3.4.9.</w:t>
      </w:r>
      <w:r>
        <w:rPr>
          <w:rFonts w:eastAsiaTheme="minorEastAsia" w:cstheme="minorBidi"/>
          <w:noProof/>
          <w:sz w:val="24"/>
          <w:szCs w:val="24"/>
          <w:lang w:eastAsia="ja-JP"/>
        </w:rPr>
        <w:tab/>
      </w:r>
      <w:r>
        <w:rPr>
          <w:noProof/>
        </w:rPr>
        <w:t>&lt;Stereotype&gt; CodeSystemReferenceInstance</w:t>
      </w:r>
      <w:r>
        <w:rPr>
          <w:noProof/>
        </w:rPr>
        <w:tab/>
      </w:r>
      <w:r>
        <w:rPr>
          <w:noProof/>
        </w:rPr>
        <w:fldChar w:fldCharType="begin"/>
      </w:r>
      <w:r>
        <w:rPr>
          <w:noProof/>
        </w:rPr>
        <w:instrText xml:space="preserve"> PAGEREF _Toc285534725 \h </w:instrText>
      </w:r>
      <w:r>
        <w:rPr>
          <w:noProof/>
        </w:rPr>
      </w:r>
      <w:r>
        <w:rPr>
          <w:noProof/>
        </w:rPr>
        <w:fldChar w:fldCharType="separate"/>
      </w:r>
      <w:r>
        <w:rPr>
          <w:noProof/>
        </w:rPr>
        <w:t>34</w:t>
      </w:r>
      <w:r>
        <w:rPr>
          <w:noProof/>
        </w:rPr>
        <w:fldChar w:fldCharType="end"/>
      </w:r>
    </w:p>
    <w:p w14:paraId="6FF0A004"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8.3.4.10.</w:t>
      </w:r>
      <w:r>
        <w:rPr>
          <w:rFonts w:eastAsiaTheme="minorEastAsia" w:cstheme="minorBidi"/>
          <w:noProof/>
          <w:sz w:val="24"/>
          <w:szCs w:val="24"/>
          <w:lang w:eastAsia="ja-JP"/>
        </w:rPr>
        <w:tab/>
      </w:r>
      <w:r>
        <w:rPr>
          <w:noProof/>
        </w:rPr>
        <w:t>&lt;Stereotype&gt; CodeSystemVersionReference</w:t>
      </w:r>
      <w:r>
        <w:rPr>
          <w:noProof/>
        </w:rPr>
        <w:tab/>
      </w:r>
      <w:r>
        <w:rPr>
          <w:noProof/>
        </w:rPr>
        <w:fldChar w:fldCharType="begin"/>
      </w:r>
      <w:r>
        <w:rPr>
          <w:noProof/>
        </w:rPr>
        <w:instrText xml:space="preserve"> PAGEREF _Toc285534726 \h </w:instrText>
      </w:r>
      <w:r>
        <w:rPr>
          <w:noProof/>
        </w:rPr>
      </w:r>
      <w:r>
        <w:rPr>
          <w:noProof/>
        </w:rPr>
        <w:fldChar w:fldCharType="separate"/>
      </w:r>
      <w:r>
        <w:rPr>
          <w:noProof/>
        </w:rPr>
        <w:t>34</w:t>
      </w:r>
      <w:r>
        <w:rPr>
          <w:noProof/>
        </w:rPr>
        <w:fldChar w:fldCharType="end"/>
      </w:r>
    </w:p>
    <w:p w14:paraId="7D37BC46"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8.3.4.11.</w:t>
      </w:r>
      <w:r>
        <w:rPr>
          <w:rFonts w:eastAsiaTheme="minorEastAsia" w:cstheme="minorBidi"/>
          <w:noProof/>
          <w:sz w:val="24"/>
          <w:szCs w:val="24"/>
          <w:lang w:eastAsia="ja-JP"/>
        </w:rPr>
        <w:tab/>
      </w:r>
      <w:r>
        <w:rPr>
          <w:noProof/>
        </w:rPr>
        <w:t>&lt;Stereotype&gt; ConceptReference</w:t>
      </w:r>
      <w:r>
        <w:rPr>
          <w:noProof/>
        </w:rPr>
        <w:tab/>
      </w:r>
      <w:r>
        <w:rPr>
          <w:noProof/>
        </w:rPr>
        <w:fldChar w:fldCharType="begin"/>
      </w:r>
      <w:r>
        <w:rPr>
          <w:noProof/>
        </w:rPr>
        <w:instrText xml:space="preserve"> PAGEREF _Toc285534727 \h </w:instrText>
      </w:r>
      <w:r>
        <w:rPr>
          <w:noProof/>
        </w:rPr>
      </w:r>
      <w:r>
        <w:rPr>
          <w:noProof/>
        </w:rPr>
        <w:fldChar w:fldCharType="separate"/>
      </w:r>
      <w:r>
        <w:rPr>
          <w:noProof/>
        </w:rPr>
        <w:t>35</w:t>
      </w:r>
      <w:r>
        <w:rPr>
          <w:noProof/>
        </w:rPr>
        <w:fldChar w:fldCharType="end"/>
      </w:r>
    </w:p>
    <w:p w14:paraId="5E3ECF53"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8.3.4.12.</w:t>
      </w:r>
      <w:r>
        <w:rPr>
          <w:rFonts w:eastAsiaTheme="minorEastAsia" w:cstheme="minorBidi"/>
          <w:noProof/>
          <w:sz w:val="24"/>
          <w:szCs w:val="24"/>
          <w:lang w:eastAsia="ja-JP"/>
        </w:rPr>
        <w:tab/>
      </w:r>
      <w:r>
        <w:rPr>
          <w:noProof/>
        </w:rPr>
        <w:t>&lt;Stereotype&gt; ConceptReferenceInstance</w:t>
      </w:r>
      <w:r>
        <w:rPr>
          <w:noProof/>
        </w:rPr>
        <w:tab/>
      </w:r>
      <w:r>
        <w:rPr>
          <w:noProof/>
        </w:rPr>
        <w:fldChar w:fldCharType="begin"/>
      </w:r>
      <w:r>
        <w:rPr>
          <w:noProof/>
        </w:rPr>
        <w:instrText xml:space="preserve"> PAGEREF _Toc285534728 \h </w:instrText>
      </w:r>
      <w:r>
        <w:rPr>
          <w:noProof/>
        </w:rPr>
      </w:r>
      <w:r>
        <w:rPr>
          <w:noProof/>
        </w:rPr>
        <w:fldChar w:fldCharType="separate"/>
      </w:r>
      <w:r>
        <w:rPr>
          <w:noProof/>
        </w:rPr>
        <w:t>35</w:t>
      </w:r>
      <w:r>
        <w:rPr>
          <w:noProof/>
        </w:rPr>
        <w:fldChar w:fldCharType="end"/>
      </w:r>
    </w:p>
    <w:p w14:paraId="2AA493C5"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8.3.4.13.</w:t>
      </w:r>
      <w:r>
        <w:rPr>
          <w:rFonts w:eastAsiaTheme="minorEastAsia" w:cstheme="minorBidi"/>
          <w:noProof/>
          <w:sz w:val="24"/>
          <w:szCs w:val="24"/>
          <w:lang w:eastAsia="ja-JP"/>
        </w:rPr>
        <w:tab/>
      </w:r>
      <w:r>
        <w:rPr>
          <w:noProof/>
        </w:rPr>
        <w:t>&lt;Stereotype&gt; DataBinding</w:t>
      </w:r>
      <w:r>
        <w:rPr>
          <w:noProof/>
        </w:rPr>
        <w:tab/>
      </w:r>
      <w:r>
        <w:rPr>
          <w:noProof/>
        </w:rPr>
        <w:fldChar w:fldCharType="begin"/>
      </w:r>
      <w:r>
        <w:rPr>
          <w:noProof/>
        </w:rPr>
        <w:instrText xml:space="preserve"> PAGEREF _Toc285534729 \h </w:instrText>
      </w:r>
      <w:r>
        <w:rPr>
          <w:noProof/>
        </w:rPr>
      </w:r>
      <w:r>
        <w:rPr>
          <w:noProof/>
        </w:rPr>
        <w:fldChar w:fldCharType="separate"/>
      </w:r>
      <w:r>
        <w:rPr>
          <w:noProof/>
        </w:rPr>
        <w:t>36</w:t>
      </w:r>
      <w:r>
        <w:rPr>
          <w:noProof/>
        </w:rPr>
        <w:fldChar w:fldCharType="end"/>
      </w:r>
    </w:p>
    <w:p w14:paraId="06C5C6A2"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8.3.4.14.</w:t>
      </w:r>
      <w:r>
        <w:rPr>
          <w:rFonts w:eastAsiaTheme="minorEastAsia" w:cstheme="minorBidi"/>
          <w:noProof/>
          <w:sz w:val="24"/>
          <w:szCs w:val="24"/>
          <w:lang w:eastAsia="ja-JP"/>
        </w:rPr>
        <w:tab/>
      </w:r>
      <w:r>
        <w:rPr>
          <w:noProof/>
        </w:rPr>
        <w:t>&lt;Stereotype&gt; DescribedItem</w:t>
      </w:r>
      <w:r>
        <w:rPr>
          <w:noProof/>
        </w:rPr>
        <w:tab/>
      </w:r>
      <w:r>
        <w:rPr>
          <w:noProof/>
        </w:rPr>
        <w:fldChar w:fldCharType="begin"/>
      </w:r>
      <w:r>
        <w:rPr>
          <w:noProof/>
        </w:rPr>
        <w:instrText xml:space="preserve"> PAGEREF _Toc285534730 \h </w:instrText>
      </w:r>
      <w:r>
        <w:rPr>
          <w:noProof/>
        </w:rPr>
      </w:r>
      <w:r>
        <w:rPr>
          <w:noProof/>
        </w:rPr>
        <w:fldChar w:fldCharType="separate"/>
      </w:r>
      <w:r>
        <w:rPr>
          <w:noProof/>
        </w:rPr>
        <w:t>37</w:t>
      </w:r>
      <w:r>
        <w:rPr>
          <w:noProof/>
        </w:rPr>
        <w:fldChar w:fldCharType="end"/>
      </w:r>
    </w:p>
    <w:p w14:paraId="6C61F510"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8.3.4.15.</w:t>
      </w:r>
      <w:r>
        <w:rPr>
          <w:rFonts w:eastAsiaTheme="minorEastAsia" w:cstheme="minorBidi"/>
          <w:noProof/>
          <w:sz w:val="24"/>
          <w:szCs w:val="24"/>
          <w:lang w:eastAsia="ja-JP"/>
        </w:rPr>
        <w:tab/>
      </w:r>
      <w:r>
        <w:rPr>
          <w:noProof/>
        </w:rPr>
        <w:t>&lt;Stereotype&gt; DesignatableItem</w:t>
      </w:r>
      <w:r>
        <w:rPr>
          <w:noProof/>
        </w:rPr>
        <w:tab/>
      </w:r>
      <w:r>
        <w:rPr>
          <w:noProof/>
        </w:rPr>
        <w:fldChar w:fldCharType="begin"/>
      </w:r>
      <w:r>
        <w:rPr>
          <w:noProof/>
        </w:rPr>
        <w:instrText xml:space="preserve"> PAGEREF _Toc285534731 \h </w:instrText>
      </w:r>
      <w:r>
        <w:rPr>
          <w:noProof/>
        </w:rPr>
      </w:r>
      <w:r>
        <w:rPr>
          <w:noProof/>
        </w:rPr>
        <w:fldChar w:fldCharType="separate"/>
      </w:r>
      <w:r>
        <w:rPr>
          <w:noProof/>
        </w:rPr>
        <w:t>38</w:t>
      </w:r>
      <w:r>
        <w:rPr>
          <w:noProof/>
        </w:rPr>
        <w:fldChar w:fldCharType="end"/>
      </w:r>
    </w:p>
    <w:p w14:paraId="05035A35"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8.3.4.16.</w:t>
      </w:r>
      <w:r>
        <w:rPr>
          <w:rFonts w:eastAsiaTheme="minorEastAsia" w:cstheme="minorBidi"/>
          <w:noProof/>
          <w:sz w:val="24"/>
          <w:szCs w:val="24"/>
          <w:lang w:eastAsia="ja-JP"/>
        </w:rPr>
        <w:tab/>
      </w:r>
      <w:r>
        <w:rPr>
          <w:noProof/>
        </w:rPr>
        <w:t>&lt;Stereotype&gt; EnumeratedValueDomain</w:t>
      </w:r>
      <w:r>
        <w:rPr>
          <w:noProof/>
        </w:rPr>
        <w:tab/>
      </w:r>
      <w:r>
        <w:rPr>
          <w:noProof/>
        </w:rPr>
        <w:fldChar w:fldCharType="begin"/>
      </w:r>
      <w:r>
        <w:rPr>
          <w:noProof/>
        </w:rPr>
        <w:instrText xml:space="preserve"> PAGEREF _Toc285534732 \h </w:instrText>
      </w:r>
      <w:r>
        <w:rPr>
          <w:noProof/>
        </w:rPr>
      </w:r>
      <w:r>
        <w:rPr>
          <w:noProof/>
        </w:rPr>
        <w:fldChar w:fldCharType="separate"/>
      </w:r>
      <w:r>
        <w:rPr>
          <w:noProof/>
        </w:rPr>
        <w:t>38</w:t>
      </w:r>
      <w:r>
        <w:rPr>
          <w:noProof/>
        </w:rPr>
        <w:fldChar w:fldCharType="end"/>
      </w:r>
    </w:p>
    <w:p w14:paraId="6CA84C3D"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8.3.4.17.</w:t>
      </w:r>
      <w:r>
        <w:rPr>
          <w:rFonts w:eastAsiaTheme="minorEastAsia" w:cstheme="minorBidi"/>
          <w:noProof/>
          <w:sz w:val="24"/>
          <w:szCs w:val="24"/>
          <w:lang w:eastAsia="ja-JP"/>
        </w:rPr>
        <w:tab/>
      </w:r>
      <w:r>
        <w:rPr>
          <w:noProof/>
        </w:rPr>
        <w:t>&lt;Stereotype&gt; IdentifiedItem</w:t>
      </w:r>
      <w:r>
        <w:rPr>
          <w:noProof/>
        </w:rPr>
        <w:tab/>
      </w:r>
      <w:r>
        <w:rPr>
          <w:noProof/>
        </w:rPr>
        <w:fldChar w:fldCharType="begin"/>
      </w:r>
      <w:r>
        <w:rPr>
          <w:noProof/>
        </w:rPr>
        <w:instrText xml:space="preserve"> PAGEREF _Toc285534733 \h </w:instrText>
      </w:r>
      <w:r>
        <w:rPr>
          <w:noProof/>
        </w:rPr>
      </w:r>
      <w:r>
        <w:rPr>
          <w:noProof/>
        </w:rPr>
        <w:fldChar w:fldCharType="separate"/>
      </w:r>
      <w:r>
        <w:rPr>
          <w:noProof/>
        </w:rPr>
        <w:t>39</w:t>
      </w:r>
      <w:r>
        <w:rPr>
          <w:noProof/>
        </w:rPr>
        <w:fldChar w:fldCharType="end"/>
      </w:r>
    </w:p>
    <w:p w14:paraId="0F81A7B7"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8.3.4.18.</w:t>
      </w:r>
      <w:r>
        <w:rPr>
          <w:rFonts w:eastAsiaTheme="minorEastAsia" w:cstheme="minorBidi"/>
          <w:noProof/>
          <w:sz w:val="24"/>
          <w:szCs w:val="24"/>
          <w:lang w:eastAsia="ja-JP"/>
        </w:rPr>
        <w:tab/>
      </w:r>
      <w:r>
        <w:rPr>
          <w:noProof/>
        </w:rPr>
        <w:t>&lt;Stereotype&gt; Infrastructure</w:t>
      </w:r>
      <w:r>
        <w:rPr>
          <w:noProof/>
        </w:rPr>
        <w:tab/>
      </w:r>
      <w:r>
        <w:rPr>
          <w:noProof/>
        </w:rPr>
        <w:fldChar w:fldCharType="begin"/>
      </w:r>
      <w:r>
        <w:rPr>
          <w:noProof/>
        </w:rPr>
        <w:instrText xml:space="preserve"> PAGEREF _Toc285534734 \h </w:instrText>
      </w:r>
      <w:r>
        <w:rPr>
          <w:noProof/>
        </w:rPr>
      </w:r>
      <w:r>
        <w:rPr>
          <w:noProof/>
        </w:rPr>
        <w:fldChar w:fldCharType="separate"/>
      </w:r>
      <w:r>
        <w:rPr>
          <w:noProof/>
        </w:rPr>
        <w:t>40</w:t>
      </w:r>
      <w:r>
        <w:rPr>
          <w:noProof/>
        </w:rPr>
        <w:fldChar w:fldCharType="end"/>
      </w:r>
    </w:p>
    <w:p w14:paraId="7C0BCC27"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8.3.4.19.</w:t>
      </w:r>
      <w:r>
        <w:rPr>
          <w:rFonts w:eastAsiaTheme="minorEastAsia" w:cstheme="minorBidi"/>
          <w:noProof/>
          <w:sz w:val="24"/>
          <w:szCs w:val="24"/>
          <w:lang w:eastAsia="ja-JP"/>
        </w:rPr>
        <w:tab/>
      </w:r>
      <w:r>
        <w:rPr>
          <w:noProof/>
        </w:rPr>
        <w:t>&lt;Stereotype&gt; KnownNamespace</w:t>
      </w:r>
      <w:r>
        <w:rPr>
          <w:noProof/>
        </w:rPr>
        <w:tab/>
      </w:r>
      <w:r>
        <w:rPr>
          <w:noProof/>
        </w:rPr>
        <w:fldChar w:fldCharType="begin"/>
      </w:r>
      <w:r>
        <w:rPr>
          <w:noProof/>
        </w:rPr>
        <w:instrText xml:space="preserve"> PAGEREF _Toc285534735 \h </w:instrText>
      </w:r>
      <w:r>
        <w:rPr>
          <w:noProof/>
        </w:rPr>
      </w:r>
      <w:r>
        <w:rPr>
          <w:noProof/>
        </w:rPr>
        <w:fldChar w:fldCharType="separate"/>
      </w:r>
      <w:r>
        <w:rPr>
          <w:noProof/>
        </w:rPr>
        <w:t>40</w:t>
      </w:r>
      <w:r>
        <w:rPr>
          <w:noProof/>
        </w:rPr>
        <w:fldChar w:fldCharType="end"/>
      </w:r>
    </w:p>
    <w:p w14:paraId="6BA3E89B"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8.3.4.20.</w:t>
      </w:r>
      <w:r>
        <w:rPr>
          <w:rFonts w:eastAsiaTheme="minorEastAsia" w:cstheme="minorBidi"/>
          <w:noProof/>
          <w:sz w:val="24"/>
          <w:szCs w:val="24"/>
          <w:lang w:eastAsia="ja-JP"/>
        </w:rPr>
        <w:tab/>
      </w:r>
      <w:r>
        <w:rPr>
          <w:noProof/>
        </w:rPr>
        <w:t>&lt;Stereotype&gt; Language</w:t>
      </w:r>
      <w:r>
        <w:rPr>
          <w:noProof/>
        </w:rPr>
        <w:tab/>
      </w:r>
      <w:r>
        <w:rPr>
          <w:noProof/>
        </w:rPr>
        <w:fldChar w:fldCharType="begin"/>
      </w:r>
      <w:r>
        <w:rPr>
          <w:noProof/>
        </w:rPr>
        <w:instrText xml:space="preserve"> PAGEREF _Toc285534736 \h </w:instrText>
      </w:r>
      <w:r>
        <w:rPr>
          <w:noProof/>
        </w:rPr>
      </w:r>
      <w:r>
        <w:rPr>
          <w:noProof/>
        </w:rPr>
        <w:fldChar w:fldCharType="separate"/>
      </w:r>
      <w:r>
        <w:rPr>
          <w:noProof/>
        </w:rPr>
        <w:t>41</w:t>
      </w:r>
      <w:r>
        <w:rPr>
          <w:noProof/>
        </w:rPr>
        <w:fldChar w:fldCharType="end"/>
      </w:r>
    </w:p>
    <w:p w14:paraId="0A1F66A4"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8.3.4.21.</w:t>
      </w:r>
      <w:r>
        <w:rPr>
          <w:rFonts w:eastAsiaTheme="minorEastAsia" w:cstheme="minorBidi"/>
          <w:noProof/>
          <w:sz w:val="24"/>
          <w:szCs w:val="24"/>
          <w:lang w:eastAsia="ja-JP"/>
        </w:rPr>
        <w:tab/>
      </w:r>
      <w:r>
        <w:rPr>
          <w:noProof/>
        </w:rPr>
        <w:t>&lt;Stereotype&gt; MappedDataType</w:t>
      </w:r>
      <w:r>
        <w:rPr>
          <w:noProof/>
        </w:rPr>
        <w:tab/>
      </w:r>
      <w:r>
        <w:rPr>
          <w:noProof/>
        </w:rPr>
        <w:fldChar w:fldCharType="begin"/>
      </w:r>
      <w:r>
        <w:rPr>
          <w:noProof/>
        </w:rPr>
        <w:instrText xml:space="preserve"> PAGEREF _Toc285534737 \h </w:instrText>
      </w:r>
      <w:r>
        <w:rPr>
          <w:noProof/>
        </w:rPr>
      </w:r>
      <w:r>
        <w:rPr>
          <w:noProof/>
        </w:rPr>
        <w:fldChar w:fldCharType="separate"/>
      </w:r>
      <w:r>
        <w:rPr>
          <w:noProof/>
        </w:rPr>
        <w:t>41</w:t>
      </w:r>
      <w:r>
        <w:rPr>
          <w:noProof/>
        </w:rPr>
        <w:fldChar w:fldCharType="end"/>
      </w:r>
    </w:p>
    <w:p w14:paraId="71B15D71"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8.3.4.22.</w:t>
      </w:r>
      <w:r>
        <w:rPr>
          <w:rFonts w:eastAsiaTheme="minorEastAsia" w:cstheme="minorBidi"/>
          <w:noProof/>
          <w:sz w:val="24"/>
          <w:szCs w:val="24"/>
          <w:lang w:eastAsia="ja-JP"/>
        </w:rPr>
        <w:tab/>
      </w:r>
      <w:r>
        <w:rPr>
          <w:noProof/>
        </w:rPr>
        <w:t>&lt;Stereotype&gt; NamespaceInstance</w:t>
      </w:r>
      <w:r>
        <w:rPr>
          <w:noProof/>
        </w:rPr>
        <w:tab/>
      </w:r>
      <w:r>
        <w:rPr>
          <w:noProof/>
        </w:rPr>
        <w:fldChar w:fldCharType="begin"/>
      </w:r>
      <w:r>
        <w:rPr>
          <w:noProof/>
        </w:rPr>
        <w:instrText xml:space="preserve"> PAGEREF _Toc285534738 \h </w:instrText>
      </w:r>
      <w:r>
        <w:rPr>
          <w:noProof/>
        </w:rPr>
      </w:r>
      <w:r>
        <w:rPr>
          <w:noProof/>
        </w:rPr>
        <w:fldChar w:fldCharType="separate"/>
      </w:r>
      <w:r>
        <w:rPr>
          <w:noProof/>
        </w:rPr>
        <w:t>41</w:t>
      </w:r>
      <w:r>
        <w:rPr>
          <w:noProof/>
        </w:rPr>
        <w:fldChar w:fldCharType="end"/>
      </w:r>
    </w:p>
    <w:p w14:paraId="3C5ABD46"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8.3.4.23.</w:t>
      </w:r>
      <w:r>
        <w:rPr>
          <w:rFonts w:eastAsiaTheme="minorEastAsia" w:cstheme="minorBidi"/>
          <w:noProof/>
          <w:sz w:val="24"/>
          <w:szCs w:val="24"/>
          <w:lang w:eastAsia="ja-JP"/>
        </w:rPr>
        <w:tab/>
      </w:r>
      <w:r>
        <w:rPr>
          <w:noProof/>
        </w:rPr>
        <w:t>&lt;Stereotype&gt; PermissibleValue</w:t>
      </w:r>
      <w:r>
        <w:rPr>
          <w:noProof/>
        </w:rPr>
        <w:tab/>
      </w:r>
      <w:r>
        <w:rPr>
          <w:noProof/>
        </w:rPr>
        <w:fldChar w:fldCharType="begin"/>
      </w:r>
      <w:r>
        <w:rPr>
          <w:noProof/>
        </w:rPr>
        <w:instrText xml:space="preserve"> PAGEREF _Toc285534739 \h </w:instrText>
      </w:r>
      <w:r>
        <w:rPr>
          <w:noProof/>
        </w:rPr>
      </w:r>
      <w:r>
        <w:rPr>
          <w:noProof/>
        </w:rPr>
        <w:fldChar w:fldCharType="separate"/>
      </w:r>
      <w:r>
        <w:rPr>
          <w:noProof/>
        </w:rPr>
        <w:t>42</w:t>
      </w:r>
      <w:r>
        <w:rPr>
          <w:noProof/>
        </w:rPr>
        <w:fldChar w:fldCharType="end"/>
      </w:r>
    </w:p>
    <w:p w14:paraId="001BFEC6"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8.3.4.24.</w:t>
      </w:r>
      <w:r>
        <w:rPr>
          <w:rFonts w:eastAsiaTheme="minorEastAsia" w:cstheme="minorBidi"/>
          <w:noProof/>
          <w:sz w:val="24"/>
          <w:szCs w:val="24"/>
          <w:lang w:eastAsia="ja-JP"/>
        </w:rPr>
        <w:tab/>
      </w:r>
      <w:r>
        <w:rPr>
          <w:noProof/>
        </w:rPr>
        <w:t>&lt;Stereotype&gt; PossibleValue</w:t>
      </w:r>
      <w:r>
        <w:rPr>
          <w:noProof/>
        </w:rPr>
        <w:tab/>
      </w:r>
      <w:r>
        <w:rPr>
          <w:noProof/>
        </w:rPr>
        <w:fldChar w:fldCharType="begin"/>
      </w:r>
      <w:r>
        <w:rPr>
          <w:noProof/>
        </w:rPr>
        <w:instrText xml:space="preserve"> PAGEREF _Toc285534740 \h </w:instrText>
      </w:r>
      <w:r>
        <w:rPr>
          <w:noProof/>
        </w:rPr>
      </w:r>
      <w:r>
        <w:rPr>
          <w:noProof/>
        </w:rPr>
        <w:fldChar w:fldCharType="separate"/>
      </w:r>
      <w:r>
        <w:rPr>
          <w:noProof/>
        </w:rPr>
        <w:t>42</w:t>
      </w:r>
      <w:r>
        <w:rPr>
          <w:noProof/>
        </w:rPr>
        <w:fldChar w:fldCharType="end"/>
      </w:r>
    </w:p>
    <w:p w14:paraId="4D09AB53"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8.3.4.25.</w:t>
      </w:r>
      <w:r>
        <w:rPr>
          <w:rFonts w:eastAsiaTheme="minorEastAsia" w:cstheme="minorBidi"/>
          <w:noProof/>
          <w:sz w:val="24"/>
          <w:szCs w:val="24"/>
          <w:lang w:eastAsia="ja-JP"/>
        </w:rPr>
        <w:tab/>
      </w:r>
      <w:r>
        <w:rPr>
          <w:noProof/>
        </w:rPr>
        <w:t>&lt;Stereotype&gt; ReferenceModel</w:t>
      </w:r>
      <w:r>
        <w:rPr>
          <w:noProof/>
        </w:rPr>
        <w:tab/>
      </w:r>
      <w:r>
        <w:rPr>
          <w:noProof/>
        </w:rPr>
        <w:fldChar w:fldCharType="begin"/>
      </w:r>
      <w:r>
        <w:rPr>
          <w:noProof/>
        </w:rPr>
        <w:instrText xml:space="preserve"> PAGEREF _Toc285534741 \h </w:instrText>
      </w:r>
      <w:r>
        <w:rPr>
          <w:noProof/>
        </w:rPr>
      </w:r>
      <w:r>
        <w:rPr>
          <w:noProof/>
        </w:rPr>
        <w:fldChar w:fldCharType="separate"/>
      </w:r>
      <w:r>
        <w:rPr>
          <w:noProof/>
        </w:rPr>
        <w:t>43</w:t>
      </w:r>
      <w:r>
        <w:rPr>
          <w:noProof/>
        </w:rPr>
        <w:fldChar w:fldCharType="end"/>
      </w:r>
    </w:p>
    <w:p w14:paraId="06FE6E3E"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8.3.4.26.</w:t>
      </w:r>
      <w:r>
        <w:rPr>
          <w:rFonts w:eastAsiaTheme="minorEastAsia" w:cstheme="minorBidi"/>
          <w:noProof/>
          <w:sz w:val="24"/>
          <w:szCs w:val="24"/>
          <w:lang w:eastAsia="ja-JP"/>
        </w:rPr>
        <w:tab/>
      </w:r>
      <w:r>
        <w:rPr>
          <w:noProof/>
        </w:rPr>
        <w:t>&lt;Stereotype&gt; ResourceReference</w:t>
      </w:r>
      <w:r>
        <w:rPr>
          <w:noProof/>
        </w:rPr>
        <w:tab/>
      </w:r>
      <w:r>
        <w:rPr>
          <w:noProof/>
        </w:rPr>
        <w:fldChar w:fldCharType="begin"/>
      </w:r>
      <w:r>
        <w:rPr>
          <w:noProof/>
        </w:rPr>
        <w:instrText xml:space="preserve"> PAGEREF _Toc285534742 \h </w:instrText>
      </w:r>
      <w:r>
        <w:rPr>
          <w:noProof/>
        </w:rPr>
      </w:r>
      <w:r>
        <w:rPr>
          <w:noProof/>
        </w:rPr>
        <w:fldChar w:fldCharType="separate"/>
      </w:r>
      <w:r>
        <w:rPr>
          <w:noProof/>
        </w:rPr>
        <w:t>43</w:t>
      </w:r>
      <w:r>
        <w:rPr>
          <w:noProof/>
        </w:rPr>
        <w:fldChar w:fldCharType="end"/>
      </w:r>
    </w:p>
    <w:p w14:paraId="69D7EF47"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8.3.4.27.</w:t>
      </w:r>
      <w:r>
        <w:rPr>
          <w:rFonts w:eastAsiaTheme="minorEastAsia" w:cstheme="minorBidi"/>
          <w:noProof/>
          <w:sz w:val="24"/>
          <w:szCs w:val="24"/>
          <w:lang w:eastAsia="ja-JP"/>
        </w:rPr>
        <w:tab/>
      </w:r>
      <w:r>
        <w:rPr>
          <w:noProof/>
        </w:rPr>
        <w:t>&lt;Stereotype&gt; ResourceReferenceInstance</w:t>
      </w:r>
      <w:r>
        <w:rPr>
          <w:noProof/>
        </w:rPr>
        <w:tab/>
      </w:r>
      <w:r>
        <w:rPr>
          <w:noProof/>
        </w:rPr>
        <w:fldChar w:fldCharType="begin"/>
      </w:r>
      <w:r>
        <w:rPr>
          <w:noProof/>
        </w:rPr>
        <w:instrText xml:space="preserve"> PAGEREF _Toc285534743 \h </w:instrText>
      </w:r>
      <w:r>
        <w:rPr>
          <w:noProof/>
        </w:rPr>
      </w:r>
      <w:r>
        <w:rPr>
          <w:noProof/>
        </w:rPr>
        <w:fldChar w:fldCharType="separate"/>
      </w:r>
      <w:r>
        <w:rPr>
          <w:noProof/>
        </w:rPr>
        <w:t>44</w:t>
      </w:r>
      <w:r>
        <w:rPr>
          <w:noProof/>
        </w:rPr>
        <w:fldChar w:fldCharType="end"/>
      </w:r>
    </w:p>
    <w:p w14:paraId="1C035DD2"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8.3.4.28.</w:t>
      </w:r>
      <w:r>
        <w:rPr>
          <w:rFonts w:eastAsiaTheme="minorEastAsia" w:cstheme="minorBidi"/>
          <w:noProof/>
          <w:sz w:val="24"/>
          <w:szCs w:val="24"/>
          <w:lang w:eastAsia="ja-JP"/>
        </w:rPr>
        <w:tab/>
      </w:r>
      <w:r>
        <w:rPr>
          <w:noProof/>
        </w:rPr>
        <w:t>&lt;Stereotype&gt; Runtime</w:t>
      </w:r>
      <w:r>
        <w:rPr>
          <w:noProof/>
        </w:rPr>
        <w:tab/>
      </w:r>
      <w:r>
        <w:rPr>
          <w:noProof/>
        </w:rPr>
        <w:fldChar w:fldCharType="begin"/>
      </w:r>
      <w:r>
        <w:rPr>
          <w:noProof/>
        </w:rPr>
        <w:instrText xml:space="preserve"> PAGEREF _Toc285534744 \h </w:instrText>
      </w:r>
      <w:r>
        <w:rPr>
          <w:noProof/>
        </w:rPr>
      </w:r>
      <w:r>
        <w:rPr>
          <w:noProof/>
        </w:rPr>
        <w:fldChar w:fldCharType="separate"/>
      </w:r>
      <w:r>
        <w:rPr>
          <w:noProof/>
        </w:rPr>
        <w:t>45</w:t>
      </w:r>
      <w:r>
        <w:rPr>
          <w:noProof/>
        </w:rPr>
        <w:fldChar w:fldCharType="end"/>
      </w:r>
    </w:p>
    <w:p w14:paraId="483311C3"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8.3.4.29.</w:t>
      </w:r>
      <w:r>
        <w:rPr>
          <w:rFonts w:eastAsiaTheme="minorEastAsia" w:cstheme="minorBidi"/>
          <w:noProof/>
          <w:sz w:val="24"/>
          <w:szCs w:val="24"/>
          <w:lang w:eastAsia="ja-JP"/>
        </w:rPr>
        <w:tab/>
      </w:r>
      <w:r>
        <w:rPr>
          <w:noProof/>
        </w:rPr>
        <w:t>&lt;Stereotype&gt; ScopedIdentifier</w:t>
      </w:r>
      <w:r>
        <w:rPr>
          <w:noProof/>
        </w:rPr>
        <w:tab/>
      </w:r>
      <w:r>
        <w:rPr>
          <w:noProof/>
        </w:rPr>
        <w:fldChar w:fldCharType="begin"/>
      </w:r>
      <w:r>
        <w:rPr>
          <w:noProof/>
        </w:rPr>
        <w:instrText xml:space="preserve"> PAGEREF _Toc285534745 \h </w:instrText>
      </w:r>
      <w:r>
        <w:rPr>
          <w:noProof/>
        </w:rPr>
      </w:r>
      <w:r>
        <w:rPr>
          <w:noProof/>
        </w:rPr>
        <w:fldChar w:fldCharType="separate"/>
      </w:r>
      <w:r>
        <w:rPr>
          <w:noProof/>
        </w:rPr>
        <w:t>45</w:t>
      </w:r>
      <w:r>
        <w:rPr>
          <w:noProof/>
        </w:rPr>
        <w:fldChar w:fldCharType="end"/>
      </w:r>
    </w:p>
    <w:p w14:paraId="6A3D42D3"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8.3.4.30.</w:t>
      </w:r>
      <w:r>
        <w:rPr>
          <w:rFonts w:eastAsiaTheme="minorEastAsia" w:cstheme="minorBidi"/>
          <w:noProof/>
          <w:sz w:val="24"/>
          <w:szCs w:val="24"/>
          <w:lang w:eastAsia="ja-JP"/>
        </w:rPr>
        <w:tab/>
      </w:r>
      <w:r>
        <w:rPr>
          <w:noProof/>
        </w:rPr>
        <w:t>&lt;Stereotype&gt; ValueSetDefinitionReference</w:t>
      </w:r>
      <w:r>
        <w:rPr>
          <w:noProof/>
        </w:rPr>
        <w:tab/>
      </w:r>
      <w:r>
        <w:rPr>
          <w:noProof/>
        </w:rPr>
        <w:fldChar w:fldCharType="begin"/>
      </w:r>
      <w:r>
        <w:rPr>
          <w:noProof/>
        </w:rPr>
        <w:instrText xml:space="preserve"> PAGEREF _Toc285534746 \h </w:instrText>
      </w:r>
      <w:r>
        <w:rPr>
          <w:noProof/>
        </w:rPr>
      </w:r>
      <w:r>
        <w:rPr>
          <w:noProof/>
        </w:rPr>
        <w:fldChar w:fldCharType="separate"/>
      </w:r>
      <w:r>
        <w:rPr>
          <w:noProof/>
        </w:rPr>
        <w:t>45</w:t>
      </w:r>
      <w:r>
        <w:rPr>
          <w:noProof/>
        </w:rPr>
        <w:fldChar w:fldCharType="end"/>
      </w:r>
    </w:p>
    <w:p w14:paraId="4B398273"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8.3.4.31.</w:t>
      </w:r>
      <w:r>
        <w:rPr>
          <w:rFonts w:eastAsiaTheme="minorEastAsia" w:cstheme="minorBidi"/>
          <w:noProof/>
          <w:sz w:val="24"/>
          <w:szCs w:val="24"/>
          <w:lang w:eastAsia="ja-JP"/>
        </w:rPr>
        <w:tab/>
      </w:r>
      <w:r>
        <w:rPr>
          <w:noProof/>
        </w:rPr>
        <w:t>&lt;Stereotype&gt; ValueSetReference</w:t>
      </w:r>
      <w:r>
        <w:rPr>
          <w:noProof/>
        </w:rPr>
        <w:tab/>
      </w:r>
      <w:r>
        <w:rPr>
          <w:noProof/>
        </w:rPr>
        <w:fldChar w:fldCharType="begin"/>
      </w:r>
      <w:r>
        <w:rPr>
          <w:noProof/>
        </w:rPr>
        <w:instrText xml:space="preserve"> PAGEREF _Toc285534747 \h </w:instrText>
      </w:r>
      <w:r>
        <w:rPr>
          <w:noProof/>
        </w:rPr>
      </w:r>
      <w:r>
        <w:rPr>
          <w:noProof/>
        </w:rPr>
        <w:fldChar w:fldCharType="separate"/>
      </w:r>
      <w:r>
        <w:rPr>
          <w:noProof/>
        </w:rPr>
        <w:t>46</w:t>
      </w:r>
      <w:r>
        <w:rPr>
          <w:noProof/>
        </w:rPr>
        <w:fldChar w:fldCharType="end"/>
      </w:r>
    </w:p>
    <w:p w14:paraId="784E61E5"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8.3.4.32.</w:t>
      </w:r>
      <w:r>
        <w:rPr>
          <w:rFonts w:eastAsiaTheme="minorEastAsia" w:cstheme="minorBidi"/>
          <w:noProof/>
          <w:sz w:val="24"/>
          <w:szCs w:val="24"/>
          <w:lang w:eastAsia="ja-JP"/>
        </w:rPr>
        <w:tab/>
      </w:r>
      <w:r>
        <w:rPr>
          <w:noProof/>
        </w:rPr>
        <w:t>&lt;Stereotype&gt; ValueSetReferenceInstance</w:t>
      </w:r>
      <w:r>
        <w:rPr>
          <w:noProof/>
        </w:rPr>
        <w:tab/>
      </w:r>
      <w:r>
        <w:rPr>
          <w:noProof/>
        </w:rPr>
        <w:fldChar w:fldCharType="begin"/>
      </w:r>
      <w:r>
        <w:rPr>
          <w:noProof/>
        </w:rPr>
        <w:instrText xml:space="preserve"> PAGEREF _Toc285534748 \h </w:instrText>
      </w:r>
      <w:r>
        <w:rPr>
          <w:noProof/>
        </w:rPr>
      </w:r>
      <w:r>
        <w:rPr>
          <w:noProof/>
        </w:rPr>
        <w:fldChar w:fldCharType="separate"/>
      </w:r>
      <w:r>
        <w:rPr>
          <w:noProof/>
        </w:rPr>
        <w:t>46</w:t>
      </w:r>
      <w:r>
        <w:rPr>
          <w:noProof/>
        </w:rPr>
        <w:fldChar w:fldCharType="end"/>
      </w:r>
    </w:p>
    <w:p w14:paraId="720E9283" w14:textId="77777777" w:rsidR="0018237F" w:rsidRDefault="0018237F">
      <w:pPr>
        <w:pStyle w:val="TOC2"/>
        <w:tabs>
          <w:tab w:val="left" w:pos="603"/>
        </w:tabs>
        <w:rPr>
          <w:rFonts w:eastAsiaTheme="minorEastAsia" w:cstheme="minorBidi"/>
          <w:b w:val="0"/>
          <w:noProof/>
          <w:sz w:val="24"/>
          <w:szCs w:val="24"/>
          <w:lang w:eastAsia="ja-JP"/>
        </w:rPr>
      </w:pPr>
      <w:r>
        <w:rPr>
          <w:noProof/>
        </w:rPr>
        <w:t>8.4.</w:t>
      </w:r>
      <w:r>
        <w:rPr>
          <w:rFonts w:eastAsiaTheme="minorEastAsia" w:cstheme="minorBidi"/>
          <w:b w:val="0"/>
          <w:noProof/>
          <w:sz w:val="24"/>
          <w:szCs w:val="24"/>
          <w:lang w:eastAsia="ja-JP"/>
        </w:rPr>
        <w:tab/>
      </w:r>
      <w:r>
        <w:rPr>
          <w:noProof/>
        </w:rPr>
        <w:t>Constraint Profile</w:t>
      </w:r>
      <w:r>
        <w:rPr>
          <w:noProof/>
        </w:rPr>
        <w:tab/>
      </w:r>
      <w:r>
        <w:rPr>
          <w:noProof/>
        </w:rPr>
        <w:fldChar w:fldCharType="begin"/>
      </w:r>
      <w:r>
        <w:rPr>
          <w:noProof/>
        </w:rPr>
        <w:instrText xml:space="preserve"> PAGEREF _Toc285534749 \h </w:instrText>
      </w:r>
      <w:r>
        <w:rPr>
          <w:noProof/>
        </w:rPr>
      </w:r>
      <w:r>
        <w:rPr>
          <w:noProof/>
        </w:rPr>
        <w:fldChar w:fldCharType="separate"/>
      </w:r>
      <w:r>
        <w:rPr>
          <w:noProof/>
        </w:rPr>
        <w:t>47</w:t>
      </w:r>
      <w:r>
        <w:rPr>
          <w:noProof/>
        </w:rPr>
        <w:fldChar w:fldCharType="end"/>
      </w:r>
    </w:p>
    <w:p w14:paraId="3417A367" w14:textId="77777777" w:rsidR="0018237F" w:rsidRDefault="0018237F">
      <w:pPr>
        <w:pStyle w:val="TOC3"/>
        <w:tabs>
          <w:tab w:val="left" w:pos="741"/>
        </w:tabs>
        <w:rPr>
          <w:rFonts w:eastAsiaTheme="minorEastAsia" w:cstheme="minorBidi"/>
          <w:noProof/>
          <w:sz w:val="24"/>
          <w:szCs w:val="24"/>
          <w:lang w:eastAsia="ja-JP"/>
        </w:rPr>
      </w:pPr>
      <w:r>
        <w:rPr>
          <w:noProof/>
        </w:rPr>
        <w:t>8.4.1.</w:t>
      </w:r>
      <w:r>
        <w:rPr>
          <w:rFonts w:eastAsiaTheme="minorEastAsia" w:cstheme="minorBidi"/>
          <w:noProof/>
          <w:sz w:val="24"/>
          <w:szCs w:val="24"/>
          <w:lang w:eastAsia="ja-JP"/>
        </w:rPr>
        <w:tab/>
      </w:r>
      <w:r>
        <w:rPr>
          <w:noProof/>
        </w:rPr>
        <w:t>Archetypes</w:t>
      </w:r>
      <w:r>
        <w:rPr>
          <w:noProof/>
        </w:rPr>
        <w:tab/>
      </w:r>
      <w:r>
        <w:rPr>
          <w:noProof/>
        </w:rPr>
        <w:fldChar w:fldCharType="begin"/>
      </w:r>
      <w:r>
        <w:rPr>
          <w:noProof/>
        </w:rPr>
        <w:instrText xml:space="preserve"> PAGEREF _Toc285534750 \h </w:instrText>
      </w:r>
      <w:r>
        <w:rPr>
          <w:noProof/>
        </w:rPr>
      </w:r>
      <w:r>
        <w:rPr>
          <w:noProof/>
        </w:rPr>
        <w:fldChar w:fldCharType="separate"/>
      </w:r>
      <w:r>
        <w:rPr>
          <w:noProof/>
        </w:rPr>
        <w:t>47</w:t>
      </w:r>
      <w:r>
        <w:rPr>
          <w:noProof/>
        </w:rPr>
        <w:fldChar w:fldCharType="end"/>
      </w:r>
    </w:p>
    <w:p w14:paraId="09E46AFB"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8.4.1.1.</w:t>
      </w:r>
      <w:r>
        <w:rPr>
          <w:rFonts w:eastAsiaTheme="minorEastAsia" w:cstheme="minorBidi"/>
          <w:noProof/>
          <w:sz w:val="24"/>
          <w:szCs w:val="24"/>
          <w:lang w:eastAsia="ja-JP"/>
        </w:rPr>
        <w:tab/>
      </w:r>
      <w:r>
        <w:rPr>
          <w:noProof/>
        </w:rPr>
        <w:t>Archetype Libraries</w:t>
      </w:r>
      <w:r>
        <w:rPr>
          <w:noProof/>
        </w:rPr>
        <w:tab/>
      </w:r>
      <w:r>
        <w:rPr>
          <w:noProof/>
        </w:rPr>
        <w:fldChar w:fldCharType="begin"/>
      </w:r>
      <w:r>
        <w:rPr>
          <w:noProof/>
        </w:rPr>
        <w:instrText xml:space="preserve"> PAGEREF _Toc285534751 \h </w:instrText>
      </w:r>
      <w:r>
        <w:rPr>
          <w:noProof/>
        </w:rPr>
      </w:r>
      <w:r>
        <w:rPr>
          <w:noProof/>
        </w:rPr>
        <w:fldChar w:fldCharType="separate"/>
      </w:r>
      <w:r>
        <w:rPr>
          <w:noProof/>
        </w:rPr>
        <w:t>47</w:t>
      </w:r>
      <w:r>
        <w:rPr>
          <w:noProof/>
        </w:rPr>
        <w:fldChar w:fldCharType="end"/>
      </w:r>
    </w:p>
    <w:p w14:paraId="1AE8DA61"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8.4.1.2.</w:t>
      </w:r>
      <w:r>
        <w:rPr>
          <w:rFonts w:eastAsiaTheme="minorEastAsia" w:cstheme="minorBidi"/>
          <w:noProof/>
          <w:sz w:val="24"/>
          <w:szCs w:val="24"/>
          <w:lang w:eastAsia="ja-JP"/>
        </w:rPr>
        <w:tab/>
      </w:r>
      <w:r>
        <w:rPr>
          <w:noProof/>
        </w:rPr>
        <w:t>Archetype Metadata</w:t>
      </w:r>
      <w:r>
        <w:rPr>
          <w:noProof/>
        </w:rPr>
        <w:tab/>
      </w:r>
      <w:r>
        <w:rPr>
          <w:noProof/>
        </w:rPr>
        <w:fldChar w:fldCharType="begin"/>
      </w:r>
      <w:r>
        <w:rPr>
          <w:noProof/>
        </w:rPr>
        <w:instrText xml:space="preserve"> PAGEREF _Toc285534752 \h </w:instrText>
      </w:r>
      <w:r>
        <w:rPr>
          <w:noProof/>
        </w:rPr>
      </w:r>
      <w:r>
        <w:rPr>
          <w:noProof/>
        </w:rPr>
        <w:fldChar w:fldCharType="separate"/>
      </w:r>
      <w:r>
        <w:rPr>
          <w:noProof/>
        </w:rPr>
        <w:t>48</w:t>
      </w:r>
      <w:r>
        <w:rPr>
          <w:noProof/>
        </w:rPr>
        <w:fldChar w:fldCharType="end"/>
      </w:r>
    </w:p>
    <w:p w14:paraId="720E81BE" w14:textId="77777777" w:rsidR="0018237F" w:rsidRDefault="0018237F">
      <w:pPr>
        <w:pStyle w:val="TOC3"/>
        <w:tabs>
          <w:tab w:val="left" w:pos="741"/>
        </w:tabs>
        <w:rPr>
          <w:rFonts w:eastAsiaTheme="minorEastAsia" w:cstheme="minorBidi"/>
          <w:noProof/>
          <w:sz w:val="24"/>
          <w:szCs w:val="24"/>
          <w:lang w:eastAsia="ja-JP"/>
        </w:rPr>
      </w:pPr>
      <w:r>
        <w:rPr>
          <w:noProof/>
        </w:rPr>
        <w:t>8.4.2.</w:t>
      </w:r>
      <w:r>
        <w:rPr>
          <w:rFonts w:eastAsiaTheme="minorEastAsia" w:cstheme="minorBidi"/>
          <w:noProof/>
          <w:sz w:val="24"/>
          <w:szCs w:val="24"/>
          <w:lang w:eastAsia="ja-JP"/>
        </w:rPr>
        <w:tab/>
      </w:r>
      <w:r>
        <w:rPr>
          <w:noProof/>
        </w:rPr>
        <w:t>Data Type Constraints</w:t>
      </w:r>
      <w:r>
        <w:rPr>
          <w:noProof/>
        </w:rPr>
        <w:tab/>
      </w:r>
      <w:r>
        <w:rPr>
          <w:noProof/>
        </w:rPr>
        <w:fldChar w:fldCharType="begin"/>
      </w:r>
      <w:r>
        <w:rPr>
          <w:noProof/>
        </w:rPr>
        <w:instrText xml:space="preserve"> PAGEREF _Toc285534753 \h </w:instrText>
      </w:r>
      <w:r>
        <w:rPr>
          <w:noProof/>
        </w:rPr>
      </w:r>
      <w:r>
        <w:rPr>
          <w:noProof/>
        </w:rPr>
        <w:fldChar w:fldCharType="separate"/>
      </w:r>
      <w:r>
        <w:rPr>
          <w:noProof/>
        </w:rPr>
        <w:t>49</w:t>
      </w:r>
      <w:r>
        <w:rPr>
          <w:noProof/>
        </w:rPr>
        <w:fldChar w:fldCharType="end"/>
      </w:r>
    </w:p>
    <w:p w14:paraId="3194534E"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8.4.2.1.</w:t>
      </w:r>
      <w:r>
        <w:rPr>
          <w:rFonts w:eastAsiaTheme="minorEastAsia" w:cstheme="minorBidi"/>
          <w:noProof/>
          <w:sz w:val="24"/>
          <w:szCs w:val="24"/>
          <w:lang w:eastAsia="ja-JP"/>
        </w:rPr>
        <w:tab/>
      </w:r>
      <w:r>
        <w:rPr>
          <w:noProof/>
        </w:rPr>
        <w:t>Primitive Type Constraints</w:t>
      </w:r>
      <w:r>
        <w:rPr>
          <w:noProof/>
        </w:rPr>
        <w:tab/>
      </w:r>
      <w:r>
        <w:rPr>
          <w:noProof/>
        </w:rPr>
        <w:fldChar w:fldCharType="begin"/>
      </w:r>
      <w:r>
        <w:rPr>
          <w:noProof/>
        </w:rPr>
        <w:instrText xml:space="preserve"> PAGEREF _Toc285534754 \h </w:instrText>
      </w:r>
      <w:r>
        <w:rPr>
          <w:noProof/>
        </w:rPr>
      </w:r>
      <w:r>
        <w:rPr>
          <w:noProof/>
        </w:rPr>
        <w:fldChar w:fldCharType="separate"/>
      </w:r>
      <w:r>
        <w:rPr>
          <w:noProof/>
        </w:rPr>
        <w:t>49</w:t>
      </w:r>
      <w:r>
        <w:rPr>
          <w:noProof/>
        </w:rPr>
        <w:fldChar w:fldCharType="end"/>
      </w:r>
    </w:p>
    <w:p w14:paraId="224CA5CA"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8.4.2.2.</w:t>
      </w:r>
      <w:r>
        <w:rPr>
          <w:rFonts w:eastAsiaTheme="minorEastAsia" w:cstheme="minorBidi"/>
          <w:noProof/>
          <w:sz w:val="24"/>
          <w:szCs w:val="24"/>
          <w:lang w:eastAsia="ja-JP"/>
        </w:rPr>
        <w:tab/>
      </w:r>
      <w:r>
        <w:rPr>
          <w:noProof/>
        </w:rPr>
        <w:t>Date and Time Match Types</w:t>
      </w:r>
      <w:r>
        <w:rPr>
          <w:noProof/>
        </w:rPr>
        <w:tab/>
      </w:r>
      <w:r>
        <w:rPr>
          <w:noProof/>
        </w:rPr>
        <w:fldChar w:fldCharType="begin"/>
      </w:r>
      <w:r>
        <w:rPr>
          <w:noProof/>
        </w:rPr>
        <w:instrText xml:space="preserve"> PAGEREF _Toc285534755 \h </w:instrText>
      </w:r>
      <w:r>
        <w:rPr>
          <w:noProof/>
        </w:rPr>
      </w:r>
      <w:r>
        <w:rPr>
          <w:noProof/>
        </w:rPr>
        <w:fldChar w:fldCharType="separate"/>
      </w:r>
      <w:r>
        <w:rPr>
          <w:noProof/>
        </w:rPr>
        <w:t>49</w:t>
      </w:r>
      <w:r>
        <w:rPr>
          <w:noProof/>
        </w:rPr>
        <w:fldChar w:fldCharType="end"/>
      </w:r>
    </w:p>
    <w:p w14:paraId="7180F0AD"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8.4.2.3.</w:t>
      </w:r>
      <w:r>
        <w:rPr>
          <w:rFonts w:eastAsiaTheme="minorEastAsia" w:cstheme="minorBidi"/>
          <w:noProof/>
          <w:sz w:val="24"/>
          <w:szCs w:val="24"/>
          <w:lang w:eastAsia="ja-JP"/>
        </w:rPr>
        <w:tab/>
      </w:r>
      <w:r>
        <w:rPr>
          <w:noProof/>
        </w:rPr>
        <w:t>Intervals</w:t>
      </w:r>
      <w:r>
        <w:rPr>
          <w:noProof/>
        </w:rPr>
        <w:tab/>
      </w:r>
      <w:r>
        <w:rPr>
          <w:noProof/>
        </w:rPr>
        <w:fldChar w:fldCharType="begin"/>
      </w:r>
      <w:r>
        <w:rPr>
          <w:noProof/>
        </w:rPr>
        <w:instrText xml:space="preserve"> PAGEREF _Toc285534756 \h </w:instrText>
      </w:r>
      <w:r>
        <w:rPr>
          <w:noProof/>
        </w:rPr>
      </w:r>
      <w:r>
        <w:rPr>
          <w:noProof/>
        </w:rPr>
        <w:fldChar w:fldCharType="separate"/>
      </w:r>
      <w:r>
        <w:rPr>
          <w:noProof/>
        </w:rPr>
        <w:t>50</w:t>
      </w:r>
      <w:r>
        <w:rPr>
          <w:noProof/>
        </w:rPr>
        <w:fldChar w:fldCharType="end"/>
      </w:r>
    </w:p>
    <w:p w14:paraId="7A9E02D2" w14:textId="77777777" w:rsidR="0018237F" w:rsidRDefault="0018237F">
      <w:pPr>
        <w:pStyle w:val="TOC3"/>
        <w:tabs>
          <w:tab w:val="left" w:pos="741"/>
        </w:tabs>
        <w:rPr>
          <w:rFonts w:eastAsiaTheme="minorEastAsia" w:cstheme="minorBidi"/>
          <w:noProof/>
          <w:sz w:val="24"/>
          <w:szCs w:val="24"/>
          <w:lang w:eastAsia="ja-JP"/>
        </w:rPr>
      </w:pPr>
      <w:r>
        <w:rPr>
          <w:noProof/>
        </w:rPr>
        <w:t>8.4.3.</w:t>
      </w:r>
      <w:r>
        <w:rPr>
          <w:rFonts w:eastAsiaTheme="minorEastAsia" w:cstheme="minorBidi"/>
          <w:noProof/>
          <w:sz w:val="24"/>
          <w:szCs w:val="24"/>
          <w:lang w:eastAsia="ja-JP"/>
        </w:rPr>
        <w:tab/>
      </w:r>
      <w:r>
        <w:rPr>
          <w:noProof/>
        </w:rPr>
        <w:t>Object and Property Constraints</w:t>
      </w:r>
      <w:r>
        <w:rPr>
          <w:noProof/>
        </w:rPr>
        <w:tab/>
      </w:r>
      <w:r>
        <w:rPr>
          <w:noProof/>
        </w:rPr>
        <w:fldChar w:fldCharType="begin"/>
      </w:r>
      <w:r>
        <w:rPr>
          <w:noProof/>
        </w:rPr>
        <w:instrText xml:space="preserve"> PAGEREF _Toc285534757 \h </w:instrText>
      </w:r>
      <w:r>
        <w:rPr>
          <w:noProof/>
        </w:rPr>
      </w:r>
      <w:r>
        <w:rPr>
          <w:noProof/>
        </w:rPr>
        <w:fldChar w:fldCharType="separate"/>
      </w:r>
      <w:r>
        <w:rPr>
          <w:noProof/>
        </w:rPr>
        <w:t>50</w:t>
      </w:r>
      <w:r>
        <w:rPr>
          <w:noProof/>
        </w:rPr>
        <w:fldChar w:fldCharType="end"/>
      </w:r>
    </w:p>
    <w:p w14:paraId="1ADF3ABC"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8.4.3.1.</w:t>
      </w:r>
      <w:r>
        <w:rPr>
          <w:rFonts w:eastAsiaTheme="minorEastAsia" w:cstheme="minorBidi"/>
          <w:noProof/>
          <w:sz w:val="24"/>
          <w:szCs w:val="24"/>
          <w:lang w:eastAsia="ja-JP"/>
        </w:rPr>
        <w:tab/>
      </w:r>
      <w:r>
        <w:rPr>
          <w:noProof/>
        </w:rPr>
        <w:t>Object Constraints</w:t>
      </w:r>
      <w:r>
        <w:rPr>
          <w:noProof/>
        </w:rPr>
        <w:tab/>
      </w:r>
      <w:r>
        <w:rPr>
          <w:noProof/>
        </w:rPr>
        <w:fldChar w:fldCharType="begin"/>
      </w:r>
      <w:r>
        <w:rPr>
          <w:noProof/>
        </w:rPr>
        <w:instrText xml:space="preserve"> PAGEREF _Toc285534758 \h </w:instrText>
      </w:r>
      <w:r>
        <w:rPr>
          <w:noProof/>
        </w:rPr>
      </w:r>
      <w:r>
        <w:rPr>
          <w:noProof/>
        </w:rPr>
        <w:fldChar w:fldCharType="separate"/>
      </w:r>
      <w:r>
        <w:rPr>
          <w:noProof/>
        </w:rPr>
        <w:t>50</w:t>
      </w:r>
      <w:r>
        <w:rPr>
          <w:noProof/>
        </w:rPr>
        <w:fldChar w:fldCharType="end"/>
      </w:r>
    </w:p>
    <w:p w14:paraId="00DD0F4C"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8.4.3.2.</w:t>
      </w:r>
      <w:r>
        <w:rPr>
          <w:rFonts w:eastAsiaTheme="minorEastAsia" w:cstheme="minorBidi"/>
          <w:noProof/>
          <w:sz w:val="24"/>
          <w:szCs w:val="24"/>
          <w:lang w:eastAsia="ja-JP"/>
        </w:rPr>
        <w:tab/>
      </w:r>
      <w:r>
        <w:rPr>
          <w:noProof/>
        </w:rPr>
        <w:t>Attribute Constraints</w:t>
      </w:r>
      <w:r>
        <w:rPr>
          <w:noProof/>
        </w:rPr>
        <w:tab/>
      </w:r>
      <w:r>
        <w:rPr>
          <w:noProof/>
        </w:rPr>
        <w:fldChar w:fldCharType="begin"/>
      </w:r>
      <w:r>
        <w:rPr>
          <w:noProof/>
        </w:rPr>
        <w:instrText xml:space="preserve"> PAGEREF _Toc285534759 \h </w:instrText>
      </w:r>
      <w:r>
        <w:rPr>
          <w:noProof/>
        </w:rPr>
      </w:r>
      <w:r>
        <w:rPr>
          <w:noProof/>
        </w:rPr>
        <w:fldChar w:fldCharType="separate"/>
      </w:r>
      <w:r>
        <w:rPr>
          <w:noProof/>
        </w:rPr>
        <w:t>51</w:t>
      </w:r>
      <w:r>
        <w:rPr>
          <w:noProof/>
        </w:rPr>
        <w:fldChar w:fldCharType="end"/>
      </w:r>
    </w:p>
    <w:p w14:paraId="3BA097A6"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8.4.3.3.</w:t>
      </w:r>
      <w:r>
        <w:rPr>
          <w:rFonts w:eastAsiaTheme="minorEastAsia" w:cstheme="minorBidi"/>
          <w:noProof/>
          <w:sz w:val="24"/>
          <w:szCs w:val="24"/>
          <w:lang w:eastAsia="ja-JP"/>
        </w:rPr>
        <w:tab/>
      </w:r>
      <w:r>
        <w:rPr>
          <w:noProof/>
        </w:rPr>
        <w:t>Enumeration Constraints</w:t>
      </w:r>
      <w:r>
        <w:rPr>
          <w:noProof/>
        </w:rPr>
        <w:tab/>
      </w:r>
      <w:r>
        <w:rPr>
          <w:noProof/>
        </w:rPr>
        <w:fldChar w:fldCharType="begin"/>
      </w:r>
      <w:r>
        <w:rPr>
          <w:noProof/>
        </w:rPr>
        <w:instrText xml:space="preserve"> PAGEREF _Toc285534760 \h </w:instrText>
      </w:r>
      <w:r>
        <w:rPr>
          <w:noProof/>
        </w:rPr>
      </w:r>
      <w:r>
        <w:rPr>
          <w:noProof/>
        </w:rPr>
        <w:fldChar w:fldCharType="separate"/>
      </w:r>
      <w:r>
        <w:rPr>
          <w:noProof/>
        </w:rPr>
        <w:t>51</w:t>
      </w:r>
      <w:r>
        <w:rPr>
          <w:noProof/>
        </w:rPr>
        <w:fldChar w:fldCharType="end"/>
      </w:r>
    </w:p>
    <w:p w14:paraId="1AE68843"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8.4.3.4.</w:t>
      </w:r>
      <w:r>
        <w:rPr>
          <w:rFonts w:eastAsiaTheme="minorEastAsia" w:cstheme="minorBidi"/>
          <w:noProof/>
          <w:sz w:val="24"/>
          <w:szCs w:val="24"/>
          <w:lang w:eastAsia="ja-JP"/>
        </w:rPr>
        <w:tab/>
      </w:r>
      <w:r>
        <w:rPr>
          <w:noProof/>
        </w:rPr>
        <w:t>Constraint Proxies</w:t>
      </w:r>
      <w:r>
        <w:rPr>
          <w:noProof/>
        </w:rPr>
        <w:tab/>
      </w:r>
      <w:r>
        <w:rPr>
          <w:noProof/>
        </w:rPr>
        <w:fldChar w:fldCharType="begin"/>
      </w:r>
      <w:r>
        <w:rPr>
          <w:noProof/>
        </w:rPr>
        <w:instrText xml:space="preserve"> PAGEREF _Toc285534761 \h </w:instrText>
      </w:r>
      <w:r>
        <w:rPr>
          <w:noProof/>
        </w:rPr>
      </w:r>
      <w:r>
        <w:rPr>
          <w:noProof/>
        </w:rPr>
        <w:fldChar w:fldCharType="separate"/>
      </w:r>
      <w:r>
        <w:rPr>
          <w:noProof/>
        </w:rPr>
        <w:t>51</w:t>
      </w:r>
      <w:r>
        <w:rPr>
          <w:noProof/>
        </w:rPr>
        <w:fldChar w:fldCharType="end"/>
      </w:r>
    </w:p>
    <w:p w14:paraId="19061FD3" w14:textId="77777777" w:rsidR="0018237F" w:rsidRDefault="0018237F">
      <w:pPr>
        <w:pStyle w:val="TOC3"/>
        <w:tabs>
          <w:tab w:val="left" w:pos="741"/>
        </w:tabs>
        <w:rPr>
          <w:rFonts w:eastAsiaTheme="minorEastAsia" w:cstheme="minorBidi"/>
          <w:noProof/>
          <w:sz w:val="24"/>
          <w:szCs w:val="24"/>
          <w:lang w:eastAsia="ja-JP"/>
        </w:rPr>
      </w:pPr>
      <w:r>
        <w:rPr>
          <w:noProof/>
        </w:rPr>
        <w:t>8.4.4.</w:t>
      </w:r>
      <w:r>
        <w:rPr>
          <w:rFonts w:eastAsiaTheme="minorEastAsia" w:cstheme="minorBidi"/>
          <w:noProof/>
          <w:sz w:val="24"/>
          <w:szCs w:val="24"/>
          <w:lang w:eastAsia="ja-JP"/>
        </w:rPr>
        <w:tab/>
      </w:r>
      <w:r>
        <w:rPr>
          <w:noProof/>
        </w:rPr>
        <w:t>Terminology Constraints</w:t>
      </w:r>
      <w:r>
        <w:rPr>
          <w:noProof/>
        </w:rPr>
        <w:tab/>
      </w:r>
      <w:r>
        <w:rPr>
          <w:noProof/>
        </w:rPr>
        <w:fldChar w:fldCharType="begin"/>
      </w:r>
      <w:r>
        <w:rPr>
          <w:noProof/>
        </w:rPr>
        <w:instrText xml:space="preserve"> PAGEREF _Toc285534762 \h </w:instrText>
      </w:r>
      <w:r>
        <w:rPr>
          <w:noProof/>
        </w:rPr>
      </w:r>
      <w:r>
        <w:rPr>
          <w:noProof/>
        </w:rPr>
        <w:fldChar w:fldCharType="separate"/>
      </w:r>
      <w:r>
        <w:rPr>
          <w:noProof/>
        </w:rPr>
        <w:t>52</w:t>
      </w:r>
      <w:r>
        <w:rPr>
          <w:noProof/>
        </w:rPr>
        <w:fldChar w:fldCharType="end"/>
      </w:r>
    </w:p>
    <w:p w14:paraId="1AFF9EF2" w14:textId="77777777" w:rsidR="0018237F" w:rsidRDefault="0018237F">
      <w:pPr>
        <w:pStyle w:val="TOC3"/>
        <w:tabs>
          <w:tab w:val="left" w:pos="741"/>
        </w:tabs>
        <w:rPr>
          <w:rFonts w:eastAsiaTheme="minorEastAsia" w:cstheme="minorBidi"/>
          <w:noProof/>
          <w:sz w:val="24"/>
          <w:szCs w:val="24"/>
          <w:lang w:eastAsia="ja-JP"/>
        </w:rPr>
      </w:pPr>
      <w:r>
        <w:rPr>
          <w:noProof/>
        </w:rPr>
        <w:t>8.4.5.</w:t>
      </w:r>
      <w:r>
        <w:rPr>
          <w:rFonts w:eastAsiaTheme="minorEastAsia" w:cstheme="minorBidi"/>
          <w:noProof/>
          <w:sz w:val="24"/>
          <w:szCs w:val="24"/>
          <w:lang w:eastAsia="ja-JP"/>
        </w:rPr>
        <w:tab/>
      </w:r>
      <w:r>
        <w:rPr>
          <w:noProof/>
        </w:rPr>
        <w:t>Profile Elements</w:t>
      </w:r>
      <w:r>
        <w:rPr>
          <w:noProof/>
        </w:rPr>
        <w:tab/>
      </w:r>
      <w:r>
        <w:rPr>
          <w:noProof/>
        </w:rPr>
        <w:fldChar w:fldCharType="begin"/>
      </w:r>
      <w:r>
        <w:rPr>
          <w:noProof/>
        </w:rPr>
        <w:instrText xml:space="preserve"> PAGEREF _Toc285534763 \h </w:instrText>
      </w:r>
      <w:r>
        <w:rPr>
          <w:noProof/>
        </w:rPr>
      </w:r>
      <w:r>
        <w:rPr>
          <w:noProof/>
        </w:rPr>
        <w:fldChar w:fldCharType="separate"/>
      </w:r>
      <w:r>
        <w:rPr>
          <w:noProof/>
        </w:rPr>
        <w:t>52</w:t>
      </w:r>
      <w:r>
        <w:rPr>
          <w:noProof/>
        </w:rPr>
        <w:fldChar w:fldCharType="end"/>
      </w:r>
    </w:p>
    <w:p w14:paraId="5B8173B8"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8.4.5.1.</w:t>
      </w:r>
      <w:r>
        <w:rPr>
          <w:rFonts w:eastAsiaTheme="minorEastAsia" w:cstheme="minorBidi"/>
          <w:noProof/>
          <w:sz w:val="24"/>
          <w:szCs w:val="24"/>
          <w:lang w:eastAsia="ja-JP"/>
        </w:rPr>
        <w:tab/>
      </w:r>
      <w:r>
        <w:rPr>
          <w:noProof/>
        </w:rPr>
        <w:t>&lt;Class&gt; DateInterval</w:t>
      </w:r>
      <w:r>
        <w:rPr>
          <w:noProof/>
        </w:rPr>
        <w:tab/>
      </w:r>
      <w:r>
        <w:rPr>
          <w:noProof/>
        </w:rPr>
        <w:fldChar w:fldCharType="begin"/>
      </w:r>
      <w:r>
        <w:rPr>
          <w:noProof/>
        </w:rPr>
        <w:instrText xml:space="preserve"> PAGEREF _Toc285534764 \h </w:instrText>
      </w:r>
      <w:r>
        <w:rPr>
          <w:noProof/>
        </w:rPr>
      </w:r>
      <w:r>
        <w:rPr>
          <w:noProof/>
        </w:rPr>
        <w:fldChar w:fldCharType="separate"/>
      </w:r>
      <w:r>
        <w:rPr>
          <w:noProof/>
        </w:rPr>
        <w:t>52</w:t>
      </w:r>
      <w:r>
        <w:rPr>
          <w:noProof/>
        </w:rPr>
        <w:fldChar w:fldCharType="end"/>
      </w:r>
    </w:p>
    <w:p w14:paraId="10413077"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8.4.5.2.</w:t>
      </w:r>
      <w:r>
        <w:rPr>
          <w:rFonts w:eastAsiaTheme="minorEastAsia" w:cstheme="minorBidi"/>
          <w:noProof/>
          <w:sz w:val="24"/>
          <w:szCs w:val="24"/>
          <w:lang w:eastAsia="ja-JP"/>
        </w:rPr>
        <w:tab/>
      </w:r>
      <w:r>
        <w:rPr>
          <w:noProof/>
        </w:rPr>
        <w:t>&lt;Class&gt; DateTimeInterval</w:t>
      </w:r>
      <w:r>
        <w:rPr>
          <w:noProof/>
        </w:rPr>
        <w:tab/>
      </w:r>
      <w:r>
        <w:rPr>
          <w:noProof/>
        </w:rPr>
        <w:fldChar w:fldCharType="begin"/>
      </w:r>
      <w:r>
        <w:rPr>
          <w:noProof/>
        </w:rPr>
        <w:instrText xml:space="preserve"> PAGEREF _Toc285534765 \h </w:instrText>
      </w:r>
      <w:r>
        <w:rPr>
          <w:noProof/>
        </w:rPr>
      </w:r>
      <w:r>
        <w:rPr>
          <w:noProof/>
        </w:rPr>
        <w:fldChar w:fldCharType="separate"/>
      </w:r>
      <w:r>
        <w:rPr>
          <w:noProof/>
        </w:rPr>
        <w:t>53</w:t>
      </w:r>
      <w:r>
        <w:rPr>
          <w:noProof/>
        </w:rPr>
        <w:fldChar w:fldCharType="end"/>
      </w:r>
    </w:p>
    <w:p w14:paraId="2FECF7CF"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8.4.5.3.</w:t>
      </w:r>
      <w:r>
        <w:rPr>
          <w:rFonts w:eastAsiaTheme="minorEastAsia" w:cstheme="minorBidi"/>
          <w:noProof/>
          <w:sz w:val="24"/>
          <w:szCs w:val="24"/>
          <w:lang w:eastAsia="ja-JP"/>
        </w:rPr>
        <w:tab/>
      </w:r>
      <w:r>
        <w:rPr>
          <w:noProof/>
        </w:rPr>
        <w:t>&lt;Class&gt; DurationInterval</w:t>
      </w:r>
      <w:r>
        <w:rPr>
          <w:noProof/>
        </w:rPr>
        <w:tab/>
      </w:r>
      <w:r>
        <w:rPr>
          <w:noProof/>
        </w:rPr>
        <w:fldChar w:fldCharType="begin"/>
      </w:r>
      <w:r>
        <w:rPr>
          <w:noProof/>
        </w:rPr>
        <w:instrText xml:space="preserve"> PAGEREF _Toc285534766 \h </w:instrText>
      </w:r>
      <w:r>
        <w:rPr>
          <w:noProof/>
        </w:rPr>
      </w:r>
      <w:r>
        <w:rPr>
          <w:noProof/>
        </w:rPr>
        <w:fldChar w:fldCharType="separate"/>
      </w:r>
      <w:r>
        <w:rPr>
          <w:noProof/>
        </w:rPr>
        <w:t>53</w:t>
      </w:r>
      <w:r>
        <w:rPr>
          <w:noProof/>
        </w:rPr>
        <w:fldChar w:fldCharType="end"/>
      </w:r>
    </w:p>
    <w:p w14:paraId="30EB8AFB"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8.4.5.4.</w:t>
      </w:r>
      <w:r>
        <w:rPr>
          <w:rFonts w:eastAsiaTheme="minorEastAsia" w:cstheme="minorBidi"/>
          <w:noProof/>
          <w:sz w:val="24"/>
          <w:szCs w:val="24"/>
          <w:lang w:eastAsia="ja-JP"/>
        </w:rPr>
        <w:tab/>
      </w:r>
      <w:r>
        <w:rPr>
          <w:noProof/>
        </w:rPr>
        <w:t>&lt;Class&gt; DV_Date</w:t>
      </w:r>
      <w:r>
        <w:rPr>
          <w:noProof/>
        </w:rPr>
        <w:tab/>
      </w:r>
      <w:r>
        <w:rPr>
          <w:noProof/>
        </w:rPr>
        <w:fldChar w:fldCharType="begin"/>
      </w:r>
      <w:r>
        <w:rPr>
          <w:noProof/>
        </w:rPr>
        <w:instrText xml:space="preserve"> PAGEREF _Toc285534767 \h </w:instrText>
      </w:r>
      <w:r>
        <w:rPr>
          <w:noProof/>
        </w:rPr>
      </w:r>
      <w:r>
        <w:rPr>
          <w:noProof/>
        </w:rPr>
        <w:fldChar w:fldCharType="separate"/>
      </w:r>
      <w:r>
        <w:rPr>
          <w:noProof/>
        </w:rPr>
        <w:t>54</w:t>
      </w:r>
      <w:r>
        <w:rPr>
          <w:noProof/>
        </w:rPr>
        <w:fldChar w:fldCharType="end"/>
      </w:r>
    </w:p>
    <w:p w14:paraId="573F7D4C"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8.4.5.5.</w:t>
      </w:r>
      <w:r>
        <w:rPr>
          <w:rFonts w:eastAsiaTheme="minorEastAsia" w:cstheme="minorBidi"/>
          <w:noProof/>
          <w:sz w:val="24"/>
          <w:szCs w:val="24"/>
          <w:lang w:eastAsia="ja-JP"/>
        </w:rPr>
        <w:tab/>
      </w:r>
      <w:r>
        <w:rPr>
          <w:noProof/>
        </w:rPr>
        <w:t>&lt;Class&gt; DV_DateTime</w:t>
      </w:r>
      <w:r>
        <w:rPr>
          <w:noProof/>
        </w:rPr>
        <w:tab/>
      </w:r>
      <w:r>
        <w:rPr>
          <w:noProof/>
        </w:rPr>
        <w:fldChar w:fldCharType="begin"/>
      </w:r>
      <w:r>
        <w:rPr>
          <w:noProof/>
        </w:rPr>
        <w:instrText xml:space="preserve"> PAGEREF _Toc285534768 \h </w:instrText>
      </w:r>
      <w:r>
        <w:rPr>
          <w:noProof/>
        </w:rPr>
      </w:r>
      <w:r>
        <w:rPr>
          <w:noProof/>
        </w:rPr>
        <w:fldChar w:fldCharType="separate"/>
      </w:r>
      <w:r>
        <w:rPr>
          <w:noProof/>
        </w:rPr>
        <w:t>54</w:t>
      </w:r>
      <w:r>
        <w:rPr>
          <w:noProof/>
        </w:rPr>
        <w:fldChar w:fldCharType="end"/>
      </w:r>
    </w:p>
    <w:p w14:paraId="39B6BCB4"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8.4.5.6.</w:t>
      </w:r>
      <w:r>
        <w:rPr>
          <w:rFonts w:eastAsiaTheme="minorEastAsia" w:cstheme="minorBidi"/>
          <w:noProof/>
          <w:sz w:val="24"/>
          <w:szCs w:val="24"/>
          <w:lang w:eastAsia="ja-JP"/>
        </w:rPr>
        <w:tab/>
      </w:r>
      <w:r>
        <w:rPr>
          <w:noProof/>
        </w:rPr>
        <w:t>&lt;Class&gt; DV_Duration</w:t>
      </w:r>
      <w:r>
        <w:rPr>
          <w:noProof/>
        </w:rPr>
        <w:tab/>
      </w:r>
      <w:r>
        <w:rPr>
          <w:noProof/>
        </w:rPr>
        <w:fldChar w:fldCharType="begin"/>
      </w:r>
      <w:r>
        <w:rPr>
          <w:noProof/>
        </w:rPr>
        <w:instrText xml:space="preserve"> PAGEREF _Toc285534769 \h </w:instrText>
      </w:r>
      <w:r>
        <w:rPr>
          <w:noProof/>
        </w:rPr>
      </w:r>
      <w:r>
        <w:rPr>
          <w:noProof/>
        </w:rPr>
        <w:fldChar w:fldCharType="separate"/>
      </w:r>
      <w:r>
        <w:rPr>
          <w:noProof/>
        </w:rPr>
        <w:t>55</w:t>
      </w:r>
      <w:r>
        <w:rPr>
          <w:noProof/>
        </w:rPr>
        <w:fldChar w:fldCharType="end"/>
      </w:r>
    </w:p>
    <w:p w14:paraId="3272150A"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8.4.5.7.</w:t>
      </w:r>
      <w:r>
        <w:rPr>
          <w:rFonts w:eastAsiaTheme="minorEastAsia" w:cstheme="minorBidi"/>
          <w:noProof/>
          <w:sz w:val="24"/>
          <w:szCs w:val="24"/>
          <w:lang w:eastAsia="ja-JP"/>
        </w:rPr>
        <w:tab/>
      </w:r>
      <w:r>
        <w:rPr>
          <w:noProof/>
        </w:rPr>
        <w:t>&lt;Class&gt; DV_Time</w:t>
      </w:r>
      <w:r>
        <w:rPr>
          <w:noProof/>
        </w:rPr>
        <w:tab/>
      </w:r>
      <w:r>
        <w:rPr>
          <w:noProof/>
        </w:rPr>
        <w:fldChar w:fldCharType="begin"/>
      </w:r>
      <w:r>
        <w:rPr>
          <w:noProof/>
        </w:rPr>
        <w:instrText xml:space="preserve"> PAGEREF _Toc285534770 \h </w:instrText>
      </w:r>
      <w:r>
        <w:rPr>
          <w:noProof/>
        </w:rPr>
      </w:r>
      <w:r>
        <w:rPr>
          <w:noProof/>
        </w:rPr>
        <w:fldChar w:fldCharType="separate"/>
      </w:r>
      <w:r>
        <w:rPr>
          <w:noProof/>
        </w:rPr>
        <w:t>55</w:t>
      </w:r>
      <w:r>
        <w:rPr>
          <w:noProof/>
        </w:rPr>
        <w:fldChar w:fldCharType="end"/>
      </w:r>
    </w:p>
    <w:p w14:paraId="5D9DFDB1"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8.4.5.8.</w:t>
      </w:r>
      <w:r>
        <w:rPr>
          <w:rFonts w:eastAsiaTheme="minorEastAsia" w:cstheme="minorBidi"/>
          <w:noProof/>
          <w:sz w:val="24"/>
          <w:szCs w:val="24"/>
          <w:lang w:eastAsia="ja-JP"/>
        </w:rPr>
        <w:tab/>
      </w:r>
      <w:r>
        <w:rPr>
          <w:noProof/>
        </w:rPr>
        <w:t>&lt;Class&gt; IntegerInterval</w:t>
      </w:r>
      <w:r>
        <w:rPr>
          <w:noProof/>
        </w:rPr>
        <w:tab/>
      </w:r>
      <w:r>
        <w:rPr>
          <w:noProof/>
        </w:rPr>
        <w:fldChar w:fldCharType="begin"/>
      </w:r>
      <w:r>
        <w:rPr>
          <w:noProof/>
        </w:rPr>
        <w:instrText xml:space="preserve"> PAGEREF _Toc285534771 \h </w:instrText>
      </w:r>
      <w:r>
        <w:rPr>
          <w:noProof/>
        </w:rPr>
      </w:r>
      <w:r>
        <w:rPr>
          <w:noProof/>
        </w:rPr>
        <w:fldChar w:fldCharType="separate"/>
      </w:r>
      <w:r>
        <w:rPr>
          <w:noProof/>
        </w:rPr>
        <w:t>55</w:t>
      </w:r>
      <w:r>
        <w:rPr>
          <w:noProof/>
        </w:rPr>
        <w:fldChar w:fldCharType="end"/>
      </w:r>
    </w:p>
    <w:p w14:paraId="111A6012"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8.4.5.9.</w:t>
      </w:r>
      <w:r>
        <w:rPr>
          <w:rFonts w:eastAsiaTheme="minorEastAsia" w:cstheme="minorBidi"/>
          <w:noProof/>
          <w:sz w:val="24"/>
          <w:szCs w:val="24"/>
          <w:lang w:eastAsia="ja-JP"/>
        </w:rPr>
        <w:tab/>
      </w:r>
      <w:r>
        <w:rPr>
          <w:noProof/>
        </w:rPr>
        <w:t>&lt;Class&gt; Interval</w:t>
      </w:r>
      <w:r>
        <w:rPr>
          <w:noProof/>
        </w:rPr>
        <w:tab/>
      </w:r>
      <w:r>
        <w:rPr>
          <w:noProof/>
        </w:rPr>
        <w:fldChar w:fldCharType="begin"/>
      </w:r>
      <w:r>
        <w:rPr>
          <w:noProof/>
        </w:rPr>
        <w:instrText xml:space="preserve"> PAGEREF _Toc285534772 \h </w:instrText>
      </w:r>
      <w:r>
        <w:rPr>
          <w:noProof/>
        </w:rPr>
      </w:r>
      <w:r>
        <w:rPr>
          <w:noProof/>
        </w:rPr>
        <w:fldChar w:fldCharType="separate"/>
      </w:r>
      <w:r>
        <w:rPr>
          <w:noProof/>
        </w:rPr>
        <w:t>56</w:t>
      </w:r>
      <w:r>
        <w:rPr>
          <w:noProof/>
        </w:rPr>
        <w:fldChar w:fldCharType="end"/>
      </w:r>
    </w:p>
    <w:p w14:paraId="3BE4542D"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8.4.5.10.</w:t>
      </w:r>
      <w:r>
        <w:rPr>
          <w:rFonts w:eastAsiaTheme="minorEastAsia" w:cstheme="minorBidi"/>
          <w:noProof/>
          <w:sz w:val="24"/>
          <w:szCs w:val="24"/>
          <w:lang w:eastAsia="ja-JP"/>
        </w:rPr>
        <w:tab/>
      </w:r>
      <w:r>
        <w:rPr>
          <w:noProof/>
        </w:rPr>
        <w:t>&lt;Class&gt; RealInterval</w:t>
      </w:r>
      <w:r>
        <w:rPr>
          <w:noProof/>
        </w:rPr>
        <w:tab/>
      </w:r>
      <w:r>
        <w:rPr>
          <w:noProof/>
        </w:rPr>
        <w:fldChar w:fldCharType="begin"/>
      </w:r>
      <w:r>
        <w:rPr>
          <w:noProof/>
        </w:rPr>
        <w:instrText xml:space="preserve"> PAGEREF _Toc285534773 \h </w:instrText>
      </w:r>
      <w:r>
        <w:rPr>
          <w:noProof/>
        </w:rPr>
      </w:r>
      <w:r>
        <w:rPr>
          <w:noProof/>
        </w:rPr>
        <w:fldChar w:fldCharType="separate"/>
      </w:r>
      <w:r>
        <w:rPr>
          <w:noProof/>
        </w:rPr>
        <w:t>56</w:t>
      </w:r>
      <w:r>
        <w:rPr>
          <w:noProof/>
        </w:rPr>
        <w:fldChar w:fldCharType="end"/>
      </w:r>
    </w:p>
    <w:p w14:paraId="417E20AF"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8.4.5.11.</w:t>
      </w:r>
      <w:r>
        <w:rPr>
          <w:rFonts w:eastAsiaTheme="minorEastAsia" w:cstheme="minorBidi"/>
          <w:noProof/>
          <w:sz w:val="24"/>
          <w:szCs w:val="24"/>
          <w:lang w:eastAsia="ja-JP"/>
        </w:rPr>
        <w:tab/>
      </w:r>
      <w:r>
        <w:rPr>
          <w:noProof/>
        </w:rPr>
        <w:t>&lt;Class&gt; TerminologyCode</w:t>
      </w:r>
      <w:r>
        <w:rPr>
          <w:noProof/>
        </w:rPr>
        <w:tab/>
      </w:r>
      <w:r>
        <w:rPr>
          <w:noProof/>
        </w:rPr>
        <w:fldChar w:fldCharType="begin"/>
      </w:r>
      <w:r>
        <w:rPr>
          <w:noProof/>
        </w:rPr>
        <w:instrText xml:space="preserve"> PAGEREF _Toc285534774 \h </w:instrText>
      </w:r>
      <w:r>
        <w:rPr>
          <w:noProof/>
        </w:rPr>
      </w:r>
      <w:r>
        <w:rPr>
          <w:noProof/>
        </w:rPr>
        <w:fldChar w:fldCharType="separate"/>
      </w:r>
      <w:r>
        <w:rPr>
          <w:noProof/>
        </w:rPr>
        <w:t>57</w:t>
      </w:r>
      <w:r>
        <w:rPr>
          <w:noProof/>
        </w:rPr>
        <w:fldChar w:fldCharType="end"/>
      </w:r>
    </w:p>
    <w:p w14:paraId="1EB8A75A"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8.4.5.12.</w:t>
      </w:r>
      <w:r>
        <w:rPr>
          <w:rFonts w:eastAsiaTheme="minorEastAsia" w:cstheme="minorBidi"/>
          <w:noProof/>
          <w:sz w:val="24"/>
          <w:szCs w:val="24"/>
          <w:lang w:eastAsia="ja-JP"/>
        </w:rPr>
        <w:tab/>
      </w:r>
      <w:r>
        <w:rPr>
          <w:noProof/>
        </w:rPr>
        <w:t>&lt;Class&gt; TimeInterval</w:t>
      </w:r>
      <w:r>
        <w:rPr>
          <w:noProof/>
        </w:rPr>
        <w:tab/>
      </w:r>
      <w:r>
        <w:rPr>
          <w:noProof/>
        </w:rPr>
        <w:fldChar w:fldCharType="begin"/>
      </w:r>
      <w:r>
        <w:rPr>
          <w:noProof/>
        </w:rPr>
        <w:instrText xml:space="preserve"> PAGEREF _Toc285534775 \h </w:instrText>
      </w:r>
      <w:r>
        <w:rPr>
          <w:noProof/>
        </w:rPr>
      </w:r>
      <w:r>
        <w:rPr>
          <w:noProof/>
        </w:rPr>
        <w:fldChar w:fldCharType="separate"/>
      </w:r>
      <w:r>
        <w:rPr>
          <w:noProof/>
        </w:rPr>
        <w:t>58</w:t>
      </w:r>
      <w:r>
        <w:rPr>
          <w:noProof/>
        </w:rPr>
        <w:fldChar w:fldCharType="end"/>
      </w:r>
    </w:p>
    <w:p w14:paraId="2CF8F001"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8.4.5.13.</w:t>
      </w:r>
      <w:r>
        <w:rPr>
          <w:rFonts w:eastAsiaTheme="minorEastAsia" w:cstheme="minorBidi"/>
          <w:noProof/>
          <w:sz w:val="24"/>
          <w:szCs w:val="24"/>
          <w:lang w:eastAsia="ja-JP"/>
        </w:rPr>
        <w:tab/>
      </w:r>
      <w:r>
        <w:rPr>
          <w:noProof/>
        </w:rPr>
        <w:t>&lt;Stereotype&gt; AMLType</w:t>
      </w:r>
      <w:r>
        <w:rPr>
          <w:noProof/>
        </w:rPr>
        <w:tab/>
      </w:r>
      <w:r>
        <w:rPr>
          <w:noProof/>
        </w:rPr>
        <w:fldChar w:fldCharType="begin"/>
      </w:r>
      <w:r>
        <w:rPr>
          <w:noProof/>
        </w:rPr>
        <w:instrText xml:space="preserve"> PAGEREF _Toc285534776 \h </w:instrText>
      </w:r>
      <w:r>
        <w:rPr>
          <w:noProof/>
        </w:rPr>
      </w:r>
      <w:r>
        <w:rPr>
          <w:noProof/>
        </w:rPr>
        <w:fldChar w:fldCharType="separate"/>
      </w:r>
      <w:r>
        <w:rPr>
          <w:noProof/>
        </w:rPr>
        <w:t>59</w:t>
      </w:r>
      <w:r>
        <w:rPr>
          <w:noProof/>
        </w:rPr>
        <w:fldChar w:fldCharType="end"/>
      </w:r>
    </w:p>
    <w:p w14:paraId="651C14B4"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8.4.5.14.</w:t>
      </w:r>
      <w:r>
        <w:rPr>
          <w:rFonts w:eastAsiaTheme="minorEastAsia" w:cstheme="minorBidi"/>
          <w:noProof/>
          <w:sz w:val="24"/>
          <w:szCs w:val="24"/>
          <w:lang w:eastAsia="ja-JP"/>
        </w:rPr>
        <w:tab/>
      </w:r>
      <w:r>
        <w:rPr>
          <w:noProof/>
        </w:rPr>
        <w:t>&lt;Stereotype&gt; Archetype</w:t>
      </w:r>
      <w:r>
        <w:rPr>
          <w:noProof/>
        </w:rPr>
        <w:tab/>
      </w:r>
      <w:r>
        <w:rPr>
          <w:noProof/>
        </w:rPr>
        <w:fldChar w:fldCharType="begin"/>
      </w:r>
      <w:r>
        <w:rPr>
          <w:noProof/>
        </w:rPr>
        <w:instrText xml:space="preserve"> PAGEREF _Toc285534777 \h </w:instrText>
      </w:r>
      <w:r>
        <w:rPr>
          <w:noProof/>
        </w:rPr>
      </w:r>
      <w:r>
        <w:rPr>
          <w:noProof/>
        </w:rPr>
        <w:fldChar w:fldCharType="separate"/>
      </w:r>
      <w:r>
        <w:rPr>
          <w:noProof/>
        </w:rPr>
        <w:t>59</w:t>
      </w:r>
      <w:r>
        <w:rPr>
          <w:noProof/>
        </w:rPr>
        <w:fldChar w:fldCharType="end"/>
      </w:r>
    </w:p>
    <w:p w14:paraId="01531C07"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8.4.5.15.</w:t>
      </w:r>
      <w:r>
        <w:rPr>
          <w:rFonts w:eastAsiaTheme="minorEastAsia" w:cstheme="minorBidi"/>
          <w:noProof/>
          <w:sz w:val="24"/>
          <w:szCs w:val="24"/>
          <w:lang w:eastAsia="ja-JP"/>
        </w:rPr>
        <w:tab/>
      </w:r>
      <w:r>
        <w:rPr>
          <w:noProof/>
        </w:rPr>
        <w:t>&lt;Stereotype&gt; ArchetypeCurrentVersion</w:t>
      </w:r>
      <w:r>
        <w:rPr>
          <w:noProof/>
        </w:rPr>
        <w:tab/>
      </w:r>
      <w:r>
        <w:rPr>
          <w:noProof/>
        </w:rPr>
        <w:fldChar w:fldCharType="begin"/>
      </w:r>
      <w:r>
        <w:rPr>
          <w:noProof/>
        </w:rPr>
        <w:instrText xml:space="preserve"> PAGEREF _Toc285534778 \h </w:instrText>
      </w:r>
      <w:r>
        <w:rPr>
          <w:noProof/>
        </w:rPr>
      </w:r>
      <w:r>
        <w:rPr>
          <w:noProof/>
        </w:rPr>
        <w:fldChar w:fldCharType="separate"/>
      </w:r>
      <w:r>
        <w:rPr>
          <w:noProof/>
        </w:rPr>
        <w:t>60</w:t>
      </w:r>
      <w:r>
        <w:rPr>
          <w:noProof/>
        </w:rPr>
        <w:fldChar w:fldCharType="end"/>
      </w:r>
    </w:p>
    <w:p w14:paraId="6C66FBD4"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8.4.5.16.</w:t>
      </w:r>
      <w:r>
        <w:rPr>
          <w:rFonts w:eastAsiaTheme="minorEastAsia" w:cstheme="minorBidi"/>
          <w:noProof/>
          <w:sz w:val="24"/>
          <w:szCs w:val="24"/>
          <w:lang w:eastAsia="ja-JP"/>
        </w:rPr>
        <w:tab/>
      </w:r>
      <w:r>
        <w:rPr>
          <w:noProof/>
        </w:rPr>
        <w:t>&lt;Stereotype&gt; ArchetypeId</w:t>
      </w:r>
      <w:r>
        <w:rPr>
          <w:noProof/>
        </w:rPr>
        <w:tab/>
      </w:r>
      <w:r>
        <w:rPr>
          <w:noProof/>
        </w:rPr>
        <w:fldChar w:fldCharType="begin"/>
      </w:r>
      <w:r>
        <w:rPr>
          <w:noProof/>
        </w:rPr>
        <w:instrText xml:space="preserve"> PAGEREF _Toc285534779 \h </w:instrText>
      </w:r>
      <w:r>
        <w:rPr>
          <w:noProof/>
        </w:rPr>
      </w:r>
      <w:r>
        <w:rPr>
          <w:noProof/>
        </w:rPr>
        <w:fldChar w:fldCharType="separate"/>
      </w:r>
      <w:r>
        <w:rPr>
          <w:noProof/>
        </w:rPr>
        <w:t>61</w:t>
      </w:r>
      <w:r>
        <w:rPr>
          <w:noProof/>
        </w:rPr>
        <w:fldChar w:fldCharType="end"/>
      </w:r>
    </w:p>
    <w:p w14:paraId="45D7D234"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8.4.5.17.</w:t>
      </w:r>
      <w:r>
        <w:rPr>
          <w:rFonts w:eastAsiaTheme="minorEastAsia" w:cstheme="minorBidi"/>
          <w:noProof/>
          <w:sz w:val="24"/>
          <w:szCs w:val="24"/>
          <w:lang w:eastAsia="ja-JP"/>
        </w:rPr>
        <w:tab/>
      </w:r>
      <w:r>
        <w:rPr>
          <w:noProof/>
        </w:rPr>
        <w:t>&lt;Stereotype&gt; ArchetypeLibrary</w:t>
      </w:r>
      <w:r>
        <w:rPr>
          <w:noProof/>
        </w:rPr>
        <w:tab/>
      </w:r>
      <w:r>
        <w:rPr>
          <w:noProof/>
        </w:rPr>
        <w:fldChar w:fldCharType="begin"/>
      </w:r>
      <w:r>
        <w:rPr>
          <w:noProof/>
        </w:rPr>
        <w:instrText xml:space="preserve"> PAGEREF _Toc285534780 \h </w:instrText>
      </w:r>
      <w:r>
        <w:rPr>
          <w:noProof/>
        </w:rPr>
      </w:r>
      <w:r>
        <w:rPr>
          <w:noProof/>
        </w:rPr>
        <w:fldChar w:fldCharType="separate"/>
      </w:r>
      <w:r>
        <w:rPr>
          <w:noProof/>
        </w:rPr>
        <w:t>61</w:t>
      </w:r>
      <w:r>
        <w:rPr>
          <w:noProof/>
        </w:rPr>
        <w:fldChar w:fldCharType="end"/>
      </w:r>
    </w:p>
    <w:p w14:paraId="03A7E059"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8.4.5.18.</w:t>
      </w:r>
      <w:r>
        <w:rPr>
          <w:rFonts w:eastAsiaTheme="minorEastAsia" w:cstheme="minorBidi"/>
          <w:noProof/>
          <w:sz w:val="24"/>
          <w:szCs w:val="24"/>
          <w:lang w:eastAsia="ja-JP"/>
        </w:rPr>
        <w:tab/>
      </w:r>
      <w:r>
        <w:rPr>
          <w:noProof/>
        </w:rPr>
        <w:t>&lt;Stereotype&gt; ArchetypeRootConstraint</w:t>
      </w:r>
      <w:r>
        <w:rPr>
          <w:noProof/>
        </w:rPr>
        <w:tab/>
      </w:r>
      <w:r>
        <w:rPr>
          <w:noProof/>
        </w:rPr>
        <w:fldChar w:fldCharType="begin"/>
      </w:r>
      <w:r>
        <w:rPr>
          <w:noProof/>
        </w:rPr>
        <w:instrText xml:space="preserve"> PAGEREF _Toc285534781 \h </w:instrText>
      </w:r>
      <w:r>
        <w:rPr>
          <w:noProof/>
        </w:rPr>
      </w:r>
      <w:r>
        <w:rPr>
          <w:noProof/>
        </w:rPr>
        <w:fldChar w:fldCharType="separate"/>
      </w:r>
      <w:r>
        <w:rPr>
          <w:noProof/>
        </w:rPr>
        <w:t>62</w:t>
      </w:r>
      <w:r>
        <w:rPr>
          <w:noProof/>
        </w:rPr>
        <w:fldChar w:fldCharType="end"/>
      </w:r>
    </w:p>
    <w:p w14:paraId="5A56666F"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8.4.5.19.</w:t>
      </w:r>
      <w:r>
        <w:rPr>
          <w:rFonts w:eastAsiaTheme="minorEastAsia" w:cstheme="minorBidi"/>
          <w:noProof/>
          <w:sz w:val="24"/>
          <w:szCs w:val="24"/>
          <w:lang w:eastAsia="ja-JP"/>
        </w:rPr>
        <w:tab/>
      </w:r>
      <w:r>
        <w:rPr>
          <w:noProof/>
        </w:rPr>
        <w:t>&lt;Stereotype&gt; ArchetypeRootProxy</w:t>
      </w:r>
      <w:r>
        <w:rPr>
          <w:noProof/>
        </w:rPr>
        <w:tab/>
      </w:r>
      <w:r>
        <w:rPr>
          <w:noProof/>
        </w:rPr>
        <w:fldChar w:fldCharType="begin"/>
      </w:r>
      <w:r>
        <w:rPr>
          <w:noProof/>
        </w:rPr>
        <w:instrText xml:space="preserve"> PAGEREF _Toc285534782 \h </w:instrText>
      </w:r>
      <w:r>
        <w:rPr>
          <w:noProof/>
        </w:rPr>
      </w:r>
      <w:r>
        <w:rPr>
          <w:noProof/>
        </w:rPr>
        <w:fldChar w:fldCharType="separate"/>
      </w:r>
      <w:r>
        <w:rPr>
          <w:noProof/>
        </w:rPr>
        <w:t>62</w:t>
      </w:r>
      <w:r>
        <w:rPr>
          <w:noProof/>
        </w:rPr>
        <w:fldChar w:fldCharType="end"/>
      </w:r>
    </w:p>
    <w:p w14:paraId="3FA4A1B1"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8.4.5.20.</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_Toc285534783 \h </w:instrText>
      </w:r>
      <w:r>
        <w:rPr>
          <w:noProof/>
        </w:rPr>
      </w:r>
      <w:r>
        <w:rPr>
          <w:noProof/>
        </w:rPr>
        <w:fldChar w:fldCharType="separate"/>
      </w:r>
      <w:r>
        <w:rPr>
          <w:noProof/>
        </w:rPr>
        <w:t>63</w:t>
      </w:r>
      <w:r>
        <w:rPr>
          <w:noProof/>
        </w:rPr>
        <w:fldChar w:fldCharType="end"/>
      </w:r>
    </w:p>
    <w:p w14:paraId="29DBD653"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8.4.5.21.</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_Toc285534784 \h </w:instrText>
      </w:r>
      <w:r>
        <w:rPr>
          <w:noProof/>
        </w:rPr>
      </w:r>
      <w:r>
        <w:rPr>
          <w:noProof/>
        </w:rPr>
        <w:fldChar w:fldCharType="separate"/>
      </w:r>
      <w:r>
        <w:rPr>
          <w:noProof/>
        </w:rPr>
        <w:t>63</w:t>
      </w:r>
      <w:r>
        <w:rPr>
          <w:noProof/>
        </w:rPr>
        <w:fldChar w:fldCharType="end"/>
      </w:r>
    </w:p>
    <w:p w14:paraId="71B9EB84"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8.4.5.22.</w:t>
      </w:r>
      <w:r>
        <w:rPr>
          <w:rFonts w:eastAsiaTheme="minorEastAsia" w:cstheme="minorBidi"/>
          <w:noProof/>
          <w:sz w:val="24"/>
          <w:szCs w:val="24"/>
          <w:lang w:eastAsia="ja-JP"/>
        </w:rPr>
        <w:tab/>
      </w:r>
      <w:r>
        <w:rPr>
          <w:noProof/>
        </w:rPr>
        <w:t>&lt;Stereotype&gt; ArchetypeVersion</w:t>
      </w:r>
      <w:r>
        <w:rPr>
          <w:noProof/>
        </w:rPr>
        <w:tab/>
      </w:r>
      <w:r>
        <w:rPr>
          <w:noProof/>
        </w:rPr>
        <w:fldChar w:fldCharType="begin"/>
      </w:r>
      <w:r>
        <w:rPr>
          <w:noProof/>
        </w:rPr>
        <w:instrText xml:space="preserve"> PAGEREF _Toc285534785 \h </w:instrText>
      </w:r>
      <w:r>
        <w:rPr>
          <w:noProof/>
        </w:rPr>
      </w:r>
      <w:r>
        <w:rPr>
          <w:noProof/>
        </w:rPr>
        <w:fldChar w:fldCharType="separate"/>
      </w:r>
      <w:r>
        <w:rPr>
          <w:noProof/>
        </w:rPr>
        <w:t>63</w:t>
      </w:r>
      <w:r>
        <w:rPr>
          <w:noProof/>
        </w:rPr>
        <w:fldChar w:fldCharType="end"/>
      </w:r>
    </w:p>
    <w:p w14:paraId="048D1E18"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8.4.5.23.</w:t>
      </w:r>
      <w:r>
        <w:rPr>
          <w:rFonts w:eastAsiaTheme="minorEastAsia" w:cstheme="minorBidi"/>
          <w:noProof/>
          <w:sz w:val="24"/>
          <w:szCs w:val="24"/>
          <w:lang w:eastAsia="ja-JP"/>
        </w:rPr>
        <w:tab/>
      </w:r>
      <w:r>
        <w:rPr>
          <w:noProof/>
        </w:rPr>
        <w:t>&lt;Stereotype&gt; ArchetypeVersionId</w:t>
      </w:r>
      <w:r>
        <w:rPr>
          <w:noProof/>
        </w:rPr>
        <w:tab/>
      </w:r>
      <w:r>
        <w:rPr>
          <w:noProof/>
        </w:rPr>
        <w:fldChar w:fldCharType="begin"/>
      </w:r>
      <w:r>
        <w:rPr>
          <w:noProof/>
        </w:rPr>
        <w:instrText xml:space="preserve"> PAGEREF _Toc285534786 \h </w:instrText>
      </w:r>
      <w:r>
        <w:rPr>
          <w:noProof/>
        </w:rPr>
      </w:r>
      <w:r>
        <w:rPr>
          <w:noProof/>
        </w:rPr>
        <w:fldChar w:fldCharType="separate"/>
      </w:r>
      <w:r>
        <w:rPr>
          <w:noProof/>
        </w:rPr>
        <w:t>64</w:t>
      </w:r>
      <w:r>
        <w:rPr>
          <w:noProof/>
        </w:rPr>
        <w:fldChar w:fldCharType="end"/>
      </w:r>
    </w:p>
    <w:p w14:paraId="34C82B01"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8.4.5.24.</w:t>
      </w:r>
      <w:r>
        <w:rPr>
          <w:rFonts w:eastAsiaTheme="minorEastAsia" w:cstheme="minorBidi"/>
          <w:noProof/>
          <w:sz w:val="24"/>
          <w:szCs w:val="24"/>
          <w:lang w:eastAsia="ja-JP"/>
        </w:rPr>
        <w:tab/>
      </w:r>
      <w:r>
        <w:rPr>
          <w:noProof/>
        </w:rPr>
        <w:t>&lt;Stereotype&gt; AssumedValue</w:t>
      </w:r>
      <w:r>
        <w:rPr>
          <w:noProof/>
        </w:rPr>
        <w:tab/>
      </w:r>
      <w:r>
        <w:rPr>
          <w:noProof/>
        </w:rPr>
        <w:fldChar w:fldCharType="begin"/>
      </w:r>
      <w:r>
        <w:rPr>
          <w:noProof/>
        </w:rPr>
        <w:instrText xml:space="preserve"> PAGEREF _Toc285534787 \h </w:instrText>
      </w:r>
      <w:r>
        <w:rPr>
          <w:noProof/>
        </w:rPr>
      </w:r>
      <w:r>
        <w:rPr>
          <w:noProof/>
        </w:rPr>
        <w:fldChar w:fldCharType="separate"/>
      </w:r>
      <w:r>
        <w:rPr>
          <w:noProof/>
        </w:rPr>
        <w:t>64</w:t>
      </w:r>
      <w:r>
        <w:rPr>
          <w:noProof/>
        </w:rPr>
        <w:fldChar w:fldCharType="end"/>
      </w:r>
    </w:p>
    <w:p w14:paraId="7E26863F"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8.4.5.25.</w:t>
      </w:r>
      <w:r>
        <w:rPr>
          <w:rFonts w:eastAsiaTheme="minorEastAsia" w:cstheme="minorBidi"/>
          <w:noProof/>
          <w:sz w:val="24"/>
          <w:szCs w:val="24"/>
          <w:lang w:eastAsia="ja-JP"/>
        </w:rPr>
        <w:tab/>
      </w:r>
      <w:r>
        <w:rPr>
          <w:noProof/>
        </w:rPr>
        <w:t>&lt;Stereotype&gt; AttributeCollectionConstraint</w:t>
      </w:r>
      <w:r>
        <w:rPr>
          <w:noProof/>
        </w:rPr>
        <w:tab/>
      </w:r>
      <w:r>
        <w:rPr>
          <w:noProof/>
        </w:rPr>
        <w:fldChar w:fldCharType="begin"/>
      </w:r>
      <w:r>
        <w:rPr>
          <w:noProof/>
        </w:rPr>
        <w:instrText xml:space="preserve"> PAGEREF _Toc285534788 \h </w:instrText>
      </w:r>
      <w:r>
        <w:rPr>
          <w:noProof/>
        </w:rPr>
      </w:r>
      <w:r>
        <w:rPr>
          <w:noProof/>
        </w:rPr>
        <w:fldChar w:fldCharType="separate"/>
      </w:r>
      <w:r>
        <w:rPr>
          <w:noProof/>
        </w:rPr>
        <w:t>65</w:t>
      </w:r>
      <w:r>
        <w:rPr>
          <w:noProof/>
        </w:rPr>
        <w:fldChar w:fldCharType="end"/>
      </w:r>
    </w:p>
    <w:p w14:paraId="26F92AA1"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8.4.5.26.</w:t>
      </w:r>
      <w:r>
        <w:rPr>
          <w:rFonts w:eastAsiaTheme="minorEastAsia" w:cstheme="minorBidi"/>
          <w:noProof/>
          <w:sz w:val="24"/>
          <w:szCs w:val="24"/>
          <w:lang w:eastAsia="ja-JP"/>
        </w:rPr>
        <w:tab/>
      </w:r>
      <w:r>
        <w:rPr>
          <w:noProof/>
        </w:rPr>
        <w:t>&lt;Stereotype&gt; AttributeConstraint</w:t>
      </w:r>
      <w:r>
        <w:rPr>
          <w:noProof/>
        </w:rPr>
        <w:tab/>
      </w:r>
      <w:r>
        <w:rPr>
          <w:noProof/>
        </w:rPr>
        <w:fldChar w:fldCharType="begin"/>
      </w:r>
      <w:r>
        <w:rPr>
          <w:noProof/>
        </w:rPr>
        <w:instrText xml:space="preserve"> PAGEREF _Toc285534789 \h </w:instrText>
      </w:r>
      <w:r>
        <w:rPr>
          <w:noProof/>
        </w:rPr>
      </w:r>
      <w:r>
        <w:rPr>
          <w:noProof/>
        </w:rPr>
        <w:fldChar w:fldCharType="separate"/>
      </w:r>
      <w:r>
        <w:rPr>
          <w:noProof/>
        </w:rPr>
        <w:t>65</w:t>
      </w:r>
      <w:r>
        <w:rPr>
          <w:noProof/>
        </w:rPr>
        <w:fldChar w:fldCharType="end"/>
      </w:r>
    </w:p>
    <w:p w14:paraId="3FE53330"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8.4.5.27.</w:t>
      </w:r>
      <w:r>
        <w:rPr>
          <w:rFonts w:eastAsiaTheme="minorEastAsia" w:cstheme="minorBidi"/>
          <w:noProof/>
          <w:sz w:val="24"/>
          <w:szCs w:val="24"/>
          <w:lang w:eastAsia="ja-JP"/>
        </w:rPr>
        <w:tab/>
      </w:r>
      <w:r>
        <w:rPr>
          <w:noProof/>
        </w:rPr>
        <w:t>&lt;Stereotype&gt; AuthoredResource</w:t>
      </w:r>
      <w:r>
        <w:rPr>
          <w:noProof/>
        </w:rPr>
        <w:tab/>
      </w:r>
      <w:r>
        <w:rPr>
          <w:noProof/>
        </w:rPr>
        <w:fldChar w:fldCharType="begin"/>
      </w:r>
      <w:r>
        <w:rPr>
          <w:noProof/>
        </w:rPr>
        <w:instrText xml:space="preserve"> PAGEREF _Toc285534790 \h </w:instrText>
      </w:r>
      <w:r>
        <w:rPr>
          <w:noProof/>
        </w:rPr>
      </w:r>
      <w:r>
        <w:rPr>
          <w:noProof/>
        </w:rPr>
        <w:fldChar w:fldCharType="separate"/>
      </w:r>
      <w:r>
        <w:rPr>
          <w:noProof/>
        </w:rPr>
        <w:t>66</w:t>
      </w:r>
      <w:r>
        <w:rPr>
          <w:noProof/>
        </w:rPr>
        <w:fldChar w:fldCharType="end"/>
      </w:r>
    </w:p>
    <w:p w14:paraId="56E983F7"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8.4.5.28.</w:t>
      </w:r>
      <w:r>
        <w:rPr>
          <w:rFonts w:eastAsiaTheme="minorEastAsia" w:cstheme="minorBidi"/>
          <w:noProof/>
          <w:sz w:val="24"/>
          <w:szCs w:val="24"/>
          <w:lang w:eastAsia="ja-JP"/>
        </w:rPr>
        <w:tab/>
      </w:r>
      <w:r>
        <w:rPr>
          <w:noProof/>
        </w:rPr>
        <w:t>&lt;Stereotype&gt; BooleanConstraint</w:t>
      </w:r>
      <w:r>
        <w:rPr>
          <w:noProof/>
        </w:rPr>
        <w:tab/>
      </w:r>
      <w:r>
        <w:rPr>
          <w:noProof/>
        </w:rPr>
        <w:fldChar w:fldCharType="begin"/>
      </w:r>
      <w:r>
        <w:rPr>
          <w:noProof/>
        </w:rPr>
        <w:instrText xml:space="preserve"> PAGEREF _Toc285534791 \h </w:instrText>
      </w:r>
      <w:r>
        <w:rPr>
          <w:noProof/>
        </w:rPr>
      </w:r>
      <w:r>
        <w:rPr>
          <w:noProof/>
        </w:rPr>
        <w:fldChar w:fldCharType="separate"/>
      </w:r>
      <w:r>
        <w:rPr>
          <w:noProof/>
        </w:rPr>
        <w:t>67</w:t>
      </w:r>
      <w:r>
        <w:rPr>
          <w:noProof/>
        </w:rPr>
        <w:fldChar w:fldCharType="end"/>
      </w:r>
    </w:p>
    <w:p w14:paraId="5778782A"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8.4.5.29.</w:t>
      </w:r>
      <w:r>
        <w:rPr>
          <w:rFonts w:eastAsiaTheme="minorEastAsia" w:cstheme="minorBidi"/>
          <w:noProof/>
          <w:sz w:val="24"/>
          <w:szCs w:val="24"/>
          <w:lang w:eastAsia="ja-JP"/>
        </w:rPr>
        <w:tab/>
      </w:r>
      <w:r>
        <w:rPr>
          <w:noProof/>
        </w:rPr>
        <w:t>&lt;Stereotype&gt; CodeSystemReference</w:t>
      </w:r>
      <w:r>
        <w:rPr>
          <w:noProof/>
        </w:rPr>
        <w:tab/>
      </w:r>
      <w:r>
        <w:rPr>
          <w:noProof/>
        </w:rPr>
        <w:fldChar w:fldCharType="begin"/>
      </w:r>
      <w:r>
        <w:rPr>
          <w:noProof/>
        </w:rPr>
        <w:instrText xml:space="preserve"> PAGEREF _Toc285534792 \h </w:instrText>
      </w:r>
      <w:r>
        <w:rPr>
          <w:noProof/>
        </w:rPr>
      </w:r>
      <w:r>
        <w:rPr>
          <w:noProof/>
        </w:rPr>
        <w:fldChar w:fldCharType="separate"/>
      </w:r>
      <w:r>
        <w:rPr>
          <w:noProof/>
        </w:rPr>
        <w:t>67</w:t>
      </w:r>
      <w:r>
        <w:rPr>
          <w:noProof/>
        </w:rPr>
        <w:fldChar w:fldCharType="end"/>
      </w:r>
    </w:p>
    <w:p w14:paraId="43A6D081"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8.4.5.30.</w:t>
      </w:r>
      <w:r>
        <w:rPr>
          <w:rFonts w:eastAsiaTheme="minorEastAsia" w:cstheme="minorBidi"/>
          <w:noProof/>
          <w:sz w:val="24"/>
          <w:szCs w:val="24"/>
          <w:lang w:eastAsia="ja-JP"/>
        </w:rPr>
        <w:tab/>
      </w:r>
      <w:r>
        <w:rPr>
          <w:noProof/>
        </w:rPr>
        <w:t>&lt;Stereotype&gt; CodeSystemReferenceInstance</w:t>
      </w:r>
      <w:r>
        <w:rPr>
          <w:noProof/>
        </w:rPr>
        <w:tab/>
      </w:r>
      <w:r>
        <w:rPr>
          <w:noProof/>
        </w:rPr>
        <w:fldChar w:fldCharType="begin"/>
      </w:r>
      <w:r>
        <w:rPr>
          <w:noProof/>
        </w:rPr>
        <w:instrText xml:space="preserve"> PAGEREF _Toc285534793 \h </w:instrText>
      </w:r>
      <w:r>
        <w:rPr>
          <w:noProof/>
        </w:rPr>
      </w:r>
      <w:r>
        <w:rPr>
          <w:noProof/>
        </w:rPr>
        <w:fldChar w:fldCharType="separate"/>
      </w:r>
      <w:r>
        <w:rPr>
          <w:noProof/>
        </w:rPr>
        <w:t>68</w:t>
      </w:r>
      <w:r>
        <w:rPr>
          <w:noProof/>
        </w:rPr>
        <w:fldChar w:fldCharType="end"/>
      </w:r>
    </w:p>
    <w:p w14:paraId="7199B841"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8.4.5.31.</w:t>
      </w:r>
      <w:r>
        <w:rPr>
          <w:rFonts w:eastAsiaTheme="minorEastAsia" w:cstheme="minorBidi"/>
          <w:noProof/>
          <w:sz w:val="24"/>
          <w:szCs w:val="24"/>
          <w:lang w:eastAsia="ja-JP"/>
        </w:rPr>
        <w:tab/>
      </w:r>
      <w:r>
        <w:rPr>
          <w:noProof/>
        </w:rPr>
        <w:t>&lt;Stereotype&gt; CodeSystemVersionReference</w:t>
      </w:r>
      <w:r>
        <w:rPr>
          <w:noProof/>
        </w:rPr>
        <w:tab/>
      </w:r>
      <w:r>
        <w:rPr>
          <w:noProof/>
        </w:rPr>
        <w:fldChar w:fldCharType="begin"/>
      </w:r>
      <w:r>
        <w:rPr>
          <w:noProof/>
        </w:rPr>
        <w:instrText xml:space="preserve"> PAGEREF _Toc285534794 \h </w:instrText>
      </w:r>
      <w:r>
        <w:rPr>
          <w:noProof/>
        </w:rPr>
      </w:r>
      <w:r>
        <w:rPr>
          <w:noProof/>
        </w:rPr>
        <w:fldChar w:fldCharType="separate"/>
      </w:r>
      <w:r>
        <w:rPr>
          <w:noProof/>
        </w:rPr>
        <w:t>68</w:t>
      </w:r>
      <w:r>
        <w:rPr>
          <w:noProof/>
        </w:rPr>
        <w:fldChar w:fldCharType="end"/>
      </w:r>
    </w:p>
    <w:p w14:paraId="313E9C30"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8.4.5.32.</w:t>
      </w:r>
      <w:r>
        <w:rPr>
          <w:rFonts w:eastAsiaTheme="minorEastAsia" w:cstheme="minorBidi"/>
          <w:noProof/>
          <w:sz w:val="24"/>
          <w:szCs w:val="24"/>
          <w:lang w:eastAsia="ja-JP"/>
        </w:rPr>
        <w:tab/>
      </w:r>
      <w:r>
        <w:rPr>
          <w:noProof/>
        </w:rPr>
        <w:t>&lt;Stereotype&gt; ComplexObjectConstraint</w:t>
      </w:r>
      <w:r>
        <w:rPr>
          <w:noProof/>
        </w:rPr>
        <w:tab/>
      </w:r>
      <w:r>
        <w:rPr>
          <w:noProof/>
        </w:rPr>
        <w:fldChar w:fldCharType="begin"/>
      </w:r>
      <w:r>
        <w:rPr>
          <w:noProof/>
        </w:rPr>
        <w:instrText xml:space="preserve"> PAGEREF _Toc285534795 \h </w:instrText>
      </w:r>
      <w:r>
        <w:rPr>
          <w:noProof/>
        </w:rPr>
      </w:r>
      <w:r>
        <w:rPr>
          <w:noProof/>
        </w:rPr>
        <w:fldChar w:fldCharType="separate"/>
      </w:r>
      <w:r>
        <w:rPr>
          <w:noProof/>
        </w:rPr>
        <w:t>69</w:t>
      </w:r>
      <w:r>
        <w:rPr>
          <w:noProof/>
        </w:rPr>
        <w:fldChar w:fldCharType="end"/>
      </w:r>
    </w:p>
    <w:p w14:paraId="49FA999B"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8.4.5.33.</w:t>
      </w:r>
      <w:r>
        <w:rPr>
          <w:rFonts w:eastAsiaTheme="minorEastAsia" w:cstheme="minorBidi"/>
          <w:noProof/>
          <w:sz w:val="24"/>
          <w:szCs w:val="24"/>
          <w:lang w:eastAsia="ja-JP"/>
        </w:rPr>
        <w:tab/>
      </w:r>
      <w:r>
        <w:rPr>
          <w:noProof/>
        </w:rPr>
        <w:t>&lt;Stereotype&gt; ConceptReference</w:t>
      </w:r>
      <w:r>
        <w:rPr>
          <w:noProof/>
        </w:rPr>
        <w:tab/>
      </w:r>
      <w:r>
        <w:rPr>
          <w:noProof/>
        </w:rPr>
        <w:fldChar w:fldCharType="begin"/>
      </w:r>
      <w:r>
        <w:rPr>
          <w:noProof/>
        </w:rPr>
        <w:instrText xml:space="preserve"> PAGEREF _Toc285534796 \h </w:instrText>
      </w:r>
      <w:r>
        <w:rPr>
          <w:noProof/>
        </w:rPr>
      </w:r>
      <w:r>
        <w:rPr>
          <w:noProof/>
        </w:rPr>
        <w:fldChar w:fldCharType="separate"/>
      </w:r>
      <w:r>
        <w:rPr>
          <w:noProof/>
        </w:rPr>
        <w:t>69</w:t>
      </w:r>
      <w:r>
        <w:rPr>
          <w:noProof/>
        </w:rPr>
        <w:fldChar w:fldCharType="end"/>
      </w:r>
    </w:p>
    <w:p w14:paraId="2DE3A3AE"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8.4.5.34.</w:t>
      </w:r>
      <w:r>
        <w:rPr>
          <w:rFonts w:eastAsiaTheme="minorEastAsia" w:cstheme="minorBidi"/>
          <w:noProof/>
          <w:sz w:val="24"/>
          <w:szCs w:val="24"/>
          <w:lang w:eastAsia="ja-JP"/>
        </w:rPr>
        <w:tab/>
      </w:r>
      <w:r>
        <w:rPr>
          <w:noProof/>
        </w:rPr>
        <w:t>&lt;Stereotype&gt; ConceptReferenceInstance</w:t>
      </w:r>
      <w:r>
        <w:rPr>
          <w:noProof/>
        </w:rPr>
        <w:tab/>
      </w:r>
      <w:r>
        <w:rPr>
          <w:noProof/>
        </w:rPr>
        <w:fldChar w:fldCharType="begin"/>
      </w:r>
      <w:r>
        <w:rPr>
          <w:noProof/>
        </w:rPr>
        <w:instrText xml:space="preserve"> PAGEREF _Toc285534797 \h </w:instrText>
      </w:r>
      <w:r>
        <w:rPr>
          <w:noProof/>
        </w:rPr>
      </w:r>
      <w:r>
        <w:rPr>
          <w:noProof/>
        </w:rPr>
        <w:fldChar w:fldCharType="separate"/>
      </w:r>
      <w:r>
        <w:rPr>
          <w:noProof/>
        </w:rPr>
        <w:t>70</w:t>
      </w:r>
      <w:r>
        <w:rPr>
          <w:noProof/>
        </w:rPr>
        <w:fldChar w:fldCharType="end"/>
      </w:r>
    </w:p>
    <w:p w14:paraId="110B11EC"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8.4.5.35.</w:t>
      </w:r>
      <w:r>
        <w:rPr>
          <w:rFonts w:eastAsiaTheme="minorEastAsia" w:cstheme="minorBidi"/>
          <w:noProof/>
          <w:sz w:val="24"/>
          <w:szCs w:val="24"/>
          <w:lang w:eastAsia="ja-JP"/>
        </w:rPr>
        <w:tab/>
      </w:r>
      <w:r>
        <w:rPr>
          <w:noProof/>
        </w:rPr>
        <w:t>&lt;Stereotype&gt; Constrains</w:t>
      </w:r>
      <w:r>
        <w:rPr>
          <w:noProof/>
        </w:rPr>
        <w:tab/>
      </w:r>
      <w:r>
        <w:rPr>
          <w:noProof/>
        </w:rPr>
        <w:fldChar w:fldCharType="begin"/>
      </w:r>
      <w:r>
        <w:rPr>
          <w:noProof/>
        </w:rPr>
        <w:instrText xml:space="preserve"> PAGEREF _Toc285534798 \h </w:instrText>
      </w:r>
      <w:r>
        <w:rPr>
          <w:noProof/>
        </w:rPr>
      </w:r>
      <w:r>
        <w:rPr>
          <w:noProof/>
        </w:rPr>
        <w:fldChar w:fldCharType="separate"/>
      </w:r>
      <w:r>
        <w:rPr>
          <w:noProof/>
        </w:rPr>
        <w:t>70</w:t>
      </w:r>
      <w:r>
        <w:rPr>
          <w:noProof/>
        </w:rPr>
        <w:fldChar w:fldCharType="end"/>
      </w:r>
    </w:p>
    <w:p w14:paraId="70BB37B0"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8.4.5.36.</w:t>
      </w:r>
      <w:r>
        <w:rPr>
          <w:rFonts w:eastAsiaTheme="minorEastAsia" w:cstheme="minorBidi"/>
          <w:noProof/>
          <w:sz w:val="24"/>
          <w:szCs w:val="24"/>
          <w:lang w:eastAsia="ja-JP"/>
        </w:rPr>
        <w:tab/>
      </w:r>
      <w:r>
        <w:rPr>
          <w:noProof/>
        </w:rPr>
        <w:t>&lt;Stereotype&gt; DataBinding</w:t>
      </w:r>
      <w:r>
        <w:rPr>
          <w:noProof/>
        </w:rPr>
        <w:tab/>
      </w:r>
      <w:r>
        <w:rPr>
          <w:noProof/>
        </w:rPr>
        <w:fldChar w:fldCharType="begin"/>
      </w:r>
      <w:r>
        <w:rPr>
          <w:noProof/>
        </w:rPr>
        <w:instrText xml:space="preserve"> PAGEREF _Toc285534799 \h </w:instrText>
      </w:r>
      <w:r>
        <w:rPr>
          <w:noProof/>
        </w:rPr>
      </w:r>
      <w:r>
        <w:rPr>
          <w:noProof/>
        </w:rPr>
        <w:fldChar w:fldCharType="separate"/>
      </w:r>
      <w:r>
        <w:rPr>
          <w:noProof/>
        </w:rPr>
        <w:t>71</w:t>
      </w:r>
      <w:r>
        <w:rPr>
          <w:noProof/>
        </w:rPr>
        <w:fldChar w:fldCharType="end"/>
      </w:r>
    </w:p>
    <w:p w14:paraId="59545A8A"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8.4.5.37.</w:t>
      </w:r>
      <w:r>
        <w:rPr>
          <w:rFonts w:eastAsiaTheme="minorEastAsia" w:cstheme="minorBidi"/>
          <w:noProof/>
          <w:sz w:val="24"/>
          <w:szCs w:val="24"/>
          <w:lang w:eastAsia="ja-JP"/>
        </w:rPr>
        <w:tab/>
      </w:r>
      <w:r>
        <w:rPr>
          <w:noProof/>
        </w:rPr>
        <w:t>&lt;Stereotype&gt; DateConstraint</w:t>
      </w:r>
      <w:r>
        <w:rPr>
          <w:noProof/>
        </w:rPr>
        <w:tab/>
      </w:r>
      <w:r>
        <w:rPr>
          <w:noProof/>
        </w:rPr>
        <w:fldChar w:fldCharType="begin"/>
      </w:r>
      <w:r>
        <w:rPr>
          <w:noProof/>
        </w:rPr>
        <w:instrText xml:space="preserve"> PAGEREF _Toc285534800 \h </w:instrText>
      </w:r>
      <w:r>
        <w:rPr>
          <w:noProof/>
        </w:rPr>
      </w:r>
      <w:r>
        <w:rPr>
          <w:noProof/>
        </w:rPr>
        <w:fldChar w:fldCharType="separate"/>
      </w:r>
      <w:r>
        <w:rPr>
          <w:noProof/>
        </w:rPr>
        <w:t>72</w:t>
      </w:r>
      <w:r>
        <w:rPr>
          <w:noProof/>
        </w:rPr>
        <w:fldChar w:fldCharType="end"/>
      </w:r>
    </w:p>
    <w:p w14:paraId="142246DD"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8.4.5.38.</w:t>
      </w:r>
      <w:r>
        <w:rPr>
          <w:rFonts w:eastAsiaTheme="minorEastAsia" w:cstheme="minorBidi"/>
          <w:noProof/>
          <w:sz w:val="24"/>
          <w:szCs w:val="24"/>
          <w:lang w:eastAsia="ja-JP"/>
        </w:rPr>
        <w:tab/>
      </w:r>
      <w:r>
        <w:rPr>
          <w:noProof/>
        </w:rPr>
        <w:t>&lt;Stereotype&gt; DateTimeConstraint</w:t>
      </w:r>
      <w:r>
        <w:rPr>
          <w:noProof/>
        </w:rPr>
        <w:tab/>
      </w:r>
      <w:r>
        <w:rPr>
          <w:noProof/>
        </w:rPr>
        <w:fldChar w:fldCharType="begin"/>
      </w:r>
      <w:r>
        <w:rPr>
          <w:noProof/>
        </w:rPr>
        <w:instrText xml:space="preserve"> PAGEREF _Toc285534801 \h </w:instrText>
      </w:r>
      <w:r>
        <w:rPr>
          <w:noProof/>
        </w:rPr>
      </w:r>
      <w:r>
        <w:rPr>
          <w:noProof/>
        </w:rPr>
        <w:fldChar w:fldCharType="separate"/>
      </w:r>
      <w:r>
        <w:rPr>
          <w:noProof/>
        </w:rPr>
        <w:t>73</w:t>
      </w:r>
      <w:r>
        <w:rPr>
          <w:noProof/>
        </w:rPr>
        <w:fldChar w:fldCharType="end"/>
      </w:r>
    </w:p>
    <w:p w14:paraId="020540E4"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8.4.5.39.</w:t>
      </w:r>
      <w:r>
        <w:rPr>
          <w:rFonts w:eastAsiaTheme="minorEastAsia" w:cstheme="minorBidi"/>
          <w:noProof/>
          <w:sz w:val="24"/>
          <w:szCs w:val="24"/>
          <w:lang w:eastAsia="ja-JP"/>
        </w:rPr>
        <w:tab/>
      </w:r>
      <w:r>
        <w:rPr>
          <w:noProof/>
        </w:rPr>
        <w:t>&lt;Stereotype&gt; DescribedItem</w:t>
      </w:r>
      <w:r>
        <w:rPr>
          <w:noProof/>
        </w:rPr>
        <w:tab/>
      </w:r>
      <w:r>
        <w:rPr>
          <w:noProof/>
        </w:rPr>
        <w:fldChar w:fldCharType="begin"/>
      </w:r>
      <w:r>
        <w:rPr>
          <w:noProof/>
        </w:rPr>
        <w:instrText xml:space="preserve"> PAGEREF _Toc285534802 \h </w:instrText>
      </w:r>
      <w:r>
        <w:rPr>
          <w:noProof/>
        </w:rPr>
      </w:r>
      <w:r>
        <w:rPr>
          <w:noProof/>
        </w:rPr>
        <w:fldChar w:fldCharType="separate"/>
      </w:r>
      <w:r>
        <w:rPr>
          <w:noProof/>
        </w:rPr>
        <w:t>73</w:t>
      </w:r>
      <w:r>
        <w:rPr>
          <w:noProof/>
        </w:rPr>
        <w:fldChar w:fldCharType="end"/>
      </w:r>
    </w:p>
    <w:p w14:paraId="1E970B93"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8.4.5.40.</w:t>
      </w:r>
      <w:r>
        <w:rPr>
          <w:rFonts w:eastAsiaTheme="minorEastAsia" w:cstheme="minorBidi"/>
          <w:noProof/>
          <w:sz w:val="24"/>
          <w:szCs w:val="24"/>
          <w:lang w:eastAsia="ja-JP"/>
        </w:rPr>
        <w:tab/>
      </w:r>
      <w:r>
        <w:rPr>
          <w:noProof/>
        </w:rPr>
        <w:t>&lt;Stereotype&gt; DesignatableItem</w:t>
      </w:r>
      <w:r>
        <w:rPr>
          <w:noProof/>
        </w:rPr>
        <w:tab/>
      </w:r>
      <w:r>
        <w:rPr>
          <w:noProof/>
        </w:rPr>
        <w:fldChar w:fldCharType="begin"/>
      </w:r>
      <w:r>
        <w:rPr>
          <w:noProof/>
        </w:rPr>
        <w:instrText xml:space="preserve"> PAGEREF _Toc285534803 \h </w:instrText>
      </w:r>
      <w:r>
        <w:rPr>
          <w:noProof/>
        </w:rPr>
      </w:r>
      <w:r>
        <w:rPr>
          <w:noProof/>
        </w:rPr>
        <w:fldChar w:fldCharType="separate"/>
      </w:r>
      <w:r>
        <w:rPr>
          <w:noProof/>
        </w:rPr>
        <w:t>74</w:t>
      </w:r>
      <w:r>
        <w:rPr>
          <w:noProof/>
        </w:rPr>
        <w:fldChar w:fldCharType="end"/>
      </w:r>
    </w:p>
    <w:p w14:paraId="23A3C858"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8.4.5.41.</w:t>
      </w:r>
      <w:r>
        <w:rPr>
          <w:rFonts w:eastAsiaTheme="minorEastAsia" w:cstheme="minorBidi"/>
          <w:noProof/>
          <w:sz w:val="24"/>
          <w:szCs w:val="24"/>
          <w:lang w:eastAsia="ja-JP"/>
        </w:rPr>
        <w:tab/>
      </w:r>
      <w:r>
        <w:rPr>
          <w:noProof/>
        </w:rPr>
        <w:t>&lt;Stereotype&gt; DurationConstraint</w:t>
      </w:r>
      <w:r>
        <w:rPr>
          <w:noProof/>
        </w:rPr>
        <w:tab/>
      </w:r>
      <w:r>
        <w:rPr>
          <w:noProof/>
        </w:rPr>
        <w:fldChar w:fldCharType="begin"/>
      </w:r>
      <w:r>
        <w:rPr>
          <w:noProof/>
        </w:rPr>
        <w:instrText xml:space="preserve"> PAGEREF _Toc285534804 \h </w:instrText>
      </w:r>
      <w:r>
        <w:rPr>
          <w:noProof/>
        </w:rPr>
      </w:r>
      <w:r>
        <w:rPr>
          <w:noProof/>
        </w:rPr>
        <w:fldChar w:fldCharType="separate"/>
      </w:r>
      <w:r>
        <w:rPr>
          <w:noProof/>
        </w:rPr>
        <w:t>75</w:t>
      </w:r>
      <w:r>
        <w:rPr>
          <w:noProof/>
        </w:rPr>
        <w:fldChar w:fldCharType="end"/>
      </w:r>
    </w:p>
    <w:p w14:paraId="5D499C74"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8.4.5.42.</w:t>
      </w:r>
      <w:r>
        <w:rPr>
          <w:rFonts w:eastAsiaTheme="minorEastAsia" w:cstheme="minorBidi"/>
          <w:noProof/>
          <w:sz w:val="24"/>
          <w:szCs w:val="24"/>
          <w:lang w:eastAsia="ja-JP"/>
        </w:rPr>
        <w:tab/>
      </w:r>
      <w:r>
        <w:rPr>
          <w:noProof/>
        </w:rPr>
        <w:t>&lt;Stereotype&gt; EnumeratedValueDomain</w:t>
      </w:r>
      <w:r>
        <w:rPr>
          <w:noProof/>
        </w:rPr>
        <w:tab/>
      </w:r>
      <w:r>
        <w:rPr>
          <w:noProof/>
        </w:rPr>
        <w:fldChar w:fldCharType="begin"/>
      </w:r>
      <w:r>
        <w:rPr>
          <w:noProof/>
        </w:rPr>
        <w:instrText xml:space="preserve"> PAGEREF _Toc285534805 \h </w:instrText>
      </w:r>
      <w:r>
        <w:rPr>
          <w:noProof/>
        </w:rPr>
      </w:r>
      <w:r>
        <w:rPr>
          <w:noProof/>
        </w:rPr>
        <w:fldChar w:fldCharType="separate"/>
      </w:r>
      <w:r>
        <w:rPr>
          <w:noProof/>
        </w:rPr>
        <w:t>76</w:t>
      </w:r>
      <w:r>
        <w:rPr>
          <w:noProof/>
        </w:rPr>
        <w:fldChar w:fldCharType="end"/>
      </w:r>
    </w:p>
    <w:p w14:paraId="6C03E8BA"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8.4.5.43.</w:t>
      </w:r>
      <w:r>
        <w:rPr>
          <w:rFonts w:eastAsiaTheme="minorEastAsia" w:cstheme="minorBidi"/>
          <w:noProof/>
          <w:sz w:val="24"/>
          <w:szCs w:val="24"/>
          <w:lang w:eastAsia="ja-JP"/>
        </w:rPr>
        <w:tab/>
      </w:r>
      <w:r>
        <w:rPr>
          <w:noProof/>
        </w:rPr>
        <w:t>&lt;Stereotype&gt; EnumeratedValueDomainConstraint</w:t>
      </w:r>
      <w:r>
        <w:rPr>
          <w:noProof/>
        </w:rPr>
        <w:tab/>
      </w:r>
      <w:r>
        <w:rPr>
          <w:noProof/>
        </w:rPr>
        <w:fldChar w:fldCharType="begin"/>
      </w:r>
      <w:r>
        <w:rPr>
          <w:noProof/>
        </w:rPr>
        <w:instrText xml:space="preserve"> PAGEREF _Toc285534806 \h </w:instrText>
      </w:r>
      <w:r>
        <w:rPr>
          <w:noProof/>
        </w:rPr>
      </w:r>
      <w:r>
        <w:rPr>
          <w:noProof/>
        </w:rPr>
        <w:fldChar w:fldCharType="separate"/>
      </w:r>
      <w:r>
        <w:rPr>
          <w:noProof/>
        </w:rPr>
        <w:t>76</w:t>
      </w:r>
      <w:r>
        <w:rPr>
          <w:noProof/>
        </w:rPr>
        <w:fldChar w:fldCharType="end"/>
      </w:r>
    </w:p>
    <w:p w14:paraId="6D04188F"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8.4.5.44.</w:t>
      </w:r>
      <w:r>
        <w:rPr>
          <w:rFonts w:eastAsiaTheme="minorEastAsia" w:cstheme="minorBidi"/>
          <w:noProof/>
          <w:sz w:val="24"/>
          <w:szCs w:val="24"/>
          <w:lang w:eastAsia="ja-JP"/>
        </w:rPr>
        <w:tab/>
      </w:r>
      <w:r>
        <w:rPr>
          <w:noProof/>
        </w:rPr>
        <w:t>&lt;Stereotype&gt; EnumerationConstraint</w:t>
      </w:r>
      <w:r>
        <w:rPr>
          <w:noProof/>
        </w:rPr>
        <w:tab/>
      </w:r>
      <w:r>
        <w:rPr>
          <w:noProof/>
        </w:rPr>
        <w:fldChar w:fldCharType="begin"/>
      </w:r>
      <w:r>
        <w:rPr>
          <w:noProof/>
        </w:rPr>
        <w:instrText xml:space="preserve"> PAGEREF _Toc285534807 \h </w:instrText>
      </w:r>
      <w:r>
        <w:rPr>
          <w:noProof/>
        </w:rPr>
      </w:r>
      <w:r>
        <w:rPr>
          <w:noProof/>
        </w:rPr>
        <w:fldChar w:fldCharType="separate"/>
      </w:r>
      <w:r>
        <w:rPr>
          <w:noProof/>
        </w:rPr>
        <w:t>77</w:t>
      </w:r>
      <w:r>
        <w:rPr>
          <w:noProof/>
        </w:rPr>
        <w:fldChar w:fldCharType="end"/>
      </w:r>
    </w:p>
    <w:p w14:paraId="512F22DB"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8.4.5.45.</w:t>
      </w:r>
      <w:r>
        <w:rPr>
          <w:rFonts w:eastAsiaTheme="minorEastAsia" w:cstheme="minorBidi"/>
          <w:noProof/>
          <w:sz w:val="24"/>
          <w:szCs w:val="24"/>
          <w:lang w:eastAsia="ja-JP"/>
        </w:rPr>
        <w:tab/>
      </w:r>
      <w:r>
        <w:rPr>
          <w:noProof/>
        </w:rPr>
        <w:t>&lt;Stereotype&gt; IdentifiedItem</w:t>
      </w:r>
      <w:r>
        <w:rPr>
          <w:noProof/>
        </w:rPr>
        <w:tab/>
      </w:r>
      <w:r>
        <w:rPr>
          <w:noProof/>
        </w:rPr>
        <w:fldChar w:fldCharType="begin"/>
      </w:r>
      <w:r>
        <w:rPr>
          <w:noProof/>
        </w:rPr>
        <w:instrText xml:space="preserve"> PAGEREF _Toc285534808 \h </w:instrText>
      </w:r>
      <w:r>
        <w:rPr>
          <w:noProof/>
        </w:rPr>
      </w:r>
      <w:r>
        <w:rPr>
          <w:noProof/>
        </w:rPr>
        <w:fldChar w:fldCharType="separate"/>
      </w:r>
      <w:r>
        <w:rPr>
          <w:noProof/>
        </w:rPr>
        <w:t>78</w:t>
      </w:r>
      <w:r>
        <w:rPr>
          <w:noProof/>
        </w:rPr>
        <w:fldChar w:fldCharType="end"/>
      </w:r>
    </w:p>
    <w:p w14:paraId="1858FD9C"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8.4.5.46.</w:t>
      </w:r>
      <w:r>
        <w:rPr>
          <w:rFonts w:eastAsiaTheme="minorEastAsia" w:cstheme="minorBidi"/>
          <w:noProof/>
          <w:sz w:val="24"/>
          <w:szCs w:val="24"/>
          <w:lang w:eastAsia="ja-JP"/>
        </w:rPr>
        <w:tab/>
      </w:r>
      <w:r>
        <w:rPr>
          <w:noProof/>
        </w:rPr>
        <w:t>&lt;Stereotype&gt; Infrastructure</w:t>
      </w:r>
      <w:r>
        <w:rPr>
          <w:noProof/>
        </w:rPr>
        <w:tab/>
      </w:r>
      <w:r>
        <w:rPr>
          <w:noProof/>
        </w:rPr>
        <w:fldChar w:fldCharType="begin"/>
      </w:r>
      <w:r>
        <w:rPr>
          <w:noProof/>
        </w:rPr>
        <w:instrText xml:space="preserve"> PAGEREF _Toc285534809 \h </w:instrText>
      </w:r>
      <w:r>
        <w:rPr>
          <w:noProof/>
        </w:rPr>
      </w:r>
      <w:r>
        <w:rPr>
          <w:noProof/>
        </w:rPr>
        <w:fldChar w:fldCharType="separate"/>
      </w:r>
      <w:r>
        <w:rPr>
          <w:noProof/>
        </w:rPr>
        <w:t>78</w:t>
      </w:r>
      <w:r>
        <w:rPr>
          <w:noProof/>
        </w:rPr>
        <w:fldChar w:fldCharType="end"/>
      </w:r>
    </w:p>
    <w:p w14:paraId="2905F92E"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8.4.5.47.</w:t>
      </w:r>
      <w:r>
        <w:rPr>
          <w:rFonts w:eastAsiaTheme="minorEastAsia" w:cstheme="minorBidi"/>
          <w:noProof/>
          <w:sz w:val="24"/>
          <w:szCs w:val="24"/>
          <w:lang w:eastAsia="ja-JP"/>
        </w:rPr>
        <w:tab/>
      </w:r>
      <w:r>
        <w:rPr>
          <w:noProof/>
        </w:rPr>
        <w:t>&lt;Stereotype&gt; IntegerConstraint</w:t>
      </w:r>
      <w:r>
        <w:rPr>
          <w:noProof/>
        </w:rPr>
        <w:tab/>
      </w:r>
      <w:r>
        <w:rPr>
          <w:noProof/>
        </w:rPr>
        <w:fldChar w:fldCharType="begin"/>
      </w:r>
      <w:r>
        <w:rPr>
          <w:noProof/>
        </w:rPr>
        <w:instrText xml:space="preserve"> PAGEREF _Toc285534810 \h </w:instrText>
      </w:r>
      <w:r>
        <w:rPr>
          <w:noProof/>
        </w:rPr>
      </w:r>
      <w:r>
        <w:rPr>
          <w:noProof/>
        </w:rPr>
        <w:fldChar w:fldCharType="separate"/>
      </w:r>
      <w:r>
        <w:rPr>
          <w:noProof/>
        </w:rPr>
        <w:t>79</w:t>
      </w:r>
      <w:r>
        <w:rPr>
          <w:noProof/>
        </w:rPr>
        <w:fldChar w:fldCharType="end"/>
      </w:r>
    </w:p>
    <w:p w14:paraId="65351354"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8.4.5.48.</w:t>
      </w:r>
      <w:r>
        <w:rPr>
          <w:rFonts w:eastAsiaTheme="minorEastAsia" w:cstheme="minorBidi"/>
          <w:noProof/>
          <w:sz w:val="24"/>
          <w:szCs w:val="24"/>
          <w:lang w:eastAsia="ja-JP"/>
        </w:rPr>
        <w:tab/>
      </w:r>
      <w:r>
        <w:rPr>
          <w:noProof/>
        </w:rPr>
        <w:t>&lt;Stereotype&gt; KnownNamespace</w:t>
      </w:r>
      <w:r>
        <w:rPr>
          <w:noProof/>
        </w:rPr>
        <w:tab/>
      </w:r>
      <w:r>
        <w:rPr>
          <w:noProof/>
        </w:rPr>
        <w:fldChar w:fldCharType="begin"/>
      </w:r>
      <w:r>
        <w:rPr>
          <w:noProof/>
        </w:rPr>
        <w:instrText xml:space="preserve"> PAGEREF _Toc285534811 \h </w:instrText>
      </w:r>
      <w:r>
        <w:rPr>
          <w:noProof/>
        </w:rPr>
      </w:r>
      <w:r>
        <w:rPr>
          <w:noProof/>
        </w:rPr>
        <w:fldChar w:fldCharType="separate"/>
      </w:r>
      <w:r>
        <w:rPr>
          <w:noProof/>
        </w:rPr>
        <w:t>79</w:t>
      </w:r>
      <w:r>
        <w:rPr>
          <w:noProof/>
        </w:rPr>
        <w:fldChar w:fldCharType="end"/>
      </w:r>
    </w:p>
    <w:p w14:paraId="40337181"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8.4.5.49.</w:t>
      </w:r>
      <w:r>
        <w:rPr>
          <w:rFonts w:eastAsiaTheme="minorEastAsia" w:cstheme="minorBidi"/>
          <w:noProof/>
          <w:sz w:val="24"/>
          <w:szCs w:val="24"/>
          <w:lang w:eastAsia="ja-JP"/>
        </w:rPr>
        <w:tab/>
      </w:r>
      <w:r>
        <w:rPr>
          <w:noProof/>
        </w:rPr>
        <w:t>&lt;Stereotype&gt; Language</w:t>
      </w:r>
      <w:r>
        <w:rPr>
          <w:noProof/>
        </w:rPr>
        <w:tab/>
      </w:r>
      <w:r>
        <w:rPr>
          <w:noProof/>
        </w:rPr>
        <w:fldChar w:fldCharType="begin"/>
      </w:r>
      <w:r>
        <w:rPr>
          <w:noProof/>
        </w:rPr>
        <w:instrText xml:space="preserve"> PAGEREF _Toc285534812 \h </w:instrText>
      </w:r>
      <w:r>
        <w:rPr>
          <w:noProof/>
        </w:rPr>
      </w:r>
      <w:r>
        <w:rPr>
          <w:noProof/>
        </w:rPr>
        <w:fldChar w:fldCharType="separate"/>
      </w:r>
      <w:r>
        <w:rPr>
          <w:noProof/>
        </w:rPr>
        <w:t>80</w:t>
      </w:r>
      <w:r>
        <w:rPr>
          <w:noProof/>
        </w:rPr>
        <w:fldChar w:fldCharType="end"/>
      </w:r>
    </w:p>
    <w:p w14:paraId="10964299"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8.4.5.50.</w:t>
      </w:r>
      <w:r>
        <w:rPr>
          <w:rFonts w:eastAsiaTheme="minorEastAsia" w:cstheme="minorBidi"/>
          <w:noProof/>
          <w:sz w:val="24"/>
          <w:szCs w:val="24"/>
          <w:lang w:eastAsia="ja-JP"/>
        </w:rPr>
        <w:tab/>
      </w:r>
      <w:r>
        <w:rPr>
          <w:noProof/>
        </w:rPr>
        <w:t>&lt;Stereotype&gt; MappedDataType</w:t>
      </w:r>
      <w:r>
        <w:rPr>
          <w:noProof/>
        </w:rPr>
        <w:tab/>
      </w:r>
      <w:r>
        <w:rPr>
          <w:noProof/>
        </w:rPr>
        <w:fldChar w:fldCharType="begin"/>
      </w:r>
      <w:r>
        <w:rPr>
          <w:noProof/>
        </w:rPr>
        <w:instrText xml:space="preserve"> PAGEREF _Toc285534813 \h </w:instrText>
      </w:r>
      <w:r>
        <w:rPr>
          <w:noProof/>
        </w:rPr>
      </w:r>
      <w:r>
        <w:rPr>
          <w:noProof/>
        </w:rPr>
        <w:fldChar w:fldCharType="separate"/>
      </w:r>
      <w:r>
        <w:rPr>
          <w:noProof/>
        </w:rPr>
        <w:t>80</w:t>
      </w:r>
      <w:r>
        <w:rPr>
          <w:noProof/>
        </w:rPr>
        <w:fldChar w:fldCharType="end"/>
      </w:r>
    </w:p>
    <w:p w14:paraId="6F85AE29"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8.4.5.51.</w:t>
      </w:r>
      <w:r>
        <w:rPr>
          <w:rFonts w:eastAsiaTheme="minorEastAsia" w:cstheme="minorBidi"/>
          <w:noProof/>
          <w:sz w:val="24"/>
          <w:szCs w:val="24"/>
          <w:lang w:eastAsia="ja-JP"/>
        </w:rPr>
        <w:tab/>
      </w:r>
      <w:r>
        <w:rPr>
          <w:noProof/>
        </w:rPr>
        <w:t>&lt;Stereotype&gt; NamespaceInstance</w:t>
      </w:r>
      <w:r>
        <w:rPr>
          <w:noProof/>
        </w:rPr>
        <w:tab/>
      </w:r>
      <w:r>
        <w:rPr>
          <w:noProof/>
        </w:rPr>
        <w:fldChar w:fldCharType="begin"/>
      </w:r>
      <w:r>
        <w:rPr>
          <w:noProof/>
        </w:rPr>
        <w:instrText xml:space="preserve"> PAGEREF _Toc285534814 \h </w:instrText>
      </w:r>
      <w:r>
        <w:rPr>
          <w:noProof/>
        </w:rPr>
      </w:r>
      <w:r>
        <w:rPr>
          <w:noProof/>
        </w:rPr>
        <w:fldChar w:fldCharType="separate"/>
      </w:r>
      <w:r>
        <w:rPr>
          <w:noProof/>
        </w:rPr>
        <w:t>81</w:t>
      </w:r>
      <w:r>
        <w:rPr>
          <w:noProof/>
        </w:rPr>
        <w:fldChar w:fldCharType="end"/>
      </w:r>
    </w:p>
    <w:p w14:paraId="76775F24"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8.4.5.52.</w:t>
      </w:r>
      <w:r>
        <w:rPr>
          <w:rFonts w:eastAsiaTheme="minorEastAsia" w:cstheme="minorBidi"/>
          <w:noProof/>
          <w:sz w:val="24"/>
          <w:szCs w:val="24"/>
          <w:lang w:eastAsia="ja-JP"/>
        </w:rPr>
        <w:tab/>
      </w:r>
      <w:r>
        <w:rPr>
          <w:noProof/>
        </w:rPr>
        <w:t>&lt;Stereotype&gt; ObjectConstraint</w:t>
      </w:r>
      <w:r>
        <w:rPr>
          <w:noProof/>
        </w:rPr>
        <w:tab/>
      </w:r>
      <w:r>
        <w:rPr>
          <w:noProof/>
        </w:rPr>
        <w:fldChar w:fldCharType="begin"/>
      </w:r>
      <w:r>
        <w:rPr>
          <w:noProof/>
        </w:rPr>
        <w:instrText xml:space="preserve"> PAGEREF _Toc285534815 \h </w:instrText>
      </w:r>
      <w:r>
        <w:rPr>
          <w:noProof/>
        </w:rPr>
      </w:r>
      <w:r>
        <w:rPr>
          <w:noProof/>
        </w:rPr>
        <w:fldChar w:fldCharType="separate"/>
      </w:r>
      <w:r>
        <w:rPr>
          <w:noProof/>
        </w:rPr>
        <w:t>81</w:t>
      </w:r>
      <w:r>
        <w:rPr>
          <w:noProof/>
        </w:rPr>
        <w:fldChar w:fldCharType="end"/>
      </w:r>
    </w:p>
    <w:p w14:paraId="5C89D8D8"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8.4.5.53.</w:t>
      </w:r>
      <w:r>
        <w:rPr>
          <w:rFonts w:eastAsiaTheme="minorEastAsia" w:cstheme="minorBidi"/>
          <w:noProof/>
          <w:sz w:val="24"/>
          <w:szCs w:val="24"/>
          <w:lang w:eastAsia="ja-JP"/>
        </w:rPr>
        <w:tab/>
      </w:r>
      <w:r>
        <w:rPr>
          <w:noProof/>
        </w:rPr>
        <w:t>&lt;Stereotype&gt; ObjectConstraintProxy</w:t>
      </w:r>
      <w:r>
        <w:rPr>
          <w:noProof/>
        </w:rPr>
        <w:tab/>
      </w:r>
      <w:r>
        <w:rPr>
          <w:noProof/>
        </w:rPr>
        <w:fldChar w:fldCharType="begin"/>
      </w:r>
      <w:r>
        <w:rPr>
          <w:noProof/>
        </w:rPr>
        <w:instrText xml:space="preserve"> PAGEREF _Toc285534816 \h </w:instrText>
      </w:r>
      <w:r>
        <w:rPr>
          <w:noProof/>
        </w:rPr>
      </w:r>
      <w:r>
        <w:rPr>
          <w:noProof/>
        </w:rPr>
        <w:fldChar w:fldCharType="separate"/>
      </w:r>
      <w:r>
        <w:rPr>
          <w:noProof/>
        </w:rPr>
        <w:t>82</w:t>
      </w:r>
      <w:r>
        <w:rPr>
          <w:noProof/>
        </w:rPr>
        <w:fldChar w:fldCharType="end"/>
      </w:r>
    </w:p>
    <w:p w14:paraId="2F50BE8C"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8.4.5.54.</w:t>
      </w:r>
      <w:r>
        <w:rPr>
          <w:rFonts w:eastAsiaTheme="minorEastAsia" w:cstheme="minorBidi"/>
          <w:noProof/>
          <w:sz w:val="24"/>
          <w:szCs w:val="24"/>
          <w:lang w:eastAsia="ja-JP"/>
        </w:rPr>
        <w:tab/>
      </w:r>
      <w:r>
        <w:rPr>
          <w:noProof/>
        </w:rPr>
        <w:t>&lt;Stereotype&gt; PermissibleValue</w:t>
      </w:r>
      <w:r>
        <w:rPr>
          <w:noProof/>
        </w:rPr>
        <w:tab/>
      </w:r>
      <w:r>
        <w:rPr>
          <w:noProof/>
        </w:rPr>
        <w:fldChar w:fldCharType="begin"/>
      </w:r>
      <w:r>
        <w:rPr>
          <w:noProof/>
        </w:rPr>
        <w:instrText xml:space="preserve"> PAGEREF _Toc285534817 \h </w:instrText>
      </w:r>
      <w:r>
        <w:rPr>
          <w:noProof/>
        </w:rPr>
      </w:r>
      <w:r>
        <w:rPr>
          <w:noProof/>
        </w:rPr>
        <w:fldChar w:fldCharType="separate"/>
      </w:r>
      <w:r>
        <w:rPr>
          <w:noProof/>
        </w:rPr>
        <w:t>83</w:t>
      </w:r>
      <w:r>
        <w:rPr>
          <w:noProof/>
        </w:rPr>
        <w:fldChar w:fldCharType="end"/>
      </w:r>
    </w:p>
    <w:p w14:paraId="47AABFCD"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8.4.5.55.</w:t>
      </w:r>
      <w:r>
        <w:rPr>
          <w:rFonts w:eastAsiaTheme="minorEastAsia" w:cstheme="minorBidi"/>
          <w:noProof/>
          <w:sz w:val="24"/>
          <w:szCs w:val="24"/>
          <w:lang w:eastAsia="ja-JP"/>
        </w:rPr>
        <w:tab/>
      </w:r>
      <w:r>
        <w:rPr>
          <w:noProof/>
        </w:rPr>
        <w:t>&lt;Stereotype&gt; PossibleValue</w:t>
      </w:r>
      <w:r>
        <w:rPr>
          <w:noProof/>
        </w:rPr>
        <w:tab/>
      </w:r>
      <w:r>
        <w:rPr>
          <w:noProof/>
        </w:rPr>
        <w:fldChar w:fldCharType="begin"/>
      </w:r>
      <w:r>
        <w:rPr>
          <w:noProof/>
        </w:rPr>
        <w:instrText xml:space="preserve"> PAGEREF _Toc285534818 \h </w:instrText>
      </w:r>
      <w:r>
        <w:rPr>
          <w:noProof/>
        </w:rPr>
      </w:r>
      <w:r>
        <w:rPr>
          <w:noProof/>
        </w:rPr>
        <w:fldChar w:fldCharType="separate"/>
      </w:r>
      <w:r>
        <w:rPr>
          <w:noProof/>
        </w:rPr>
        <w:t>83</w:t>
      </w:r>
      <w:r>
        <w:rPr>
          <w:noProof/>
        </w:rPr>
        <w:fldChar w:fldCharType="end"/>
      </w:r>
    </w:p>
    <w:p w14:paraId="7C8CE520"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8.4.5.56.</w:t>
      </w:r>
      <w:r>
        <w:rPr>
          <w:rFonts w:eastAsiaTheme="minorEastAsia" w:cstheme="minorBidi"/>
          <w:noProof/>
          <w:sz w:val="24"/>
          <w:szCs w:val="24"/>
          <w:lang w:eastAsia="ja-JP"/>
        </w:rPr>
        <w:tab/>
      </w:r>
      <w:r>
        <w:rPr>
          <w:noProof/>
        </w:rPr>
        <w:t>&lt;Stereotype&gt; PrimitiveObjectConstraint</w:t>
      </w:r>
      <w:r>
        <w:rPr>
          <w:noProof/>
        </w:rPr>
        <w:tab/>
      </w:r>
      <w:r>
        <w:rPr>
          <w:noProof/>
        </w:rPr>
        <w:fldChar w:fldCharType="begin"/>
      </w:r>
      <w:r>
        <w:rPr>
          <w:noProof/>
        </w:rPr>
        <w:instrText xml:space="preserve"> PAGEREF _Toc285534819 \h </w:instrText>
      </w:r>
      <w:r>
        <w:rPr>
          <w:noProof/>
        </w:rPr>
      </w:r>
      <w:r>
        <w:rPr>
          <w:noProof/>
        </w:rPr>
        <w:fldChar w:fldCharType="separate"/>
      </w:r>
      <w:r>
        <w:rPr>
          <w:noProof/>
        </w:rPr>
        <w:t>83</w:t>
      </w:r>
      <w:r>
        <w:rPr>
          <w:noProof/>
        </w:rPr>
        <w:fldChar w:fldCharType="end"/>
      </w:r>
    </w:p>
    <w:p w14:paraId="443EEBAB"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8.4.5.57.</w:t>
      </w:r>
      <w:r>
        <w:rPr>
          <w:rFonts w:eastAsiaTheme="minorEastAsia" w:cstheme="minorBidi"/>
          <w:noProof/>
          <w:sz w:val="24"/>
          <w:szCs w:val="24"/>
          <w:lang w:eastAsia="ja-JP"/>
        </w:rPr>
        <w:tab/>
      </w:r>
      <w:r>
        <w:rPr>
          <w:noProof/>
        </w:rPr>
        <w:t>&lt;Stereotype&gt; RealConstraint</w:t>
      </w:r>
      <w:r>
        <w:rPr>
          <w:noProof/>
        </w:rPr>
        <w:tab/>
      </w:r>
      <w:r>
        <w:rPr>
          <w:noProof/>
        </w:rPr>
        <w:fldChar w:fldCharType="begin"/>
      </w:r>
      <w:r>
        <w:rPr>
          <w:noProof/>
        </w:rPr>
        <w:instrText xml:space="preserve"> PAGEREF _Toc285534820 \h </w:instrText>
      </w:r>
      <w:r>
        <w:rPr>
          <w:noProof/>
        </w:rPr>
      </w:r>
      <w:r>
        <w:rPr>
          <w:noProof/>
        </w:rPr>
        <w:fldChar w:fldCharType="separate"/>
      </w:r>
      <w:r>
        <w:rPr>
          <w:noProof/>
        </w:rPr>
        <w:t>84</w:t>
      </w:r>
      <w:r>
        <w:rPr>
          <w:noProof/>
        </w:rPr>
        <w:fldChar w:fldCharType="end"/>
      </w:r>
    </w:p>
    <w:p w14:paraId="3CE3E074"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8.4.5.58.</w:t>
      </w:r>
      <w:r>
        <w:rPr>
          <w:rFonts w:eastAsiaTheme="minorEastAsia" w:cstheme="minorBidi"/>
          <w:noProof/>
          <w:sz w:val="24"/>
          <w:szCs w:val="24"/>
          <w:lang w:eastAsia="ja-JP"/>
        </w:rPr>
        <w:tab/>
      </w:r>
      <w:r>
        <w:rPr>
          <w:noProof/>
        </w:rPr>
        <w:t>&lt;Stereotype&gt; ReferenceModel</w:t>
      </w:r>
      <w:r>
        <w:rPr>
          <w:noProof/>
        </w:rPr>
        <w:tab/>
      </w:r>
      <w:r>
        <w:rPr>
          <w:noProof/>
        </w:rPr>
        <w:fldChar w:fldCharType="begin"/>
      </w:r>
      <w:r>
        <w:rPr>
          <w:noProof/>
        </w:rPr>
        <w:instrText xml:space="preserve"> PAGEREF _Toc285534821 \h </w:instrText>
      </w:r>
      <w:r>
        <w:rPr>
          <w:noProof/>
        </w:rPr>
      </w:r>
      <w:r>
        <w:rPr>
          <w:noProof/>
        </w:rPr>
        <w:fldChar w:fldCharType="separate"/>
      </w:r>
      <w:r>
        <w:rPr>
          <w:noProof/>
        </w:rPr>
        <w:t>85</w:t>
      </w:r>
      <w:r>
        <w:rPr>
          <w:noProof/>
        </w:rPr>
        <w:fldChar w:fldCharType="end"/>
      </w:r>
    </w:p>
    <w:p w14:paraId="0D269A1C"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8.4.5.59.</w:t>
      </w:r>
      <w:r>
        <w:rPr>
          <w:rFonts w:eastAsiaTheme="minorEastAsia" w:cstheme="minorBidi"/>
          <w:noProof/>
          <w:sz w:val="24"/>
          <w:szCs w:val="24"/>
          <w:lang w:eastAsia="ja-JP"/>
        </w:rPr>
        <w:tab/>
      </w:r>
      <w:r>
        <w:rPr>
          <w:noProof/>
        </w:rPr>
        <w:t>&lt;Stereotype&gt; ReferenceModel</w:t>
      </w:r>
      <w:r>
        <w:rPr>
          <w:noProof/>
        </w:rPr>
        <w:tab/>
      </w:r>
      <w:r>
        <w:rPr>
          <w:noProof/>
        </w:rPr>
        <w:fldChar w:fldCharType="begin"/>
      </w:r>
      <w:r>
        <w:rPr>
          <w:noProof/>
        </w:rPr>
        <w:instrText xml:space="preserve"> PAGEREF _Toc285534822 \h </w:instrText>
      </w:r>
      <w:r>
        <w:rPr>
          <w:noProof/>
        </w:rPr>
      </w:r>
      <w:r>
        <w:rPr>
          <w:noProof/>
        </w:rPr>
        <w:fldChar w:fldCharType="separate"/>
      </w:r>
      <w:r>
        <w:rPr>
          <w:noProof/>
        </w:rPr>
        <w:t>85</w:t>
      </w:r>
      <w:r>
        <w:rPr>
          <w:noProof/>
        </w:rPr>
        <w:fldChar w:fldCharType="end"/>
      </w:r>
    </w:p>
    <w:p w14:paraId="1CF2E117"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8.4.5.60.</w:t>
      </w:r>
      <w:r>
        <w:rPr>
          <w:rFonts w:eastAsiaTheme="minorEastAsia" w:cstheme="minorBidi"/>
          <w:noProof/>
          <w:sz w:val="24"/>
          <w:szCs w:val="24"/>
          <w:lang w:eastAsia="ja-JP"/>
        </w:rPr>
        <w:tab/>
      </w:r>
      <w:r>
        <w:rPr>
          <w:noProof/>
        </w:rPr>
        <w:t>&lt;Stereotype&gt; ReferenceModelImport</w:t>
      </w:r>
      <w:r>
        <w:rPr>
          <w:noProof/>
        </w:rPr>
        <w:tab/>
      </w:r>
      <w:r>
        <w:rPr>
          <w:noProof/>
        </w:rPr>
        <w:fldChar w:fldCharType="begin"/>
      </w:r>
      <w:r>
        <w:rPr>
          <w:noProof/>
        </w:rPr>
        <w:instrText xml:space="preserve"> PAGEREF _Toc285534823 \h </w:instrText>
      </w:r>
      <w:r>
        <w:rPr>
          <w:noProof/>
        </w:rPr>
      </w:r>
      <w:r>
        <w:rPr>
          <w:noProof/>
        </w:rPr>
        <w:fldChar w:fldCharType="separate"/>
      </w:r>
      <w:r>
        <w:rPr>
          <w:noProof/>
        </w:rPr>
        <w:t>86</w:t>
      </w:r>
      <w:r>
        <w:rPr>
          <w:noProof/>
        </w:rPr>
        <w:fldChar w:fldCharType="end"/>
      </w:r>
    </w:p>
    <w:p w14:paraId="2CB1FCAF"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8.4.5.61.</w:t>
      </w:r>
      <w:r>
        <w:rPr>
          <w:rFonts w:eastAsiaTheme="minorEastAsia" w:cstheme="minorBidi"/>
          <w:noProof/>
          <w:sz w:val="24"/>
          <w:szCs w:val="24"/>
          <w:lang w:eastAsia="ja-JP"/>
        </w:rPr>
        <w:tab/>
      </w:r>
      <w:r>
        <w:rPr>
          <w:noProof/>
        </w:rPr>
        <w:t>&lt;Stereotype&gt; ResourceDescription</w:t>
      </w:r>
      <w:r>
        <w:rPr>
          <w:noProof/>
        </w:rPr>
        <w:tab/>
      </w:r>
      <w:r>
        <w:rPr>
          <w:noProof/>
        </w:rPr>
        <w:fldChar w:fldCharType="begin"/>
      </w:r>
      <w:r>
        <w:rPr>
          <w:noProof/>
        </w:rPr>
        <w:instrText xml:space="preserve"> PAGEREF _Toc285534824 \h </w:instrText>
      </w:r>
      <w:r>
        <w:rPr>
          <w:noProof/>
        </w:rPr>
      </w:r>
      <w:r>
        <w:rPr>
          <w:noProof/>
        </w:rPr>
        <w:fldChar w:fldCharType="separate"/>
      </w:r>
      <w:r>
        <w:rPr>
          <w:noProof/>
        </w:rPr>
        <w:t>86</w:t>
      </w:r>
      <w:r>
        <w:rPr>
          <w:noProof/>
        </w:rPr>
        <w:fldChar w:fldCharType="end"/>
      </w:r>
    </w:p>
    <w:p w14:paraId="43378A6F"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8.4.5.62.</w:t>
      </w:r>
      <w:r>
        <w:rPr>
          <w:rFonts w:eastAsiaTheme="minorEastAsia" w:cstheme="minorBidi"/>
          <w:noProof/>
          <w:sz w:val="24"/>
          <w:szCs w:val="24"/>
          <w:lang w:eastAsia="ja-JP"/>
        </w:rPr>
        <w:tab/>
      </w:r>
      <w:r>
        <w:rPr>
          <w:noProof/>
        </w:rPr>
        <w:t>&lt;Stereotype&gt; ResourceReference</w:t>
      </w:r>
      <w:r>
        <w:rPr>
          <w:noProof/>
        </w:rPr>
        <w:tab/>
      </w:r>
      <w:r>
        <w:rPr>
          <w:noProof/>
        </w:rPr>
        <w:fldChar w:fldCharType="begin"/>
      </w:r>
      <w:r>
        <w:rPr>
          <w:noProof/>
        </w:rPr>
        <w:instrText xml:space="preserve"> PAGEREF _Toc285534825 \h </w:instrText>
      </w:r>
      <w:r>
        <w:rPr>
          <w:noProof/>
        </w:rPr>
      </w:r>
      <w:r>
        <w:rPr>
          <w:noProof/>
        </w:rPr>
        <w:fldChar w:fldCharType="separate"/>
      </w:r>
      <w:r>
        <w:rPr>
          <w:noProof/>
        </w:rPr>
        <w:t>87</w:t>
      </w:r>
      <w:r>
        <w:rPr>
          <w:noProof/>
        </w:rPr>
        <w:fldChar w:fldCharType="end"/>
      </w:r>
    </w:p>
    <w:p w14:paraId="44C69B64"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8.4.5.63.</w:t>
      </w:r>
      <w:r>
        <w:rPr>
          <w:rFonts w:eastAsiaTheme="minorEastAsia" w:cstheme="minorBidi"/>
          <w:noProof/>
          <w:sz w:val="24"/>
          <w:szCs w:val="24"/>
          <w:lang w:eastAsia="ja-JP"/>
        </w:rPr>
        <w:tab/>
      </w:r>
      <w:r>
        <w:rPr>
          <w:noProof/>
        </w:rPr>
        <w:t>&lt;Stereotype&gt; ResourceReferenceInstance</w:t>
      </w:r>
      <w:r>
        <w:rPr>
          <w:noProof/>
        </w:rPr>
        <w:tab/>
      </w:r>
      <w:r>
        <w:rPr>
          <w:noProof/>
        </w:rPr>
        <w:fldChar w:fldCharType="begin"/>
      </w:r>
      <w:r>
        <w:rPr>
          <w:noProof/>
        </w:rPr>
        <w:instrText xml:space="preserve"> PAGEREF _Toc285534826 \h </w:instrText>
      </w:r>
      <w:r>
        <w:rPr>
          <w:noProof/>
        </w:rPr>
      </w:r>
      <w:r>
        <w:rPr>
          <w:noProof/>
        </w:rPr>
        <w:fldChar w:fldCharType="separate"/>
      </w:r>
      <w:r>
        <w:rPr>
          <w:noProof/>
        </w:rPr>
        <w:t>87</w:t>
      </w:r>
      <w:r>
        <w:rPr>
          <w:noProof/>
        </w:rPr>
        <w:fldChar w:fldCharType="end"/>
      </w:r>
    </w:p>
    <w:p w14:paraId="124427B8"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8.4.5.64.</w:t>
      </w:r>
      <w:r>
        <w:rPr>
          <w:rFonts w:eastAsiaTheme="minorEastAsia" w:cstheme="minorBidi"/>
          <w:noProof/>
          <w:sz w:val="24"/>
          <w:szCs w:val="24"/>
          <w:lang w:eastAsia="ja-JP"/>
        </w:rPr>
        <w:tab/>
      </w:r>
      <w:r>
        <w:rPr>
          <w:noProof/>
        </w:rPr>
        <w:t>&lt;Stereotype&gt; ResourceTranslation</w:t>
      </w:r>
      <w:r>
        <w:rPr>
          <w:noProof/>
        </w:rPr>
        <w:tab/>
      </w:r>
      <w:r>
        <w:rPr>
          <w:noProof/>
        </w:rPr>
        <w:fldChar w:fldCharType="begin"/>
      </w:r>
      <w:r>
        <w:rPr>
          <w:noProof/>
        </w:rPr>
        <w:instrText xml:space="preserve"> PAGEREF _Toc285534827 \h </w:instrText>
      </w:r>
      <w:r>
        <w:rPr>
          <w:noProof/>
        </w:rPr>
      </w:r>
      <w:r>
        <w:rPr>
          <w:noProof/>
        </w:rPr>
        <w:fldChar w:fldCharType="separate"/>
      </w:r>
      <w:r>
        <w:rPr>
          <w:noProof/>
        </w:rPr>
        <w:t>88</w:t>
      </w:r>
      <w:r>
        <w:rPr>
          <w:noProof/>
        </w:rPr>
        <w:fldChar w:fldCharType="end"/>
      </w:r>
    </w:p>
    <w:p w14:paraId="5BB46FE5"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8.4.5.65.</w:t>
      </w:r>
      <w:r>
        <w:rPr>
          <w:rFonts w:eastAsiaTheme="minorEastAsia" w:cstheme="minorBidi"/>
          <w:noProof/>
          <w:sz w:val="24"/>
          <w:szCs w:val="24"/>
          <w:lang w:eastAsia="ja-JP"/>
        </w:rPr>
        <w:tab/>
      </w:r>
      <w:r>
        <w:rPr>
          <w:noProof/>
        </w:rPr>
        <w:t>&lt;Stereotype&gt; Runtime</w:t>
      </w:r>
      <w:r>
        <w:rPr>
          <w:noProof/>
        </w:rPr>
        <w:tab/>
      </w:r>
      <w:r>
        <w:rPr>
          <w:noProof/>
        </w:rPr>
        <w:fldChar w:fldCharType="begin"/>
      </w:r>
      <w:r>
        <w:rPr>
          <w:noProof/>
        </w:rPr>
        <w:instrText xml:space="preserve"> PAGEREF _Toc285534828 \h </w:instrText>
      </w:r>
      <w:r>
        <w:rPr>
          <w:noProof/>
        </w:rPr>
      </w:r>
      <w:r>
        <w:rPr>
          <w:noProof/>
        </w:rPr>
        <w:fldChar w:fldCharType="separate"/>
      </w:r>
      <w:r>
        <w:rPr>
          <w:noProof/>
        </w:rPr>
        <w:t>88</w:t>
      </w:r>
      <w:r>
        <w:rPr>
          <w:noProof/>
        </w:rPr>
        <w:fldChar w:fldCharType="end"/>
      </w:r>
    </w:p>
    <w:p w14:paraId="34358AEB"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8.4.5.66.</w:t>
      </w:r>
      <w:r>
        <w:rPr>
          <w:rFonts w:eastAsiaTheme="minorEastAsia" w:cstheme="minorBidi"/>
          <w:noProof/>
          <w:sz w:val="24"/>
          <w:szCs w:val="24"/>
          <w:lang w:eastAsia="ja-JP"/>
        </w:rPr>
        <w:tab/>
      </w:r>
      <w:r>
        <w:rPr>
          <w:noProof/>
        </w:rPr>
        <w:t>&lt;Stereotype&gt; ScopedIdentifier</w:t>
      </w:r>
      <w:r>
        <w:rPr>
          <w:noProof/>
        </w:rPr>
        <w:tab/>
      </w:r>
      <w:r>
        <w:rPr>
          <w:noProof/>
        </w:rPr>
        <w:fldChar w:fldCharType="begin"/>
      </w:r>
      <w:r>
        <w:rPr>
          <w:noProof/>
        </w:rPr>
        <w:instrText xml:space="preserve"> PAGEREF _Toc285534829 \h </w:instrText>
      </w:r>
      <w:r>
        <w:rPr>
          <w:noProof/>
        </w:rPr>
      </w:r>
      <w:r>
        <w:rPr>
          <w:noProof/>
        </w:rPr>
        <w:fldChar w:fldCharType="separate"/>
      </w:r>
      <w:r>
        <w:rPr>
          <w:noProof/>
        </w:rPr>
        <w:t>89</w:t>
      </w:r>
      <w:r>
        <w:rPr>
          <w:noProof/>
        </w:rPr>
        <w:fldChar w:fldCharType="end"/>
      </w:r>
    </w:p>
    <w:p w14:paraId="051F3457"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8.4.5.67.</w:t>
      </w:r>
      <w:r>
        <w:rPr>
          <w:rFonts w:eastAsiaTheme="minorEastAsia" w:cstheme="minorBidi"/>
          <w:noProof/>
          <w:sz w:val="24"/>
          <w:szCs w:val="24"/>
          <w:lang w:eastAsia="ja-JP"/>
        </w:rPr>
        <w:tab/>
      </w:r>
      <w:r>
        <w:rPr>
          <w:noProof/>
        </w:rPr>
        <w:t>&lt;Stereotype&gt; SingularAttributeConstraint</w:t>
      </w:r>
      <w:r>
        <w:rPr>
          <w:noProof/>
        </w:rPr>
        <w:tab/>
      </w:r>
      <w:r>
        <w:rPr>
          <w:noProof/>
        </w:rPr>
        <w:fldChar w:fldCharType="begin"/>
      </w:r>
      <w:r>
        <w:rPr>
          <w:noProof/>
        </w:rPr>
        <w:instrText xml:space="preserve"> PAGEREF _Toc285534830 \h </w:instrText>
      </w:r>
      <w:r>
        <w:rPr>
          <w:noProof/>
        </w:rPr>
      </w:r>
      <w:r>
        <w:rPr>
          <w:noProof/>
        </w:rPr>
        <w:fldChar w:fldCharType="separate"/>
      </w:r>
      <w:r>
        <w:rPr>
          <w:noProof/>
        </w:rPr>
        <w:t>89</w:t>
      </w:r>
      <w:r>
        <w:rPr>
          <w:noProof/>
        </w:rPr>
        <w:fldChar w:fldCharType="end"/>
      </w:r>
    </w:p>
    <w:p w14:paraId="19278E5A"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8.4.5.68.</w:t>
      </w:r>
      <w:r>
        <w:rPr>
          <w:rFonts w:eastAsiaTheme="minorEastAsia" w:cstheme="minorBidi"/>
          <w:noProof/>
          <w:sz w:val="24"/>
          <w:szCs w:val="24"/>
          <w:lang w:eastAsia="ja-JP"/>
        </w:rPr>
        <w:tab/>
      </w:r>
      <w:r>
        <w:rPr>
          <w:noProof/>
        </w:rPr>
        <w:t>&lt;Stereotype&gt; StringConstraint</w:t>
      </w:r>
      <w:r>
        <w:rPr>
          <w:noProof/>
        </w:rPr>
        <w:tab/>
      </w:r>
      <w:r>
        <w:rPr>
          <w:noProof/>
        </w:rPr>
        <w:fldChar w:fldCharType="begin"/>
      </w:r>
      <w:r>
        <w:rPr>
          <w:noProof/>
        </w:rPr>
        <w:instrText xml:space="preserve"> PAGEREF _Toc285534831 \h </w:instrText>
      </w:r>
      <w:r>
        <w:rPr>
          <w:noProof/>
        </w:rPr>
      </w:r>
      <w:r>
        <w:rPr>
          <w:noProof/>
        </w:rPr>
        <w:fldChar w:fldCharType="separate"/>
      </w:r>
      <w:r>
        <w:rPr>
          <w:noProof/>
        </w:rPr>
        <w:t>90</w:t>
      </w:r>
      <w:r>
        <w:rPr>
          <w:noProof/>
        </w:rPr>
        <w:fldChar w:fldCharType="end"/>
      </w:r>
    </w:p>
    <w:p w14:paraId="1D8CD4A2"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8.4.5.69.</w:t>
      </w:r>
      <w:r>
        <w:rPr>
          <w:rFonts w:eastAsiaTheme="minorEastAsia" w:cstheme="minorBidi"/>
          <w:noProof/>
          <w:sz w:val="24"/>
          <w:szCs w:val="24"/>
          <w:lang w:eastAsia="ja-JP"/>
        </w:rPr>
        <w:tab/>
      </w:r>
      <w:r>
        <w:rPr>
          <w:noProof/>
        </w:rPr>
        <w:t>&lt;Stereotype&gt; TargetConstraint</w:t>
      </w:r>
      <w:r>
        <w:rPr>
          <w:noProof/>
        </w:rPr>
        <w:tab/>
      </w:r>
      <w:r>
        <w:rPr>
          <w:noProof/>
        </w:rPr>
        <w:fldChar w:fldCharType="begin"/>
      </w:r>
      <w:r>
        <w:rPr>
          <w:noProof/>
        </w:rPr>
        <w:instrText xml:space="preserve"> PAGEREF _Toc285534832 \h </w:instrText>
      </w:r>
      <w:r>
        <w:rPr>
          <w:noProof/>
        </w:rPr>
      </w:r>
      <w:r>
        <w:rPr>
          <w:noProof/>
        </w:rPr>
        <w:fldChar w:fldCharType="separate"/>
      </w:r>
      <w:r>
        <w:rPr>
          <w:noProof/>
        </w:rPr>
        <w:t>90</w:t>
      </w:r>
      <w:r>
        <w:rPr>
          <w:noProof/>
        </w:rPr>
        <w:fldChar w:fldCharType="end"/>
      </w:r>
    </w:p>
    <w:p w14:paraId="3EC61EB2"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8.4.5.70.</w:t>
      </w:r>
      <w:r>
        <w:rPr>
          <w:rFonts w:eastAsiaTheme="minorEastAsia" w:cstheme="minorBidi"/>
          <w:noProof/>
          <w:sz w:val="24"/>
          <w:szCs w:val="24"/>
          <w:lang w:eastAsia="ja-JP"/>
        </w:rPr>
        <w:tab/>
      </w:r>
      <w:r>
        <w:rPr>
          <w:noProof/>
        </w:rPr>
        <w:t>&lt;Stereotype&gt; TerminologyCodeConstraint</w:t>
      </w:r>
      <w:r>
        <w:rPr>
          <w:noProof/>
        </w:rPr>
        <w:tab/>
      </w:r>
      <w:r>
        <w:rPr>
          <w:noProof/>
        </w:rPr>
        <w:fldChar w:fldCharType="begin"/>
      </w:r>
      <w:r>
        <w:rPr>
          <w:noProof/>
        </w:rPr>
        <w:instrText xml:space="preserve"> PAGEREF _Toc285534833 \h </w:instrText>
      </w:r>
      <w:r>
        <w:rPr>
          <w:noProof/>
        </w:rPr>
      </w:r>
      <w:r>
        <w:rPr>
          <w:noProof/>
        </w:rPr>
        <w:fldChar w:fldCharType="separate"/>
      </w:r>
      <w:r>
        <w:rPr>
          <w:noProof/>
        </w:rPr>
        <w:t>91</w:t>
      </w:r>
      <w:r>
        <w:rPr>
          <w:noProof/>
        </w:rPr>
        <w:fldChar w:fldCharType="end"/>
      </w:r>
    </w:p>
    <w:p w14:paraId="51947651"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8.4.5.71.</w:t>
      </w:r>
      <w:r>
        <w:rPr>
          <w:rFonts w:eastAsiaTheme="minorEastAsia" w:cstheme="minorBidi"/>
          <w:noProof/>
          <w:sz w:val="24"/>
          <w:szCs w:val="24"/>
          <w:lang w:eastAsia="ja-JP"/>
        </w:rPr>
        <w:tab/>
      </w:r>
      <w:r>
        <w:rPr>
          <w:noProof/>
        </w:rPr>
        <w:t>&lt;Stereotype&gt; TimeConstraint</w:t>
      </w:r>
      <w:r>
        <w:rPr>
          <w:noProof/>
        </w:rPr>
        <w:tab/>
      </w:r>
      <w:r>
        <w:rPr>
          <w:noProof/>
        </w:rPr>
        <w:fldChar w:fldCharType="begin"/>
      </w:r>
      <w:r>
        <w:rPr>
          <w:noProof/>
        </w:rPr>
        <w:instrText xml:space="preserve"> PAGEREF _Toc285534834 \h </w:instrText>
      </w:r>
      <w:r>
        <w:rPr>
          <w:noProof/>
        </w:rPr>
      </w:r>
      <w:r>
        <w:rPr>
          <w:noProof/>
        </w:rPr>
        <w:fldChar w:fldCharType="separate"/>
      </w:r>
      <w:r>
        <w:rPr>
          <w:noProof/>
        </w:rPr>
        <w:t>92</w:t>
      </w:r>
      <w:r>
        <w:rPr>
          <w:noProof/>
        </w:rPr>
        <w:fldChar w:fldCharType="end"/>
      </w:r>
    </w:p>
    <w:p w14:paraId="478BF198"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8.4.5.72.</w:t>
      </w:r>
      <w:r>
        <w:rPr>
          <w:rFonts w:eastAsiaTheme="minorEastAsia" w:cstheme="minorBidi"/>
          <w:noProof/>
          <w:sz w:val="24"/>
          <w:szCs w:val="24"/>
          <w:lang w:eastAsia="ja-JP"/>
        </w:rPr>
        <w:tab/>
      </w:r>
      <w:r>
        <w:rPr>
          <w:noProof/>
        </w:rPr>
        <w:t>&lt;Stereotype&gt; TranslationDetails</w:t>
      </w:r>
      <w:r>
        <w:rPr>
          <w:noProof/>
        </w:rPr>
        <w:tab/>
      </w:r>
      <w:r>
        <w:rPr>
          <w:noProof/>
        </w:rPr>
        <w:fldChar w:fldCharType="begin"/>
      </w:r>
      <w:r>
        <w:rPr>
          <w:noProof/>
        </w:rPr>
        <w:instrText xml:space="preserve"> PAGEREF _Toc285534835 \h </w:instrText>
      </w:r>
      <w:r>
        <w:rPr>
          <w:noProof/>
        </w:rPr>
      </w:r>
      <w:r>
        <w:rPr>
          <w:noProof/>
        </w:rPr>
        <w:fldChar w:fldCharType="separate"/>
      </w:r>
      <w:r>
        <w:rPr>
          <w:noProof/>
        </w:rPr>
        <w:t>92</w:t>
      </w:r>
      <w:r>
        <w:rPr>
          <w:noProof/>
        </w:rPr>
        <w:fldChar w:fldCharType="end"/>
      </w:r>
    </w:p>
    <w:p w14:paraId="5EC02AD6"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8.4.5.73.</w:t>
      </w:r>
      <w:r>
        <w:rPr>
          <w:rFonts w:eastAsiaTheme="minorEastAsia" w:cstheme="minorBidi"/>
          <w:noProof/>
          <w:sz w:val="24"/>
          <w:szCs w:val="24"/>
          <w:lang w:eastAsia="ja-JP"/>
        </w:rPr>
        <w:tab/>
      </w:r>
      <w:r>
        <w:rPr>
          <w:noProof/>
        </w:rPr>
        <w:t>&lt;Stereotype&gt; ValueSetDefinitionReference</w:t>
      </w:r>
      <w:r>
        <w:rPr>
          <w:noProof/>
        </w:rPr>
        <w:tab/>
      </w:r>
      <w:r>
        <w:rPr>
          <w:noProof/>
        </w:rPr>
        <w:fldChar w:fldCharType="begin"/>
      </w:r>
      <w:r>
        <w:rPr>
          <w:noProof/>
        </w:rPr>
        <w:instrText xml:space="preserve"> PAGEREF _Toc285534836 \h </w:instrText>
      </w:r>
      <w:r>
        <w:rPr>
          <w:noProof/>
        </w:rPr>
      </w:r>
      <w:r>
        <w:rPr>
          <w:noProof/>
        </w:rPr>
        <w:fldChar w:fldCharType="separate"/>
      </w:r>
      <w:r>
        <w:rPr>
          <w:noProof/>
        </w:rPr>
        <w:t>93</w:t>
      </w:r>
      <w:r>
        <w:rPr>
          <w:noProof/>
        </w:rPr>
        <w:fldChar w:fldCharType="end"/>
      </w:r>
    </w:p>
    <w:p w14:paraId="0D382CAF"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8.4.5.74.</w:t>
      </w:r>
      <w:r>
        <w:rPr>
          <w:rFonts w:eastAsiaTheme="minorEastAsia" w:cstheme="minorBidi"/>
          <w:noProof/>
          <w:sz w:val="24"/>
          <w:szCs w:val="24"/>
          <w:lang w:eastAsia="ja-JP"/>
        </w:rPr>
        <w:tab/>
      </w:r>
      <w:r>
        <w:rPr>
          <w:noProof/>
        </w:rPr>
        <w:t>&lt;Stereotype&gt; ValueSetReference</w:t>
      </w:r>
      <w:r>
        <w:rPr>
          <w:noProof/>
        </w:rPr>
        <w:tab/>
      </w:r>
      <w:r>
        <w:rPr>
          <w:noProof/>
        </w:rPr>
        <w:fldChar w:fldCharType="begin"/>
      </w:r>
      <w:r>
        <w:rPr>
          <w:noProof/>
        </w:rPr>
        <w:instrText xml:space="preserve"> PAGEREF _Toc285534837 \h </w:instrText>
      </w:r>
      <w:r>
        <w:rPr>
          <w:noProof/>
        </w:rPr>
      </w:r>
      <w:r>
        <w:rPr>
          <w:noProof/>
        </w:rPr>
        <w:fldChar w:fldCharType="separate"/>
      </w:r>
      <w:r>
        <w:rPr>
          <w:noProof/>
        </w:rPr>
        <w:t>93</w:t>
      </w:r>
      <w:r>
        <w:rPr>
          <w:noProof/>
        </w:rPr>
        <w:fldChar w:fldCharType="end"/>
      </w:r>
    </w:p>
    <w:p w14:paraId="3F17005A"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8.4.5.75.</w:t>
      </w:r>
      <w:r>
        <w:rPr>
          <w:rFonts w:eastAsiaTheme="minorEastAsia" w:cstheme="minorBidi"/>
          <w:noProof/>
          <w:sz w:val="24"/>
          <w:szCs w:val="24"/>
          <w:lang w:eastAsia="ja-JP"/>
        </w:rPr>
        <w:tab/>
      </w:r>
      <w:r>
        <w:rPr>
          <w:noProof/>
        </w:rPr>
        <w:t>&lt;Stereotype&gt; ValueSetReferenceInstance</w:t>
      </w:r>
      <w:r>
        <w:rPr>
          <w:noProof/>
        </w:rPr>
        <w:tab/>
      </w:r>
      <w:r>
        <w:rPr>
          <w:noProof/>
        </w:rPr>
        <w:fldChar w:fldCharType="begin"/>
      </w:r>
      <w:r>
        <w:rPr>
          <w:noProof/>
        </w:rPr>
        <w:instrText xml:space="preserve"> PAGEREF _Toc285534838 \h </w:instrText>
      </w:r>
      <w:r>
        <w:rPr>
          <w:noProof/>
        </w:rPr>
      </w:r>
      <w:r>
        <w:rPr>
          <w:noProof/>
        </w:rPr>
        <w:fldChar w:fldCharType="separate"/>
      </w:r>
      <w:r>
        <w:rPr>
          <w:noProof/>
        </w:rPr>
        <w:t>94</w:t>
      </w:r>
      <w:r>
        <w:rPr>
          <w:noProof/>
        </w:rPr>
        <w:fldChar w:fldCharType="end"/>
      </w:r>
    </w:p>
    <w:p w14:paraId="7075612C" w14:textId="77777777" w:rsidR="0018237F" w:rsidRDefault="0018237F">
      <w:pPr>
        <w:pStyle w:val="TOC1"/>
        <w:tabs>
          <w:tab w:val="left" w:pos="438"/>
          <w:tab w:val="right" w:leader="dot" w:pos="9350"/>
        </w:tabs>
        <w:rPr>
          <w:rFonts w:eastAsiaTheme="minorEastAsia" w:cstheme="minorBidi"/>
          <w:b w:val="0"/>
          <w:noProof/>
          <w:lang w:eastAsia="ja-JP"/>
        </w:rPr>
      </w:pPr>
      <w:r>
        <w:rPr>
          <w:noProof/>
        </w:rPr>
        <w:t>9.</w:t>
      </w:r>
      <w:r>
        <w:rPr>
          <w:rFonts w:eastAsiaTheme="minorEastAsia" w:cstheme="minorBidi"/>
          <w:b w:val="0"/>
          <w:noProof/>
          <w:lang w:eastAsia="ja-JP"/>
        </w:rPr>
        <w:tab/>
      </w:r>
      <w:r>
        <w:rPr>
          <w:noProof/>
        </w:rPr>
        <w:t>Appendix A: AML Meta Model</w:t>
      </w:r>
      <w:r>
        <w:rPr>
          <w:noProof/>
        </w:rPr>
        <w:tab/>
      </w:r>
      <w:r>
        <w:rPr>
          <w:noProof/>
        </w:rPr>
        <w:fldChar w:fldCharType="begin"/>
      </w:r>
      <w:r>
        <w:rPr>
          <w:noProof/>
        </w:rPr>
        <w:instrText xml:space="preserve"> PAGEREF _Toc285534839 \h </w:instrText>
      </w:r>
      <w:r>
        <w:rPr>
          <w:noProof/>
        </w:rPr>
      </w:r>
      <w:r>
        <w:rPr>
          <w:noProof/>
        </w:rPr>
        <w:fldChar w:fldCharType="separate"/>
      </w:r>
      <w:r>
        <w:rPr>
          <w:noProof/>
        </w:rPr>
        <w:t>94</w:t>
      </w:r>
      <w:r>
        <w:rPr>
          <w:noProof/>
        </w:rPr>
        <w:fldChar w:fldCharType="end"/>
      </w:r>
    </w:p>
    <w:p w14:paraId="621DC513" w14:textId="77777777" w:rsidR="0018237F" w:rsidRDefault="0018237F">
      <w:pPr>
        <w:pStyle w:val="TOC2"/>
        <w:tabs>
          <w:tab w:val="left" w:pos="603"/>
        </w:tabs>
        <w:rPr>
          <w:rFonts w:eastAsiaTheme="minorEastAsia" w:cstheme="minorBidi"/>
          <w:b w:val="0"/>
          <w:noProof/>
          <w:sz w:val="24"/>
          <w:szCs w:val="24"/>
          <w:lang w:eastAsia="ja-JP"/>
        </w:rPr>
      </w:pPr>
      <w:r>
        <w:rPr>
          <w:noProof/>
        </w:rPr>
        <w:t>9.1.</w:t>
      </w:r>
      <w:r>
        <w:rPr>
          <w:rFonts w:eastAsiaTheme="minorEastAsia" w:cstheme="minorBidi"/>
          <w:b w:val="0"/>
          <w:noProof/>
          <w:sz w:val="24"/>
          <w:szCs w:val="24"/>
          <w:lang w:eastAsia="ja-JP"/>
        </w:rPr>
        <w:tab/>
      </w:r>
      <w:r>
        <w:rPr>
          <w:noProof/>
        </w:rPr>
        <w:t>AArchetype Meta Model</w:t>
      </w:r>
      <w:r>
        <w:rPr>
          <w:noProof/>
        </w:rPr>
        <w:tab/>
      </w:r>
      <w:r>
        <w:rPr>
          <w:noProof/>
        </w:rPr>
        <w:fldChar w:fldCharType="begin"/>
      </w:r>
      <w:r>
        <w:rPr>
          <w:noProof/>
        </w:rPr>
        <w:instrText xml:space="preserve"> PAGEREF _Toc285534840 \h </w:instrText>
      </w:r>
      <w:r>
        <w:rPr>
          <w:noProof/>
        </w:rPr>
      </w:r>
      <w:r>
        <w:rPr>
          <w:noProof/>
        </w:rPr>
        <w:fldChar w:fldCharType="separate"/>
      </w:r>
      <w:r>
        <w:rPr>
          <w:noProof/>
        </w:rPr>
        <w:t>95</w:t>
      </w:r>
      <w:r>
        <w:rPr>
          <w:noProof/>
        </w:rPr>
        <w:fldChar w:fldCharType="end"/>
      </w:r>
    </w:p>
    <w:p w14:paraId="2B1E5FEA" w14:textId="77777777" w:rsidR="0018237F" w:rsidRDefault="0018237F">
      <w:pPr>
        <w:pStyle w:val="TOC3"/>
        <w:tabs>
          <w:tab w:val="left" w:pos="741"/>
        </w:tabs>
        <w:rPr>
          <w:rFonts w:eastAsiaTheme="minorEastAsia" w:cstheme="minorBidi"/>
          <w:noProof/>
          <w:sz w:val="24"/>
          <w:szCs w:val="24"/>
          <w:lang w:eastAsia="ja-JP"/>
        </w:rPr>
      </w:pPr>
      <w:r>
        <w:rPr>
          <w:noProof/>
        </w:rPr>
        <w:t>9.1.1.</w:t>
      </w:r>
      <w:r>
        <w:rPr>
          <w:rFonts w:eastAsiaTheme="minorEastAsia" w:cstheme="minorBidi"/>
          <w:noProof/>
          <w:sz w:val="24"/>
          <w:szCs w:val="24"/>
          <w:lang w:eastAsia="ja-JP"/>
        </w:rPr>
        <w:tab/>
      </w:r>
      <w:r>
        <w:rPr>
          <w:noProof/>
        </w:rPr>
        <w:t>Archetype Libraries</w:t>
      </w:r>
      <w:r>
        <w:rPr>
          <w:noProof/>
        </w:rPr>
        <w:tab/>
      </w:r>
      <w:r>
        <w:rPr>
          <w:noProof/>
        </w:rPr>
        <w:fldChar w:fldCharType="begin"/>
      </w:r>
      <w:r>
        <w:rPr>
          <w:noProof/>
        </w:rPr>
        <w:instrText xml:space="preserve"> PAGEREF _Toc285534841 \h </w:instrText>
      </w:r>
      <w:r>
        <w:rPr>
          <w:noProof/>
        </w:rPr>
      </w:r>
      <w:r>
        <w:rPr>
          <w:noProof/>
        </w:rPr>
        <w:fldChar w:fldCharType="separate"/>
      </w:r>
      <w:r>
        <w:rPr>
          <w:noProof/>
        </w:rPr>
        <w:t>95</w:t>
      </w:r>
      <w:r>
        <w:rPr>
          <w:noProof/>
        </w:rPr>
        <w:fldChar w:fldCharType="end"/>
      </w:r>
    </w:p>
    <w:p w14:paraId="47527112" w14:textId="77777777" w:rsidR="0018237F" w:rsidRDefault="0018237F">
      <w:pPr>
        <w:pStyle w:val="TOC3"/>
        <w:tabs>
          <w:tab w:val="left" w:pos="741"/>
        </w:tabs>
        <w:rPr>
          <w:rFonts w:eastAsiaTheme="minorEastAsia" w:cstheme="minorBidi"/>
          <w:noProof/>
          <w:sz w:val="24"/>
          <w:szCs w:val="24"/>
          <w:lang w:eastAsia="ja-JP"/>
        </w:rPr>
      </w:pPr>
      <w:r>
        <w:rPr>
          <w:noProof/>
        </w:rPr>
        <w:t>9.1.2.</w:t>
      </w:r>
      <w:r>
        <w:rPr>
          <w:rFonts w:eastAsiaTheme="minorEastAsia" w:cstheme="minorBidi"/>
          <w:noProof/>
          <w:sz w:val="24"/>
          <w:szCs w:val="24"/>
          <w:lang w:eastAsia="ja-JP"/>
        </w:rPr>
        <w:tab/>
      </w:r>
      <w:r>
        <w:rPr>
          <w:noProof/>
        </w:rPr>
        <w:t>Archetypes and the UML Reference Model</w:t>
      </w:r>
      <w:r>
        <w:rPr>
          <w:noProof/>
        </w:rPr>
        <w:tab/>
      </w:r>
      <w:r>
        <w:rPr>
          <w:noProof/>
        </w:rPr>
        <w:fldChar w:fldCharType="begin"/>
      </w:r>
      <w:r>
        <w:rPr>
          <w:noProof/>
        </w:rPr>
        <w:instrText xml:space="preserve"> PAGEREF _Toc285534842 \h </w:instrText>
      </w:r>
      <w:r>
        <w:rPr>
          <w:noProof/>
        </w:rPr>
      </w:r>
      <w:r>
        <w:rPr>
          <w:noProof/>
        </w:rPr>
        <w:fldChar w:fldCharType="separate"/>
      </w:r>
      <w:r>
        <w:rPr>
          <w:noProof/>
        </w:rPr>
        <w:t>95</w:t>
      </w:r>
      <w:r>
        <w:rPr>
          <w:noProof/>
        </w:rPr>
        <w:fldChar w:fldCharType="end"/>
      </w:r>
    </w:p>
    <w:p w14:paraId="40C889F1" w14:textId="77777777" w:rsidR="0018237F" w:rsidRDefault="0018237F">
      <w:pPr>
        <w:pStyle w:val="TOC3"/>
        <w:tabs>
          <w:tab w:val="left" w:pos="741"/>
        </w:tabs>
        <w:rPr>
          <w:rFonts w:eastAsiaTheme="minorEastAsia" w:cstheme="minorBidi"/>
          <w:noProof/>
          <w:sz w:val="24"/>
          <w:szCs w:val="24"/>
          <w:lang w:eastAsia="ja-JP"/>
        </w:rPr>
      </w:pPr>
      <w:r>
        <w:rPr>
          <w:noProof/>
        </w:rPr>
        <w:t>9.1.3.</w:t>
      </w:r>
      <w:r>
        <w:rPr>
          <w:rFonts w:eastAsiaTheme="minorEastAsia" w:cstheme="minorBidi"/>
          <w:noProof/>
          <w:sz w:val="24"/>
          <w:szCs w:val="24"/>
          <w:lang w:eastAsia="ja-JP"/>
        </w:rPr>
        <w:tab/>
      </w:r>
      <w:r>
        <w:rPr>
          <w:noProof/>
        </w:rPr>
        <w:t>ADL Archetype Metadata</w:t>
      </w:r>
      <w:r>
        <w:rPr>
          <w:noProof/>
        </w:rPr>
        <w:tab/>
      </w:r>
      <w:r>
        <w:rPr>
          <w:noProof/>
        </w:rPr>
        <w:fldChar w:fldCharType="begin"/>
      </w:r>
      <w:r>
        <w:rPr>
          <w:noProof/>
        </w:rPr>
        <w:instrText xml:space="preserve"> PAGEREF _Toc285534843 \h </w:instrText>
      </w:r>
      <w:r>
        <w:rPr>
          <w:noProof/>
        </w:rPr>
      </w:r>
      <w:r>
        <w:rPr>
          <w:noProof/>
        </w:rPr>
        <w:fldChar w:fldCharType="separate"/>
      </w:r>
      <w:r>
        <w:rPr>
          <w:noProof/>
        </w:rPr>
        <w:t>96</w:t>
      </w:r>
      <w:r>
        <w:rPr>
          <w:noProof/>
        </w:rPr>
        <w:fldChar w:fldCharType="end"/>
      </w:r>
    </w:p>
    <w:p w14:paraId="6860CA8D" w14:textId="77777777" w:rsidR="0018237F" w:rsidRDefault="0018237F">
      <w:pPr>
        <w:pStyle w:val="TOC2"/>
        <w:tabs>
          <w:tab w:val="left" w:pos="603"/>
        </w:tabs>
        <w:rPr>
          <w:rFonts w:eastAsiaTheme="minorEastAsia" w:cstheme="minorBidi"/>
          <w:b w:val="0"/>
          <w:noProof/>
          <w:sz w:val="24"/>
          <w:szCs w:val="24"/>
          <w:lang w:eastAsia="ja-JP"/>
        </w:rPr>
      </w:pPr>
      <w:r>
        <w:rPr>
          <w:noProof/>
        </w:rPr>
        <w:t>9.2.</w:t>
      </w:r>
      <w:r>
        <w:rPr>
          <w:rFonts w:eastAsiaTheme="minorEastAsia" w:cstheme="minorBidi"/>
          <w:b w:val="0"/>
          <w:noProof/>
          <w:sz w:val="24"/>
          <w:szCs w:val="24"/>
          <w:lang w:eastAsia="ja-JP"/>
        </w:rPr>
        <w:tab/>
      </w:r>
      <w:r>
        <w:rPr>
          <w:noProof/>
        </w:rPr>
        <w:t>AReference Model Meta Model</w:t>
      </w:r>
      <w:r>
        <w:rPr>
          <w:noProof/>
        </w:rPr>
        <w:tab/>
      </w:r>
      <w:r>
        <w:rPr>
          <w:noProof/>
        </w:rPr>
        <w:fldChar w:fldCharType="begin"/>
      </w:r>
      <w:r>
        <w:rPr>
          <w:noProof/>
        </w:rPr>
        <w:instrText xml:space="preserve"> PAGEREF _Toc285534844 \h </w:instrText>
      </w:r>
      <w:r>
        <w:rPr>
          <w:noProof/>
        </w:rPr>
      </w:r>
      <w:r>
        <w:rPr>
          <w:noProof/>
        </w:rPr>
        <w:fldChar w:fldCharType="separate"/>
      </w:r>
      <w:r>
        <w:rPr>
          <w:noProof/>
        </w:rPr>
        <w:t>97</w:t>
      </w:r>
      <w:r>
        <w:rPr>
          <w:noProof/>
        </w:rPr>
        <w:fldChar w:fldCharType="end"/>
      </w:r>
    </w:p>
    <w:p w14:paraId="6447618E" w14:textId="77777777" w:rsidR="0018237F" w:rsidRDefault="0018237F">
      <w:pPr>
        <w:pStyle w:val="TOC3"/>
        <w:tabs>
          <w:tab w:val="left" w:pos="741"/>
        </w:tabs>
        <w:rPr>
          <w:rFonts w:eastAsiaTheme="minorEastAsia" w:cstheme="minorBidi"/>
          <w:noProof/>
          <w:sz w:val="24"/>
          <w:szCs w:val="24"/>
          <w:lang w:eastAsia="ja-JP"/>
        </w:rPr>
      </w:pPr>
      <w:r>
        <w:rPr>
          <w:noProof/>
        </w:rPr>
        <w:t>9.2.1.</w:t>
      </w:r>
      <w:r>
        <w:rPr>
          <w:rFonts w:eastAsiaTheme="minorEastAsia" w:cstheme="minorBidi"/>
          <w:noProof/>
          <w:sz w:val="24"/>
          <w:szCs w:val="24"/>
          <w:lang w:eastAsia="ja-JP"/>
        </w:rPr>
        <w:tab/>
      </w:r>
      <w:r>
        <w:rPr>
          <w:noProof/>
        </w:rPr>
        <w:t>Primitive Data Types</w:t>
      </w:r>
      <w:r>
        <w:rPr>
          <w:noProof/>
        </w:rPr>
        <w:tab/>
      </w:r>
      <w:r>
        <w:rPr>
          <w:noProof/>
        </w:rPr>
        <w:fldChar w:fldCharType="begin"/>
      </w:r>
      <w:r>
        <w:rPr>
          <w:noProof/>
        </w:rPr>
        <w:instrText xml:space="preserve"> PAGEREF _Toc285534845 \h </w:instrText>
      </w:r>
      <w:r>
        <w:rPr>
          <w:noProof/>
        </w:rPr>
      </w:r>
      <w:r>
        <w:rPr>
          <w:noProof/>
        </w:rPr>
        <w:fldChar w:fldCharType="separate"/>
      </w:r>
      <w:r>
        <w:rPr>
          <w:noProof/>
        </w:rPr>
        <w:t>97</w:t>
      </w:r>
      <w:r>
        <w:rPr>
          <w:noProof/>
        </w:rPr>
        <w:fldChar w:fldCharType="end"/>
      </w:r>
    </w:p>
    <w:p w14:paraId="217678BA" w14:textId="77777777" w:rsidR="0018237F" w:rsidRDefault="0018237F">
      <w:pPr>
        <w:pStyle w:val="TOC3"/>
        <w:tabs>
          <w:tab w:val="left" w:pos="741"/>
        </w:tabs>
        <w:rPr>
          <w:rFonts w:eastAsiaTheme="minorEastAsia" w:cstheme="minorBidi"/>
          <w:noProof/>
          <w:sz w:val="24"/>
          <w:szCs w:val="24"/>
          <w:lang w:eastAsia="ja-JP"/>
        </w:rPr>
      </w:pPr>
      <w:r>
        <w:rPr>
          <w:noProof/>
        </w:rPr>
        <w:t>9.2.2.</w:t>
      </w:r>
      <w:r>
        <w:rPr>
          <w:rFonts w:eastAsiaTheme="minorEastAsia" w:cstheme="minorBidi"/>
          <w:noProof/>
          <w:sz w:val="24"/>
          <w:szCs w:val="24"/>
          <w:lang w:eastAsia="ja-JP"/>
        </w:rPr>
        <w:tab/>
      </w:r>
      <w:r>
        <w:rPr>
          <w:noProof/>
        </w:rPr>
        <w:t>Reference Metamodel</w:t>
      </w:r>
      <w:r>
        <w:rPr>
          <w:noProof/>
        </w:rPr>
        <w:tab/>
      </w:r>
      <w:r>
        <w:rPr>
          <w:noProof/>
        </w:rPr>
        <w:fldChar w:fldCharType="begin"/>
      </w:r>
      <w:r>
        <w:rPr>
          <w:noProof/>
        </w:rPr>
        <w:instrText xml:space="preserve"> PAGEREF _Toc285534846 \h </w:instrText>
      </w:r>
      <w:r>
        <w:rPr>
          <w:noProof/>
        </w:rPr>
      </w:r>
      <w:r>
        <w:rPr>
          <w:noProof/>
        </w:rPr>
        <w:fldChar w:fldCharType="separate"/>
      </w:r>
      <w:r>
        <w:rPr>
          <w:noProof/>
        </w:rPr>
        <w:t>99</w:t>
      </w:r>
      <w:r>
        <w:rPr>
          <w:noProof/>
        </w:rPr>
        <w:fldChar w:fldCharType="end"/>
      </w:r>
    </w:p>
    <w:p w14:paraId="59023FE0" w14:textId="77777777" w:rsidR="0018237F" w:rsidRDefault="0018237F">
      <w:pPr>
        <w:pStyle w:val="TOC3"/>
        <w:tabs>
          <w:tab w:val="left" w:pos="741"/>
        </w:tabs>
        <w:rPr>
          <w:rFonts w:eastAsiaTheme="minorEastAsia" w:cstheme="minorBidi"/>
          <w:noProof/>
          <w:sz w:val="24"/>
          <w:szCs w:val="24"/>
          <w:lang w:eastAsia="ja-JP"/>
        </w:rPr>
      </w:pPr>
      <w:r>
        <w:rPr>
          <w:noProof/>
        </w:rPr>
        <w:t>9.2.3.</w:t>
      </w:r>
      <w:r>
        <w:rPr>
          <w:rFonts w:eastAsiaTheme="minorEastAsia" w:cstheme="minorBidi"/>
          <w:noProof/>
          <w:sz w:val="24"/>
          <w:szCs w:val="24"/>
          <w:lang w:eastAsia="ja-JP"/>
        </w:rPr>
        <w:tab/>
      </w:r>
      <w:r>
        <w:rPr>
          <w:noProof/>
        </w:rPr>
        <w:t>Attribute Constraint References</w:t>
      </w:r>
      <w:r>
        <w:rPr>
          <w:noProof/>
        </w:rPr>
        <w:tab/>
      </w:r>
      <w:r>
        <w:rPr>
          <w:noProof/>
        </w:rPr>
        <w:fldChar w:fldCharType="begin"/>
      </w:r>
      <w:r>
        <w:rPr>
          <w:noProof/>
        </w:rPr>
        <w:instrText xml:space="preserve"> PAGEREF _Toc285534847 \h </w:instrText>
      </w:r>
      <w:r>
        <w:rPr>
          <w:noProof/>
        </w:rPr>
      </w:r>
      <w:r>
        <w:rPr>
          <w:noProof/>
        </w:rPr>
        <w:fldChar w:fldCharType="separate"/>
      </w:r>
      <w:r>
        <w:rPr>
          <w:noProof/>
        </w:rPr>
        <w:t>100</w:t>
      </w:r>
      <w:r>
        <w:rPr>
          <w:noProof/>
        </w:rPr>
        <w:fldChar w:fldCharType="end"/>
      </w:r>
    </w:p>
    <w:p w14:paraId="46595914" w14:textId="77777777" w:rsidR="0018237F" w:rsidRDefault="0018237F">
      <w:pPr>
        <w:pStyle w:val="TOC3"/>
        <w:tabs>
          <w:tab w:val="left" w:pos="741"/>
        </w:tabs>
        <w:rPr>
          <w:rFonts w:eastAsiaTheme="minorEastAsia" w:cstheme="minorBidi"/>
          <w:noProof/>
          <w:sz w:val="24"/>
          <w:szCs w:val="24"/>
          <w:lang w:eastAsia="ja-JP"/>
        </w:rPr>
      </w:pPr>
      <w:r>
        <w:rPr>
          <w:noProof/>
        </w:rPr>
        <w:t>9.2.4.</w:t>
      </w:r>
      <w:r>
        <w:rPr>
          <w:rFonts w:eastAsiaTheme="minorEastAsia" w:cstheme="minorBidi"/>
          <w:noProof/>
          <w:sz w:val="24"/>
          <w:szCs w:val="24"/>
          <w:lang w:eastAsia="ja-JP"/>
        </w:rPr>
        <w:tab/>
      </w:r>
      <w:r>
        <w:rPr>
          <w:noProof/>
        </w:rPr>
        <w:t>Object Constraint References</w:t>
      </w:r>
      <w:r>
        <w:rPr>
          <w:noProof/>
        </w:rPr>
        <w:tab/>
      </w:r>
      <w:r>
        <w:rPr>
          <w:noProof/>
        </w:rPr>
        <w:fldChar w:fldCharType="begin"/>
      </w:r>
      <w:r>
        <w:rPr>
          <w:noProof/>
        </w:rPr>
        <w:instrText xml:space="preserve"> PAGEREF _Toc285534848 \h </w:instrText>
      </w:r>
      <w:r>
        <w:rPr>
          <w:noProof/>
        </w:rPr>
      </w:r>
      <w:r>
        <w:rPr>
          <w:noProof/>
        </w:rPr>
        <w:fldChar w:fldCharType="separate"/>
      </w:r>
      <w:r>
        <w:rPr>
          <w:noProof/>
        </w:rPr>
        <w:t>100</w:t>
      </w:r>
      <w:r>
        <w:rPr>
          <w:noProof/>
        </w:rPr>
        <w:fldChar w:fldCharType="end"/>
      </w:r>
    </w:p>
    <w:p w14:paraId="6CBB32E6" w14:textId="77777777" w:rsidR="0018237F" w:rsidRDefault="0018237F">
      <w:pPr>
        <w:pStyle w:val="TOC3"/>
        <w:tabs>
          <w:tab w:val="left" w:pos="741"/>
        </w:tabs>
        <w:rPr>
          <w:rFonts w:eastAsiaTheme="minorEastAsia" w:cstheme="minorBidi"/>
          <w:noProof/>
          <w:sz w:val="24"/>
          <w:szCs w:val="24"/>
          <w:lang w:eastAsia="ja-JP"/>
        </w:rPr>
      </w:pPr>
      <w:r>
        <w:rPr>
          <w:noProof/>
        </w:rPr>
        <w:t>9.2.5.</w:t>
      </w:r>
      <w:r>
        <w:rPr>
          <w:rFonts w:eastAsiaTheme="minorEastAsia" w:cstheme="minorBidi"/>
          <w:noProof/>
          <w:sz w:val="24"/>
          <w:szCs w:val="24"/>
          <w:lang w:eastAsia="ja-JP"/>
        </w:rPr>
        <w:tab/>
      </w:r>
      <w:r>
        <w:rPr>
          <w:noProof/>
        </w:rPr>
        <w:t>Template Metamodel</w:t>
      </w:r>
      <w:r>
        <w:rPr>
          <w:noProof/>
        </w:rPr>
        <w:tab/>
      </w:r>
      <w:r>
        <w:rPr>
          <w:noProof/>
        </w:rPr>
        <w:fldChar w:fldCharType="begin"/>
      </w:r>
      <w:r>
        <w:rPr>
          <w:noProof/>
        </w:rPr>
        <w:instrText xml:space="preserve"> PAGEREF _Toc285534849 \h </w:instrText>
      </w:r>
      <w:r>
        <w:rPr>
          <w:noProof/>
        </w:rPr>
      </w:r>
      <w:r>
        <w:rPr>
          <w:noProof/>
        </w:rPr>
        <w:fldChar w:fldCharType="separate"/>
      </w:r>
      <w:r>
        <w:rPr>
          <w:noProof/>
        </w:rPr>
        <w:t>101</w:t>
      </w:r>
      <w:r>
        <w:rPr>
          <w:noProof/>
        </w:rPr>
        <w:fldChar w:fldCharType="end"/>
      </w:r>
    </w:p>
    <w:p w14:paraId="649C8B34" w14:textId="77777777" w:rsidR="0018237F" w:rsidRDefault="0018237F">
      <w:pPr>
        <w:pStyle w:val="TOC3"/>
        <w:tabs>
          <w:tab w:val="left" w:pos="741"/>
        </w:tabs>
        <w:rPr>
          <w:rFonts w:eastAsiaTheme="minorEastAsia" w:cstheme="minorBidi"/>
          <w:noProof/>
          <w:sz w:val="24"/>
          <w:szCs w:val="24"/>
          <w:lang w:eastAsia="ja-JP"/>
        </w:rPr>
      </w:pPr>
      <w:r>
        <w:rPr>
          <w:noProof/>
        </w:rPr>
        <w:t>9.2.6.</w:t>
      </w:r>
      <w:r>
        <w:rPr>
          <w:rFonts w:eastAsiaTheme="minorEastAsia" w:cstheme="minorBidi"/>
          <w:noProof/>
          <w:sz w:val="24"/>
          <w:szCs w:val="24"/>
          <w:lang w:eastAsia="ja-JP"/>
        </w:rPr>
        <w:tab/>
      </w:r>
      <w:r>
        <w:rPr>
          <w:noProof/>
        </w:rPr>
        <w:t>Instance Metamodel</w:t>
      </w:r>
      <w:r>
        <w:rPr>
          <w:noProof/>
        </w:rPr>
        <w:tab/>
      </w:r>
      <w:r>
        <w:rPr>
          <w:noProof/>
        </w:rPr>
        <w:fldChar w:fldCharType="begin"/>
      </w:r>
      <w:r>
        <w:rPr>
          <w:noProof/>
        </w:rPr>
        <w:instrText xml:space="preserve"> PAGEREF _Toc285534850 \h </w:instrText>
      </w:r>
      <w:r>
        <w:rPr>
          <w:noProof/>
        </w:rPr>
      </w:r>
      <w:r>
        <w:rPr>
          <w:noProof/>
        </w:rPr>
        <w:fldChar w:fldCharType="separate"/>
      </w:r>
      <w:r>
        <w:rPr>
          <w:noProof/>
        </w:rPr>
        <w:t>101</w:t>
      </w:r>
      <w:r>
        <w:rPr>
          <w:noProof/>
        </w:rPr>
        <w:fldChar w:fldCharType="end"/>
      </w:r>
    </w:p>
    <w:p w14:paraId="64952839" w14:textId="77777777" w:rsidR="0018237F" w:rsidRDefault="0018237F">
      <w:pPr>
        <w:pStyle w:val="TOC3"/>
        <w:tabs>
          <w:tab w:val="left" w:pos="741"/>
        </w:tabs>
        <w:rPr>
          <w:rFonts w:eastAsiaTheme="minorEastAsia" w:cstheme="minorBidi"/>
          <w:noProof/>
          <w:sz w:val="24"/>
          <w:szCs w:val="24"/>
          <w:lang w:eastAsia="ja-JP"/>
        </w:rPr>
      </w:pPr>
      <w:r>
        <w:rPr>
          <w:noProof/>
        </w:rPr>
        <w:t>9.2.7.</w:t>
      </w:r>
      <w:r>
        <w:rPr>
          <w:rFonts w:eastAsiaTheme="minorEastAsia" w:cstheme="minorBidi"/>
          <w:noProof/>
          <w:sz w:val="24"/>
          <w:szCs w:val="24"/>
          <w:lang w:eastAsia="ja-JP"/>
        </w:rPr>
        <w:tab/>
      </w:r>
      <w:r>
        <w:rPr>
          <w:noProof/>
        </w:rPr>
        <w:t>Package Metamodel</w:t>
      </w:r>
      <w:r>
        <w:rPr>
          <w:noProof/>
        </w:rPr>
        <w:tab/>
      </w:r>
      <w:r>
        <w:rPr>
          <w:noProof/>
        </w:rPr>
        <w:fldChar w:fldCharType="begin"/>
      </w:r>
      <w:r>
        <w:rPr>
          <w:noProof/>
        </w:rPr>
        <w:instrText xml:space="preserve"> PAGEREF _Toc285534851 \h </w:instrText>
      </w:r>
      <w:r>
        <w:rPr>
          <w:noProof/>
        </w:rPr>
      </w:r>
      <w:r>
        <w:rPr>
          <w:noProof/>
        </w:rPr>
        <w:fldChar w:fldCharType="separate"/>
      </w:r>
      <w:r>
        <w:rPr>
          <w:noProof/>
        </w:rPr>
        <w:t>103</w:t>
      </w:r>
      <w:r>
        <w:rPr>
          <w:noProof/>
        </w:rPr>
        <w:fldChar w:fldCharType="end"/>
      </w:r>
    </w:p>
    <w:p w14:paraId="493506D8" w14:textId="77777777" w:rsidR="0018237F" w:rsidRDefault="0018237F">
      <w:pPr>
        <w:pStyle w:val="TOC3"/>
        <w:tabs>
          <w:tab w:val="left" w:pos="741"/>
        </w:tabs>
        <w:rPr>
          <w:rFonts w:eastAsiaTheme="minorEastAsia" w:cstheme="minorBidi"/>
          <w:noProof/>
          <w:sz w:val="24"/>
          <w:szCs w:val="24"/>
          <w:lang w:eastAsia="ja-JP"/>
        </w:rPr>
      </w:pPr>
      <w:r>
        <w:rPr>
          <w:noProof/>
        </w:rPr>
        <w:t>9.2.8.</w:t>
      </w:r>
      <w:r>
        <w:rPr>
          <w:rFonts w:eastAsiaTheme="minorEastAsia" w:cstheme="minorBidi"/>
          <w:noProof/>
          <w:sz w:val="24"/>
          <w:szCs w:val="24"/>
          <w:lang w:eastAsia="ja-JP"/>
        </w:rPr>
        <w:tab/>
      </w:r>
      <w:r>
        <w:rPr>
          <w:noProof/>
        </w:rPr>
        <w:t>Enumeration Metamodel</w:t>
      </w:r>
      <w:r>
        <w:rPr>
          <w:noProof/>
        </w:rPr>
        <w:tab/>
      </w:r>
      <w:r>
        <w:rPr>
          <w:noProof/>
        </w:rPr>
        <w:fldChar w:fldCharType="begin"/>
      </w:r>
      <w:r>
        <w:rPr>
          <w:noProof/>
        </w:rPr>
        <w:instrText xml:space="preserve"> PAGEREF _Toc285534852 \h </w:instrText>
      </w:r>
      <w:r>
        <w:rPr>
          <w:noProof/>
        </w:rPr>
      </w:r>
      <w:r>
        <w:rPr>
          <w:noProof/>
        </w:rPr>
        <w:fldChar w:fldCharType="separate"/>
      </w:r>
      <w:r>
        <w:rPr>
          <w:noProof/>
        </w:rPr>
        <w:t>103</w:t>
      </w:r>
      <w:r>
        <w:rPr>
          <w:noProof/>
        </w:rPr>
        <w:fldChar w:fldCharType="end"/>
      </w:r>
    </w:p>
    <w:p w14:paraId="12547B24" w14:textId="77777777" w:rsidR="0018237F" w:rsidRDefault="0018237F">
      <w:pPr>
        <w:pStyle w:val="TOC2"/>
        <w:tabs>
          <w:tab w:val="left" w:pos="603"/>
        </w:tabs>
        <w:rPr>
          <w:rFonts w:eastAsiaTheme="minorEastAsia" w:cstheme="minorBidi"/>
          <w:b w:val="0"/>
          <w:noProof/>
          <w:sz w:val="24"/>
          <w:szCs w:val="24"/>
          <w:lang w:eastAsia="ja-JP"/>
        </w:rPr>
      </w:pPr>
      <w:r>
        <w:rPr>
          <w:noProof/>
        </w:rPr>
        <w:t>9.3.</w:t>
      </w:r>
      <w:r>
        <w:rPr>
          <w:rFonts w:eastAsiaTheme="minorEastAsia" w:cstheme="minorBidi"/>
          <w:b w:val="0"/>
          <w:noProof/>
          <w:sz w:val="24"/>
          <w:szCs w:val="24"/>
          <w:lang w:eastAsia="ja-JP"/>
        </w:rPr>
        <w:tab/>
      </w:r>
      <w:r>
        <w:rPr>
          <w:noProof/>
        </w:rPr>
        <w:t>AConstraint Meta Model</w:t>
      </w:r>
      <w:r>
        <w:rPr>
          <w:noProof/>
        </w:rPr>
        <w:tab/>
      </w:r>
      <w:r>
        <w:rPr>
          <w:noProof/>
        </w:rPr>
        <w:fldChar w:fldCharType="begin"/>
      </w:r>
      <w:r>
        <w:rPr>
          <w:noProof/>
        </w:rPr>
        <w:instrText xml:space="preserve"> PAGEREF _Toc285534853 \h </w:instrText>
      </w:r>
      <w:r>
        <w:rPr>
          <w:noProof/>
        </w:rPr>
      </w:r>
      <w:r>
        <w:rPr>
          <w:noProof/>
        </w:rPr>
        <w:fldChar w:fldCharType="separate"/>
      </w:r>
      <w:r>
        <w:rPr>
          <w:noProof/>
        </w:rPr>
        <w:t>104</w:t>
      </w:r>
      <w:r>
        <w:rPr>
          <w:noProof/>
        </w:rPr>
        <w:fldChar w:fldCharType="end"/>
      </w:r>
    </w:p>
    <w:p w14:paraId="4E04D26B" w14:textId="77777777" w:rsidR="0018237F" w:rsidRDefault="0018237F">
      <w:pPr>
        <w:pStyle w:val="TOC3"/>
        <w:tabs>
          <w:tab w:val="left" w:pos="741"/>
        </w:tabs>
        <w:rPr>
          <w:rFonts w:eastAsiaTheme="minorEastAsia" w:cstheme="minorBidi"/>
          <w:noProof/>
          <w:sz w:val="24"/>
          <w:szCs w:val="24"/>
          <w:lang w:eastAsia="ja-JP"/>
        </w:rPr>
      </w:pPr>
      <w:r>
        <w:rPr>
          <w:noProof/>
        </w:rPr>
        <w:t>9.3.1.</w:t>
      </w:r>
      <w:r>
        <w:rPr>
          <w:rFonts w:eastAsiaTheme="minorEastAsia" w:cstheme="minorBidi"/>
          <w:noProof/>
          <w:sz w:val="24"/>
          <w:szCs w:val="24"/>
          <w:lang w:eastAsia="ja-JP"/>
        </w:rPr>
        <w:tab/>
      </w:r>
      <w:r>
        <w:rPr>
          <w:noProof/>
        </w:rPr>
        <w:t>Atomic Data Type Constraints</w:t>
      </w:r>
      <w:r>
        <w:rPr>
          <w:noProof/>
        </w:rPr>
        <w:tab/>
      </w:r>
      <w:r>
        <w:rPr>
          <w:noProof/>
        </w:rPr>
        <w:fldChar w:fldCharType="begin"/>
      </w:r>
      <w:r>
        <w:rPr>
          <w:noProof/>
        </w:rPr>
        <w:instrText xml:space="preserve"> PAGEREF _Toc285534854 \h </w:instrText>
      </w:r>
      <w:r>
        <w:rPr>
          <w:noProof/>
        </w:rPr>
      </w:r>
      <w:r>
        <w:rPr>
          <w:noProof/>
        </w:rPr>
        <w:fldChar w:fldCharType="separate"/>
      </w:r>
      <w:r>
        <w:rPr>
          <w:noProof/>
        </w:rPr>
        <w:t>104</w:t>
      </w:r>
      <w:r>
        <w:rPr>
          <w:noProof/>
        </w:rPr>
        <w:fldChar w:fldCharType="end"/>
      </w:r>
    </w:p>
    <w:p w14:paraId="2A093182" w14:textId="77777777" w:rsidR="0018237F" w:rsidRDefault="0018237F">
      <w:pPr>
        <w:pStyle w:val="TOC3"/>
        <w:tabs>
          <w:tab w:val="left" w:pos="741"/>
        </w:tabs>
        <w:rPr>
          <w:rFonts w:eastAsiaTheme="minorEastAsia" w:cstheme="minorBidi"/>
          <w:noProof/>
          <w:sz w:val="24"/>
          <w:szCs w:val="24"/>
          <w:lang w:eastAsia="ja-JP"/>
        </w:rPr>
      </w:pPr>
      <w:r>
        <w:rPr>
          <w:noProof/>
        </w:rPr>
        <w:t>9.3.2.</w:t>
      </w:r>
      <w:r>
        <w:rPr>
          <w:rFonts w:eastAsiaTheme="minorEastAsia" w:cstheme="minorBidi"/>
          <w:noProof/>
          <w:sz w:val="24"/>
          <w:szCs w:val="24"/>
          <w:lang w:eastAsia="ja-JP"/>
        </w:rPr>
        <w:tab/>
      </w:r>
      <w:r>
        <w:rPr>
          <w:noProof/>
        </w:rPr>
        <w:t>Terminology Constraints</w:t>
      </w:r>
      <w:r>
        <w:rPr>
          <w:noProof/>
        </w:rPr>
        <w:tab/>
      </w:r>
      <w:r>
        <w:rPr>
          <w:noProof/>
        </w:rPr>
        <w:fldChar w:fldCharType="begin"/>
      </w:r>
      <w:r>
        <w:rPr>
          <w:noProof/>
        </w:rPr>
        <w:instrText xml:space="preserve"> PAGEREF _Toc285534855 \h </w:instrText>
      </w:r>
      <w:r>
        <w:rPr>
          <w:noProof/>
        </w:rPr>
      </w:r>
      <w:r>
        <w:rPr>
          <w:noProof/>
        </w:rPr>
        <w:fldChar w:fldCharType="separate"/>
      </w:r>
      <w:r>
        <w:rPr>
          <w:noProof/>
        </w:rPr>
        <w:t>104</w:t>
      </w:r>
      <w:r>
        <w:rPr>
          <w:noProof/>
        </w:rPr>
        <w:fldChar w:fldCharType="end"/>
      </w:r>
    </w:p>
    <w:p w14:paraId="3DBD0B83" w14:textId="77777777" w:rsidR="0018237F" w:rsidRDefault="0018237F">
      <w:pPr>
        <w:pStyle w:val="TOC3"/>
        <w:tabs>
          <w:tab w:val="left" w:pos="741"/>
        </w:tabs>
        <w:rPr>
          <w:rFonts w:eastAsiaTheme="minorEastAsia" w:cstheme="minorBidi"/>
          <w:noProof/>
          <w:sz w:val="24"/>
          <w:szCs w:val="24"/>
          <w:lang w:eastAsia="ja-JP"/>
        </w:rPr>
      </w:pPr>
      <w:r>
        <w:rPr>
          <w:noProof/>
        </w:rPr>
        <w:t>9.3.3.</w:t>
      </w:r>
      <w:r>
        <w:rPr>
          <w:rFonts w:eastAsiaTheme="minorEastAsia" w:cstheme="minorBidi"/>
          <w:noProof/>
          <w:sz w:val="24"/>
          <w:szCs w:val="24"/>
          <w:lang w:eastAsia="ja-JP"/>
        </w:rPr>
        <w:tab/>
      </w:r>
      <w:r>
        <w:rPr>
          <w:noProof/>
        </w:rPr>
        <w:t>Enumeration Constraints</w:t>
      </w:r>
      <w:r>
        <w:rPr>
          <w:noProof/>
        </w:rPr>
        <w:tab/>
      </w:r>
      <w:r>
        <w:rPr>
          <w:noProof/>
        </w:rPr>
        <w:fldChar w:fldCharType="begin"/>
      </w:r>
      <w:r>
        <w:rPr>
          <w:noProof/>
        </w:rPr>
        <w:instrText xml:space="preserve"> PAGEREF _Toc285534856 \h </w:instrText>
      </w:r>
      <w:r>
        <w:rPr>
          <w:noProof/>
        </w:rPr>
      </w:r>
      <w:r>
        <w:rPr>
          <w:noProof/>
        </w:rPr>
        <w:fldChar w:fldCharType="separate"/>
      </w:r>
      <w:r>
        <w:rPr>
          <w:noProof/>
        </w:rPr>
        <w:t>106</w:t>
      </w:r>
      <w:r>
        <w:rPr>
          <w:noProof/>
        </w:rPr>
        <w:fldChar w:fldCharType="end"/>
      </w:r>
    </w:p>
    <w:p w14:paraId="186F7EC7" w14:textId="77777777" w:rsidR="0018237F" w:rsidRDefault="0018237F">
      <w:pPr>
        <w:pStyle w:val="TOC3"/>
        <w:tabs>
          <w:tab w:val="left" w:pos="741"/>
        </w:tabs>
        <w:rPr>
          <w:rFonts w:eastAsiaTheme="minorEastAsia" w:cstheme="minorBidi"/>
          <w:noProof/>
          <w:sz w:val="24"/>
          <w:szCs w:val="24"/>
          <w:lang w:eastAsia="ja-JP"/>
        </w:rPr>
      </w:pPr>
      <w:r>
        <w:rPr>
          <w:noProof/>
        </w:rPr>
        <w:t>9.3.4.</w:t>
      </w:r>
      <w:r>
        <w:rPr>
          <w:rFonts w:eastAsiaTheme="minorEastAsia" w:cstheme="minorBidi"/>
          <w:noProof/>
          <w:sz w:val="24"/>
          <w:szCs w:val="24"/>
          <w:lang w:eastAsia="ja-JP"/>
        </w:rPr>
        <w:tab/>
      </w:r>
      <w:r>
        <w:rPr>
          <w:noProof/>
        </w:rPr>
        <w:t>Object Constraints</w:t>
      </w:r>
      <w:r>
        <w:rPr>
          <w:noProof/>
        </w:rPr>
        <w:tab/>
      </w:r>
      <w:r>
        <w:rPr>
          <w:noProof/>
        </w:rPr>
        <w:fldChar w:fldCharType="begin"/>
      </w:r>
      <w:r>
        <w:rPr>
          <w:noProof/>
        </w:rPr>
        <w:instrText xml:space="preserve"> PAGEREF _Toc285534857 \h </w:instrText>
      </w:r>
      <w:r>
        <w:rPr>
          <w:noProof/>
        </w:rPr>
      </w:r>
      <w:r>
        <w:rPr>
          <w:noProof/>
        </w:rPr>
        <w:fldChar w:fldCharType="separate"/>
      </w:r>
      <w:r>
        <w:rPr>
          <w:noProof/>
        </w:rPr>
        <w:t>106</w:t>
      </w:r>
      <w:r>
        <w:rPr>
          <w:noProof/>
        </w:rPr>
        <w:fldChar w:fldCharType="end"/>
      </w:r>
    </w:p>
    <w:p w14:paraId="085F5823"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9.3.4.1.</w:t>
      </w:r>
      <w:r>
        <w:rPr>
          <w:rFonts w:eastAsiaTheme="minorEastAsia" w:cstheme="minorBidi"/>
          <w:noProof/>
          <w:sz w:val="24"/>
          <w:szCs w:val="24"/>
          <w:lang w:eastAsia="ja-JP"/>
        </w:rPr>
        <w:tab/>
      </w:r>
      <w:r>
        <w:rPr>
          <w:noProof/>
        </w:rPr>
        <w:t>Named Object Constraints</w:t>
      </w:r>
      <w:r>
        <w:rPr>
          <w:noProof/>
        </w:rPr>
        <w:tab/>
      </w:r>
      <w:r>
        <w:rPr>
          <w:noProof/>
        </w:rPr>
        <w:fldChar w:fldCharType="begin"/>
      </w:r>
      <w:r>
        <w:rPr>
          <w:noProof/>
        </w:rPr>
        <w:instrText xml:space="preserve"> PAGEREF _Toc285534858 \h </w:instrText>
      </w:r>
      <w:r>
        <w:rPr>
          <w:noProof/>
        </w:rPr>
      </w:r>
      <w:r>
        <w:rPr>
          <w:noProof/>
        </w:rPr>
        <w:fldChar w:fldCharType="separate"/>
      </w:r>
      <w:r>
        <w:rPr>
          <w:noProof/>
        </w:rPr>
        <w:t>107</w:t>
      </w:r>
      <w:r>
        <w:rPr>
          <w:noProof/>
        </w:rPr>
        <w:fldChar w:fldCharType="end"/>
      </w:r>
    </w:p>
    <w:p w14:paraId="4CC4E0E6" w14:textId="77777777" w:rsidR="0018237F" w:rsidRDefault="0018237F">
      <w:pPr>
        <w:pStyle w:val="TOC3"/>
        <w:tabs>
          <w:tab w:val="left" w:pos="741"/>
        </w:tabs>
        <w:rPr>
          <w:rFonts w:eastAsiaTheme="minorEastAsia" w:cstheme="minorBidi"/>
          <w:noProof/>
          <w:sz w:val="24"/>
          <w:szCs w:val="24"/>
          <w:lang w:eastAsia="ja-JP"/>
        </w:rPr>
      </w:pPr>
      <w:r>
        <w:rPr>
          <w:noProof/>
        </w:rPr>
        <w:t>9.3.5.</w:t>
      </w:r>
      <w:r>
        <w:rPr>
          <w:rFonts w:eastAsiaTheme="minorEastAsia" w:cstheme="minorBidi"/>
          <w:noProof/>
          <w:sz w:val="24"/>
          <w:szCs w:val="24"/>
          <w:lang w:eastAsia="ja-JP"/>
        </w:rPr>
        <w:tab/>
      </w:r>
      <w:r>
        <w:rPr>
          <w:noProof/>
        </w:rPr>
        <w:t>Attribute Constraints</w:t>
      </w:r>
      <w:r>
        <w:rPr>
          <w:noProof/>
        </w:rPr>
        <w:tab/>
      </w:r>
      <w:r>
        <w:rPr>
          <w:noProof/>
        </w:rPr>
        <w:fldChar w:fldCharType="begin"/>
      </w:r>
      <w:r>
        <w:rPr>
          <w:noProof/>
        </w:rPr>
        <w:instrText xml:space="preserve"> PAGEREF _Toc285534859 \h </w:instrText>
      </w:r>
      <w:r>
        <w:rPr>
          <w:noProof/>
        </w:rPr>
      </w:r>
      <w:r>
        <w:rPr>
          <w:noProof/>
        </w:rPr>
        <w:fldChar w:fldCharType="separate"/>
      </w:r>
      <w:r>
        <w:rPr>
          <w:noProof/>
        </w:rPr>
        <w:t>108</w:t>
      </w:r>
      <w:r>
        <w:rPr>
          <w:noProof/>
        </w:rPr>
        <w:fldChar w:fldCharType="end"/>
      </w:r>
    </w:p>
    <w:p w14:paraId="37F4BB83" w14:textId="77777777" w:rsidR="0018237F" w:rsidRDefault="0018237F">
      <w:pPr>
        <w:pStyle w:val="TOC2"/>
        <w:tabs>
          <w:tab w:val="left" w:pos="603"/>
        </w:tabs>
        <w:rPr>
          <w:rFonts w:eastAsiaTheme="minorEastAsia" w:cstheme="minorBidi"/>
          <w:b w:val="0"/>
          <w:noProof/>
          <w:sz w:val="24"/>
          <w:szCs w:val="24"/>
          <w:lang w:eastAsia="ja-JP"/>
        </w:rPr>
      </w:pPr>
      <w:r>
        <w:rPr>
          <w:noProof/>
        </w:rPr>
        <w:t>9.4.</w:t>
      </w:r>
      <w:r>
        <w:rPr>
          <w:rFonts w:eastAsiaTheme="minorEastAsia" w:cstheme="minorBidi"/>
          <w:b w:val="0"/>
          <w:noProof/>
          <w:sz w:val="24"/>
          <w:szCs w:val="24"/>
          <w:lang w:eastAsia="ja-JP"/>
        </w:rPr>
        <w:tab/>
      </w:r>
      <w:r>
        <w:rPr>
          <w:noProof/>
        </w:rPr>
        <w:t>ATerminology Object Model</w:t>
      </w:r>
      <w:r>
        <w:rPr>
          <w:noProof/>
        </w:rPr>
        <w:tab/>
      </w:r>
      <w:r>
        <w:rPr>
          <w:noProof/>
        </w:rPr>
        <w:fldChar w:fldCharType="begin"/>
      </w:r>
      <w:r>
        <w:rPr>
          <w:noProof/>
        </w:rPr>
        <w:instrText xml:space="preserve"> PAGEREF _Toc285534860 \h </w:instrText>
      </w:r>
      <w:r>
        <w:rPr>
          <w:noProof/>
        </w:rPr>
      </w:r>
      <w:r>
        <w:rPr>
          <w:noProof/>
        </w:rPr>
        <w:fldChar w:fldCharType="separate"/>
      </w:r>
      <w:r>
        <w:rPr>
          <w:noProof/>
        </w:rPr>
        <w:t>108</w:t>
      </w:r>
      <w:r>
        <w:rPr>
          <w:noProof/>
        </w:rPr>
        <w:fldChar w:fldCharType="end"/>
      </w:r>
    </w:p>
    <w:p w14:paraId="42CA4FE8" w14:textId="77777777" w:rsidR="0018237F" w:rsidRDefault="0018237F">
      <w:pPr>
        <w:pStyle w:val="TOC3"/>
        <w:tabs>
          <w:tab w:val="left" w:pos="741"/>
        </w:tabs>
        <w:rPr>
          <w:rFonts w:eastAsiaTheme="minorEastAsia" w:cstheme="minorBidi"/>
          <w:noProof/>
          <w:sz w:val="24"/>
          <w:szCs w:val="24"/>
          <w:lang w:eastAsia="ja-JP"/>
        </w:rPr>
      </w:pPr>
      <w:r>
        <w:rPr>
          <w:noProof/>
        </w:rPr>
        <w:t>9.4.1.</w:t>
      </w:r>
      <w:r>
        <w:rPr>
          <w:rFonts w:eastAsiaTheme="minorEastAsia" w:cstheme="minorBidi"/>
          <w:noProof/>
          <w:sz w:val="24"/>
          <w:szCs w:val="24"/>
          <w:lang w:eastAsia="ja-JP"/>
        </w:rPr>
        <w:tab/>
      </w:r>
      <w:r>
        <w:rPr>
          <w:noProof/>
        </w:rPr>
        <w:t>Common Terminology Services Components</w:t>
      </w:r>
      <w:r>
        <w:rPr>
          <w:noProof/>
        </w:rPr>
        <w:tab/>
      </w:r>
      <w:r>
        <w:rPr>
          <w:noProof/>
        </w:rPr>
        <w:fldChar w:fldCharType="begin"/>
      </w:r>
      <w:r>
        <w:rPr>
          <w:noProof/>
        </w:rPr>
        <w:instrText xml:space="preserve"> PAGEREF _Toc285534861 \h </w:instrText>
      </w:r>
      <w:r>
        <w:rPr>
          <w:noProof/>
        </w:rPr>
      </w:r>
      <w:r>
        <w:rPr>
          <w:noProof/>
        </w:rPr>
        <w:fldChar w:fldCharType="separate"/>
      </w:r>
      <w:r>
        <w:rPr>
          <w:noProof/>
        </w:rPr>
        <w:t>108</w:t>
      </w:r>
      <w:r>
        <w:rPr>
          <w:noProof/>
        </w:rPr>
        <w:fldChar w:fldCharType="end"/>
      </w:r>
    </w:p>
    <w:p w14:paraId="66683D6A" w14:textId="77777777" w:rsidR="0018237F" w:rsidRDefault="0018237F">
      <w:pPr>
        <w:pStyle w:val="TOC3"/>
        <w:tabs>
          <w:tab w:val="left" w:pos="741"/>
        </w:tabs>
        <w:rPr>
          <w:rFonts w:eastAsiaTheme="minorEastAsia" w:cstheme="minorBidi"/>
          <w:noProof/>
          <w:sz w:val="24"/>
          <w:szCs w:val="24"/>
          <w:lang w:eastAsia="ja-JP"/>
        </w:rPr>
      </w:pPr>
      <w:r>
        <w:rPr>
          <w:noProof/>
        </w:rPr>
        <w:t>9.4.2.</w:t>
      </w:r>
      <w:r>
        <w:rPr>
          <w:rFonts w:eastAsiaTheme="minorEastAsia" w:cstheme="minorBidi"/>
          <w:noProof/>
          <w:sz w:val="24"/>
          <w:szCs w:val="24"/>
          <w:lang w:eastAsia="ja-JP"/>
        </w:rPr>
        <w:tab/>
      </w:r>
      <w:r>
        <w:rPr>
          <w:noProof/>
        </w:rPr>
        <w:t>ISO 11179 Model Components</w:t>
      </w:r>
      <w:r>
        <w:rPr>
          <w:noProof/>
        </w:rPr>
        <w:tab/>
      </w:r>
      <w:r>
        <w:rPr>
          <w:noProof/>
        </w:rPr>
        <w:fldChar w:fldCharType="begin"/>
      </w:r>
      <w:r>
        <w:rPr>
          <w:noProof/>
        </w:rPr>
        <w:instrText xml:space="preserve"> PAGEREF _Toc285534862 \h </w:instrText>
      </w:r>
      <w:r>
        <w:rPr>
          <w:noProof/>
        </w:rPr>
      </w:r>
      <w:r>
        <w:rPr>
          <w:noProof/>
        </w:rPr>
        <w:fldChar w:fldCharType="separate"/>
      </w:r>
      <w:r>
        <w:rPr>
          <w:noProof/>
        </w:rPr>
        <w:t>109</w:t>
      </w:r>
      <w:r>
        <w:rPr>
          <w:noProof/>
        </w:rPr>
        <w:fldChar w:fldCharType="end"/>
      </w:r>
    </w:p>
    <w:p w14:paraId="4808E5F2"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9.4.2.1.</w:t>
      </w:r>
      <w:r>
        <w:rPr>
          <w:rFonts w:eastAsiaTheme="minorEastAsia" w:cstheme="minorBidi"/>
          <w:noProof/>
          <w:sz w:val="24"/>
          <w:szCs w:val="24"/>
          <w:lang w:eastAsia="ja-JP"/>
        </w:rPr>
        <w:tab/>
      </w:r>
      <w:r>
        <w:rPr>
          <w:noProof/>
        </w:rPr>
        <w:t>Designation, Definition and Identification</w:t>
      </w:r>
      <w:r>
        <w:rPr>
          <w:noProof/>
        </w:rPr>
        <w:tab/>
      </w:r>
      <w:r>
        <w:rPr>
          <w:noProof/>
        </w:rPr>
        <w:fldChar w:fldCharType="begin"/>
      </w:r>
      <w:r>
        <w:rPr>
          <w:noProof/>
        </w:rPr>
        <w:instrText xml:space="preserve"> PAGEREF _Toc285534863 \h </w:instrText>
      </w:r>
      <w:r>
        <w:rPr>
          <w:noProof/>
        </w:rPr>
      </w:r>
      <w:r>
        <w:rPr>
          <w:noProof/>
        </w:rPr>
        <w:fldChar w:fldCharType="separate"/>
      </w:r>
      <w:r>
        <w:rPr>
          <w:noProof/>
        </w:rPr>
        <w:t>109</w:t>
      </w:r>
      <w:r>
        <w:rPr>
          <w:noProof/>
        </w:rPr>
        <w:fldChar w:fldCharType="end"/>
      </w:r>
    </w:p>
    <w:p w14:paraId="186A57F9"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9.4.2.2.</w:t>
      </w:r>
      <w:r>
        <w:rPr>
          <w:rFonts w:eastAsiaTheme="minorEastAsia" w:cstheme="minorBidi"/>
          <w:noProof/>
          <w:sz w:val="24"/>
          <w:szCs w:val="24"/>
          <w:lang w:eastAsia="ja-JP"/>
        </w:rPr>
        <w:tab/>
      </w:r>
      <w:r>
        <w:rPr>
          <w:noProof/>
        </w:rPr>
        <w:t>Describable Items in AML</w:t>
      </w:r>
      <w:r>
        <w:rPr>
          <w:noProof/>
        </w:rPr>
        <w:tab/>
      </w:r>
      <w:r>
        <w:rPr>
          <w:noProof/>
        </w:rPr>
        <w:fldChar w:fldCharType="begin"/>
      </w:r>
      <w:r>
        <w:rPr>
          <w:noProof/>
        </w:rPr>
        <w:instrText xml:space="preserve"> PAGEREF _Toc285534864 \h </w:instrText>
      </w:r>
      <w:r>
        <w:rPr>
          <w:noProof/>
        </w:rPr>
      </w:r>
      <w:r>
        <w:rPr>
          <w:noProof/>
        </w:rPr>
        <w:fldChar w:fldCharType="separate"/>
      </w:r>
      <w:r>
        <w:rPr>
          <w:noProof/>
        </w:rPr>
        <w:t>110</w:t>
      </w:r>
      <w:r>
        <w:rPr>
          <w:noProof/>
        </w:rPr>
        <w:fldChar w:fldCharType="end"/>
      </w:r>
    </w:p>
    <w:p w14:paraId="42BDA3E1" w14:textId="77777777" w:rsidR="0018237F" w:rsidRDefault="0018237F">
      <w:pPr>
        <w:pStyle w:val="TOC3"/>
        <w:tabs>
          <w:tab w:val="left" w:pos="741"/>
        </w:tabs>
        <w:rPr>
          <w:rFonts w:eastAsiaTheme="minorEastAsia" w:cstheme="minorBidi"/>
          <w:noProof/>
          <w:sz w:val="24"/>
          <w:szCs w:val="24"/>
          <w:lang w:eastAsia="ja-JP"/>
        </w:rPr>
      </w:pPr>
      <w:r>
        <w:rPr>
          <w:noProof/>
        </w:rPr>
        <w:t>9.4.3.</w:t>
      </w:r>
      <w:r>
        <w:rPr>
          <w:rFonts w:eastAsiaTheme="minorEastAsia" w:cstheme="minorBidi"/>
          <w:noProof/>
          <w:sz w:val="24"/>
          <w:szCs w:val="24"/>
          <w:lang w:eastAsia="ja-JP"/>
        </w:rPr>
        <w:tab/>
      </w:r>
      <w:r>
        <w:rPr>
          <w:noProof/>
        </w:rPr>
        <w:t>AML Described Items</w:t>
      </w:r>
      <w:r>
        <w:rPr>
          <w:noProof/>
        </w:rPr>
        <w:tab/>
      </w:r>
      <w:r>
        <w:rPr>
          <w:noProof/>
        </w:rPr>
        <w:fldChar w:fldCharType="begin"/>
      </w:r>
      <w:r>
        <w:rPr>
          <w:noProof/>
        </w:rPr>
        <w:instrText xml:space="preserve"> PAGEREF _Toc285534865 \h </w:instrText>
      </w:r>
      <w:r>
        <w:rPr>
          <w:noProof/>
        </w:rPr>
      </w:r>
      <w:r>
        <w:rPr>
          <w:noProof/>
        </w:rPr>
        <w:fldChar w:fldCharType="separate"/>
      </w:r>
      <w:r>
        <w:rPr>
          <w:noProof/>
        </w:rPr>
        <w:t>112</w:t>
      </w:r>
      <w:r>
        <w:rPr>
          <w:noProof/>
        </w:rPr>
        <w:fldChar w:fldCharType="end"/>
      </w:r>
    </w:p>
    <w:p w14:paraId="0044BFF7" w14:textId="77777777" w:rsidR="0018237F" w:rsidRDefault="0018237F">
      <w:pPr>
        <w:pStyle w:val="TOC1"/>
        <w:tabs>
          <w:tab w:val="left" w:pos="580"/>
          <w:tab w:val="right" w:leader="dot" w:pos="9350"/>
        </w:tabs>
        <w:rPr>
          <w:rFonts w:eastAsiaTheme="minorEastAsia" w:cstheme="minorBidi"/>
          <w:b w:val="0"/>
          <w:noProof/>
          <w:lang w:eastAsia="ja-JP"/>
        </w:rPr>
      </w:pPr>
      <w:r>
        <w:rPr>
          <w:noProof/>
        </w:rPr>
        <w:t>10.</w:t>
      </w:r>
      <w:r>
        <w:rPr>
          <w:rFonts w:eastAsiaTheme="minorEastAsia" w:cstheme="minorBidi"/>
          <w:b w:val="0"/>
          <w:noProof/>
          <w:lang w:eastAsia="ja-JP"/>
        </w:rPr>
        <w:tab/>
      </w:r>
      <w:r>
        <w:rPr>
          <w:noProof/>
        </w:rPr>
        <w:t>B Reference Model Profile Examples</w:t>
      </w:r>
      <w:r>
        <w:rPr>
          <w:noProof/>
        </w:rPr>
        <w:tab/>
      </w:r>
      <w:r>
        <w:rPr>
          <w:noProof/>
        </w:rPr>
        <w:fldChar w:fldCharType="begin"/>
      </w:r>
      <w:r>
        <w:rPr>
          <w:noProof/>
        </w:rPr>
        <w:instrText xml:space="preserve"> PAGEREF _Toc285534866 \h </w:instrText>
      </w:r>
      <w:r>
        <w:rPr>
          <w:noProof/>
        </w:rPr>
      </w:r>
      <w:r>
        <w:rPr>
          <w:noProof/>
        </w:rPr>
        <w:fldChar w:fldCharType="separate"/>
      </w:r>
      <w:r>
        <w:rPr>
          <w:noProof/>
        </w:rPr>
        <w:t>112</w:t>
      </w:r>
      <w:r>
        <w:rPr>
          <w:noProof/>
        </w:rPr>
        <w:fldChar w:fldCharType="end"/>
      </w:r>
    </w:p>
    <w:p w14:paraId="6885164F" w14:textId="77777777" w:rsidR="0018237F" w:rsidRDefault="0018237F">
      <w:pPr>
        <w:pStyle w:val="TOC2"/>
        <w:tabs>
          <w:tab w:val="clear" w:pos="746"/>
          <w:tab w:val="left" w:pos="733"/>
        </w:tabs>
        <w:rPr>
          <w:rFonts w:eastAsiaTheme="minorEastAsia" w:cstheme="minorBidi"/>
          <w:b w:val="0"/>
          <w:noProof/>
          <w:sz w:val="24"/>
          <w:szCs w:val="24"/>
          <w:lang w:eastAsia="ja-JP"/>
        </w:rPr>
      </w:pPr>
      <w:r>
        <w:rPr>
          <w:noProof/>
        </w:rPr>
        <w:t>10.1.</w:t>
      </w:r>
      <w:r>
        <w:rPr>
          <w:rFonts w:eastAsiaTheme="minorEastAsia" w:cstheme="minorBidi"/>
          <w:b w:val="0"/>
          <w:noProof/>
          <w:sz w:val="24"/>
          <w:szCs w:val="24"/>
          <w:lang w:eastAsia="ja-JP"/>
        </w:rPr>
        <w:tab/>
      </w:r>
      <w:r>
        <w:rPr>
          <w:noProof/>
        </w:rPr>
        <w:t>BDataBinding Example</w:t>
      </w:r>
      <w:r>
        <w:rPr>
          <w:noProof/>
        </w:rPr>
        <w:tab/>
      </w:r>
      <w:r>
        <w:rPr>
          <w:noProof/>
        </w:rPr>
        <w:fldChar w:fldCharType="begin"/>
      </w:r>
      <w:r>
        <w:rPr>
          <w:noProof/>
        </w:rPr>
        <w:instrText xml:space="preserve"> PAGEREF _Toc285534867 \h </w:instrText>
      </w:r>
      <w:r>
        <w:rPr>
          <w:noProof/>
        </w:rPr>
      </w:r>
      <w:r>
        <w:rPr>
          <w:noProof/>
        </w:rPr>
        <w:fldChar w:fldCharType="separate"/>
      </w:r>
      <w:r>
        <w:rPr>
          <w:noProof/>
        </w:rPr>
        <w:t>112</w:t>
      </w:r>
      <w:r>
        <w:rPr>
          <w:noProof/>
        </w:rPr>
        <w:fldChar w:fldCharType="end"/>
      </w:r>
    </w:p>
    <w:p w14:paraId="54B5BBA7" w14:textId="77777777" w:rsidR="0018237F" w:rsidRDefault="0018237F">
      <w:pPr>
        <w:pStyle w:val="TOC3"/>
        <w:tabs>
          <w:tab w:val="left" w:pos="863"/>
        </w:tabs>
        <w:rPr>
          <w:rFonts w:eastAsiaTheme="minorEastAsia" w:cstheme="minorBidi"/>
          <w:noProof/>
          <w:sz w:val="24"/>
          <w:szCs w:val="24"/>
          <w:lang w:eastAsia="ja-JP"/>
        </w:rPr>
      </w:pPr>
      <w:r>
        <w:rPr>
          <w:noProof/>
        </w:rPr>
        <w:t>10.1.1.</w:t>
      </w:r>
      <w:r>
        <w:rPr>
          <w:rFonts w:eastAsiaTheme="minorEastAsia" w:cstheme="minorBidi"/>
          <w:noProof/>
          <w:sz w:val="24"/>
          <w:szCs w:val="24"/>
          <w:lang w:eastAsia="ja-JP"/>
        </w:rPr>
        <w:tab/>
      </w:r>
      <w:r>
        <w:rPr>
          <w:noProof/>
        </w:rPr>
        <w:t>BSample Reference Model</w:t>
      </w:r>
      <w:r>
        <w:rPr>
          <w:noProof/>
        </w:rPr>
        <w:tab/>
      </w:r>
      <w:r>
        <w:rPr>
          <w:noProof/>
        </w:rPr>
        <w:fldChar w:fldCharType="begin"/>
      </w:r>
      <w:r>
        <w:rPr>
          <w:noProof/>
        </w:rPr>
        <w:instrText xml:space="preserve"> PAGEREF _Toc285534868 \h </w:instrText>
      </w:r>
      <w:r>
        <w:rPr>
          <w:noProof/>
        </w:rPr>
      </w:r>
      <w:r>
        <w:rPr>
          <w:noProof/>
        </w:rPr>
        <w:fldChar w:fldCharType="separate"/>
      </w:r>
      <w:r>
        <w:rPr>
          <w:noProof/>
        </w:rPr>
        <w:t>112</w:t>
      </w:r>
      <w:r>
        <w:rPr>
          <w:noProof/>
        </w:rPr>
        <w:fldChar w:fldCharType="end"/>
      </w:r>
    </w:p>
    <w:p w14:paraId="5AECCD8F" w14:textId="77777777" w:rsidR="0018237F" w:rsidRDefault="0018237F">
      <w:pPr>
        <w:pStyle w:val="TOC3"/>
        <w:tabs>
          <w:tab w:val="left" w:pos="863"/>
        </w:tabs>
        <w:rPr>
          <w:rFonts w:eastAsiaTheme="minorEastAsia" w:cstheme="minorBidi"/>
          <w:noProof/>
          <w:sz w:val="24"/>
          <w:szCs w:val="24"/>
          <w:lang w:eastAsia="ja-JP"/>
        </w:rPr>
      </w:pPr>
      <w:r>
        <w:rPr>
          <w:noProof/>
        </w:rPr>
        <w:t>10.1.2.</w:t>
      </w:r>
      <w:r>
        <w:rPr>
          <w:rFonts w:eastAsiaTheme="minorEastAsia" w:cstheme="minorBidi"/>
          <w:noProof/>
          <w:sz w:val="24"/>
          <w:szCs w:val="24"/>
          <w:lang w:eastAsia="ja-JP"/>
        </w:rPr>
        <w:tab/>
      </w:r>
      <w:r>
        <w:rPr>
          <w:noProof/>
        </w:rPr>
        <w:t>BSample DataBinding</w:t>
      </w:r>
      <w:r>
        <w:rPr>
          <w:noProof/>
        </w:rPr>
        <w:tab/>
      </w:r>
      <w:r>
        <w:rPr>
          <w:noProof/>
        </w:rPr>
        <w:fldChar w:fldCharType="begin"/>
      </w:r>
      <w:r>
        <w:rPr>
          <w:noProof/>
        </w:rPr>
        <w:instrText xml:space="preserve"> PAGEREF _Toc285534869 \h </w:instrText>
      </w:r>
      <w:r>
        <w:rPr>
          <w:noProof/>
        </w:rPr>
      </w:r>
      <w:r>
        <w:rPr>
          <w:noProof/>
        </w:rPr>
        <w:fldChar w:fldCharType="separate"/>
      </w:r>
      <w:r>
        <w:rPr>
          <w:noProof/>
        </w:rPr>
        <w:t>113</w:t>
      </w:r>
      <w:r>
        <w:rPr>
          <w:noProof/>
        </w:rPr>
        <w:fldChar w:fldCharType="end"/>
      </w:r>
    </w:p>
    <w:p w14:paraId="4996C343" w14:textId="77777777" w:rsidR="0018237F" w:rsidRDefault="0018237F">
      <w:pPr>
        <w:pStyle w:val="TOC3"/>
        <w:tabs>
          <w:tab w:val="left" w:pos="863"/>
        </w:tabs>
        <w:rPr>
          <w:rFonts w:eastAsiaTheme="minorEastAsia" w:cstheme="minorBidi"/>
          <w:noProof/>
          <w:sz w:val="24"/>
          <w:szCs w:val="24"/>
          <w:lang w:eastAsia="ja-JP"/>
        </w:rPr>
      </w:pPr>
      <w:r>
        <w:rPr>
          <w:noProof/>
        </w:rPr>
        <w:t>10.1.3.</w:t>
      </w:r>
      <w:r>
        <w:rPr>
          <w:rFonts w:eastAsiaTheme="minorEastAsia" w:cstheme="minorBidi"/>
          <w:noProof/>
          <w:sz w:val="24"/>
          <w:szCs w:val="24"/>
          <w:lang w:eastAsia="ja-JP"/>
        </w:rPr>
        <w:tab/>
      </w:r>
      <w:r>
        <w:rPr>
          <w:noProof/>
        </w:rPr>
        <w:t>BSample Constraint</w:t>
      </w:r>
      <w:r>
        <w:rPr>
          <w:noProof/>
        </w:rPr>
        <w:tab/>
      </w:r>
      <w:r>
        <w:rPr>
          <w:noProof/>
        </w:rPr>
        <w:fldChar w:fldCharType="begin"/>
      </w:r>
      <w:r>
        <w:rPr>
          <w:noProof/>
        </w:rPr>
        <w:instrText xml:space="preserve"> PAGEREF _Toc285534870 \h </w:instrText>
      </w:r>
      <w:r>
        <w:rPr>
          <w:noProof/>
        </w:rPr>
      </w:r>
      <w:r>
        <w:rPr>
          <w:noProof/>
        </w:rPr>
        <w:fldChar w:fldCharType="separate"/>
      </w:r>
      <w:r>
        <w:rPr>
          <w:noProof/>
        </w:rPr>
        <w:t>113</w:t>
      </w:r>
      <w:r>
        <w:rPr>
          <w:noProof/>
        </w:rPr>
        <w:fldChar w:fldCharType="end"/>
      </w:r>
    </w:p>
    <w:p w14:paraId="37CDB2CA" w14:textId="77777777" w:rsidR="0018237F" w:rsidRDefault="0018237F">
      <w:pPr>
        <w:pStyle w:val="TOC1"/>
        <w:tabs>
          <w:tab w:val="right" w:leader="dot" w:pos="9350"/>
        </w:tabs>
        <w:rPr>
          <w:rFonts w:eastAsiaTheme="minorEastAsia" w:cstheme="minorBidi"/>
          <w:b w:val="0"/>
          <w:noProof/>
          <w:lang w:eastAsia="ja-JP"/>
        </w:rPr>
      </w:pPr>
      <w:r>
        <w:rPr>
          <w:noProof/>
        </w:rPr>
        <w:t>Appendix A: AML MetaModel</w:t>
      </w:r>
      <w:r>
        <w:rPr>
          <w:noProof/>
        </w:rPr>
        <w:tab/>
      </w:r>
      <w:r>
        <w:rPr>
          <w:noProof/>
        </w:rPr>
        <w:fldChar w:fldCharType="begin"/>
      </w:r>
      <w:r>
        <w:rPr>
          <w:noProof/>
        </w:rPr>
        <w:instrText xml:space="preserve"> PAGEREF _Toc285534871 \h </w:instrText>
      </w:r>
      <w:r>
        <w:rPr>
          <w:noProof/>
        </w:rPr>
      </w:r>
      <w:r>
        <w:rPr>
          <w:noProof/>
        </w:rPr>
        <w:fldChar w:fldCharType="separate"/>
      </w:r>
      <w:r>
        <w:rPr>
          <w:noProof/>
        </w:rPr>
        <w:t>114</w:t>
      </w:r>
      <w:r>
        <w:rPr>
          <w:noProof/>
        </w:rPr>
        <w:fldChar w:fldCharType="end"/>
      </w:r>
    </w:p>
    <w:p w14:paraId="6950B3DD" w14:textId="77777777" w:rsidR="007322DF" w:rsidRPr="006563BC" w:rsidRDefault="006B093A" w:rsidP="003A3988">
      <w:pPr>
        <w:ind w:left="720" w:right="-288"/>
        <w:rPr>
          <w:rFonts w:ascii="Arial" w:hAnsi="Arial" w:cs="Arial"/>
        </w:rPr>
      </w:pPr>
      <w:r w:rsidRPr="00475CF2">
        <w:fldChar w:fldCharType="end"/>
      </w:r>
    </w:p>
    <w:p w14:paraId="5811263C" w14:textId="77777777" w:rsidR="00383698" w:rsidRDefault="00383698" w:rsidP="00383698">
      <w:pPr>
        <w:ind w:firstLine="720"/>
        <w:rPr>
          <w:rFonts w:ascii="Arial" w:hAnsi="Arial" w:cs="Arial"/>
          <w:b/>
          <w:sz w:val="32"/>
          <w:szCs w:val="32"/>
        </w:rPr>
      </w:pPr>
    </w:p>
    <w:p w14:paraId="24F4BCCA" w14:textId="77777777" w:rsidR="007322DF" w:rsidRPr="00383698" w:rsidRDefault="007322DF" w:rsidP="00DE1F93">
      <w:pPr>
        <w:rPr>
          <w:rFonts w:ascii="Arial" w:hAnsi="Arial" w:cs="Arial"/>
          <w:b/>
          <w:sz w:val="32"/>
          <w:szCs w:val="32"/>
        </w:rPr>
      </w:pPr>
      <w:bookmarkStart w:id="1" w:name="_Toc264288139"/>
      <w:bookmarkStart w:id="2" w:name="_Toc264287960"/>
      <w:r w:rsidRPr="00383698">
        <w:rPr>
          <w:rFonts w:ascii="Arial" w:hAnsi="Arial" w:cs="Arial"/>
          <w:b/>
          <w:sz w:val="32"/>
          <w:szCs w:val="32"/>
        </w:rPr>
        <w:t>Preface</w:t>
      </w:r>
      <w:bookmarkEnd w:id="1"/>
      <w:bookmarkEnd w:id="2"/>
    </w:p>
    <w:p w14:paraId="5BFB67EC" w14:textId="77777777" w:rsidR="007322DF" w:rsidRPr="006563BC" w:rsidRDefault="007322DF" w:rsidP="003A3988">
      <w:pPr>
        <w:ind w:left="720" w:right="-288"/>
        <w:rPr>
          <w:rFonts w:ascii="Arial" w:hAnsi="Arial" w:cs="Arial"/>
        </w:rPr>
      </w:pPr>
    </w:p>
    <w:p w14:paraId="56CEC111" w14:textId="77777777" w:rsidR="007322DF" w:rsidRPr="006563BC" w:rsidRDefault="007322DF" w:rsidP="00DE1F93">
      <w:pPr>
        <w:rPr>
          <w:rFonts w:ascii="Arial" w:hAnsi="Arial" w:cs="Arial"/>
          <w:b/>
          <w:bCs/>
          <w:color w:val="000000"/>
          <w:sz w:val="30"/>
          <w:szCs w:val="30"/>
        </w:rPr>
      </w:pPr>
      <w:r w:rsidRPr="006563BC">
        <w:rPr>
          <w:rFonts w:ascii="Arial" w:hAnsi="Arial" w:cs="Arial"/>
          <w:b/>
          <w:bCs/>
          <w:color w:val="000000"/>
          <w:sz w:val="30"/>
          <w:szCs w:val="30"/>
        </w:rPr>
        <w:t>OMG</w:t>
      </w:r>
      <w:r w:rsidRPr="006563BC">
        <w:rPr>
          <w:rFonts w:ascii="Arial" w:hAnsi="Arial" w:cs="Arial"/>
          <w:b/>
          <w:bCs/>
          <w:color w:val="000000"/>
          <w:sz w:val="30"/>
          <w:szCs w:val="30"/>
        </w:rPr>
        <w:br/>
      </w:r>
    </w:p>
    <w:p w14:paraId="54D19E70" w14:textId="77777777" w:rsidR="007322DF" w:rsidRPr="006563BC" w:rsidRDefault="008E566E" w:rsidP="00DE1F93">
      <w:pPr>
        <w:rPr>
          <w:rFonts w:ascii="Arial" w:hAnsi="Arial" w:cs="Arial"/>
          <w:color w:val="000000"/>
          <w:sz w:val="24"/>
          <w:szCs w:val="24"/>
        </w:rPr>
      </w:pPr>
      <w:r>
        <w:rPr>
          <w:rFonts w:ascii="Arial" w:hAnsi="Arial" w:cs="Arial"/>
          <w:color w:val="000000"/>
          <w:sz w:val="24"/>
          <w:szCs w:val="24"/>
        </w:rPr>
        <w:t xml:space="preserve">Founded in 1989, the </w:t>
      </w:r>
      <w:r w:rsidR="007322DF" w:rsidRPr="006563BC">
        <w:rPr>
          <w:rFonts w:ascii="Arial" w:hAnsi="Arial" w:cs="Arial"/>
          <w:color w:val="000000"/>
          <w:sz w:val="24"/>
          <w:szCs w:val="24"/>
        </w:rPr>
        <w:t>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hAnsi="Arial" w:cs="Arial"/>
          <w:color w:val="000000"/>
          <w:sz w:val="24"/>
          <w:szCs w:val="24"/>
        </w:rPr>
        <w:br/>
      </w:r>
      <w:r w:rsidR="007322DF" w:rsidRPr="006563BC">
        <w:rPr>
          <w:rFonts w:ascii="Arial" w:hAnsi="Arial" w:cs="Arial"/>
          <w:color w:val="000000"/>
          <w:sz w:val="24"/>
          <w:szCs w:val="24"/>
        </w:rPr>
        <w:b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r w:rsidR="007322DF" w:rsidRPr="006563BC">
        <w:rPr>
          <w:rFonts w:ascii="Arial" w:hAnsi="Arial" w:cs="Arial"/>
          <w:color w:val="000000"/>
          <w:sz w:val="24"/>
          <w:szCs w:val="24"/>
        </w:rPr>
        <w:br/>
      </w:r>
      <w:r w:rsidR="007322DF" w:rsidRPr="006563BC">
        <w:rPr>
          <w:rFonts w:ascii="Arial" w:hAnsi="Arial" w:cs="Arial"/>
          <w:color w:val="000000"/>
          <w:sz w:val="24"/>
          <w:szCs w:val="24"/>
        </w:rPr>
        <w:br/>
        <w:t>More information on the OMG is available at http://www.omg.org/.</w:t>
      </w:r>
      <w:r w:rsidR="007322DF" w:rsidRPr="006563BC">
        <w:rPr>
          <w:rFonts w:ascii="Arial" w:hAnsi="Arial" w:cs="Arial"/>
          <w:color w:val="000000"/>
          <w:sz w:val="24"/>
          <w:szCs w:val="24"/>
        </w:rPr>
        <w:br/>
      </w:r>
    </w:p>
    <w:p w14:paraId="08B812CC"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OMG Specifications</w:t>
      </w:r>
    </w:p>
    <w:p w14:paraId="18B5C300"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As noted</w:t>
      </w:r>
      <w:proofErr w:type="gramStart"/>
      <w:r w:rsidRPr="006563BC">
        <w:rPr>
          <w:rFonts w:ascii="Arial" w:hAnsi="Arial" w:cs="Arial"/>
          <w:color w:val="000000"/>
          <w:sz w:val="24"/>
          <w:szCs w:val="24"/>
        </w:rPr>
        <w:t>,  OMG</w:t>
      </w:r>
      <w:proofErr w:type="gramEnd"/>
      <w:r w:rsidRPr="006563BC">
        <w:rPr>
          <w:rFonts w:ascii="Arial" w:hAnsi="Arial" w:cs="Arial"/>
          <w:color w:val="000000"/>
          <w:sz w:val="24"/>
          <w:szCs w:val="24"/>
        </w:rPr>
        <w:t xml:space="preserve"> specifications address middleware, modeling and vertical domain frameworks. A Specifications Catalog is available from the OMG website at:</w:t>
      </w:r>
    </w:p>
    <w:p w14:paraId="100694E5" w14:textId="77777777" w:rsidR="009B2A0C" w:rsidRPr="006563BC" w:rsidRDefault="009B2A0C" w:rsidP="00D01286">
      <w:pPr>
        <w:tabs>
          <w:tab w:val="left" w:pos="90"/>
        </w:tabs>
        <w:rPr>
          <w:rFonts w:ascii="Arial" w:hAnsi="Arial" w:cs="Arial"/>
          <w:color w:val="000000"/>
          <w:sz w:val="24"/>
          <w:szCs w:val="24"/>
        </w:rPr>
      </w:pPr>
    </w:p>
    <w:p w14:paraId="678ACA04" w14:textId="77777777" w:rsidR="007322DF" w:rsidRPr="006563BC" w:rsidRDefault="007322DF" w:rsidP="00D01286">
      <w:pPr>
        <w:tabs>
          <w:tab w:val="left" w:pos="90"/>
        </w:tabs>
        <w:rPr>
          <w:rFonts w:ascii="Arial" w:hAnsi="Arial" w:cs="Arial"/>
          <w:i/>
          <w:iCs/>
          <w:color w:val="000000"/>
          <w:u w:val="single"/>
        </w:rPr>
      </w:pPr>
      <w:r w:rsidRPr="006563BC">
        <w:rPr>
          <w:rFonts w:ascii="Arial" w:hAnsi="Arial" w:cs="Arial"/>
          <w:i/>
          <w:iCs/>
          <w:color w:val="000000"/>
          <w:u w:val="single"/>
        </w:rPr>
        <w:t>http://www.omg.org/technology/documents/spec_catalog.htm</w:t>
      </w:r>
    </w:p>
    <w:p w14:paraId="5274D777" w14:textId="77777777" w:rsidR="009B2A0C" w:rsidRDefault="009B2A0C" w:rsidP="00D01286">
      <w:pPr>
        <w:tabs>
          <w:tab w:val="left" w:pos="90"/>
        </w:tabs>
        <w:rPr>
          <w:rFonts w:ascii="Arial" w:hAnsi="Arial" w:cs="Arial"/>
          <w:color w:val="000000"/>
          <w:sz w:val="24"/>
          <w:szCs w:val="24"/>
        </w:rPr>
      </w:pPr>
    </w:p>
    <w:p w14:paraId="677ACC2A"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Specifications within the Catalog are organized by the following categories:</w:t>
      </w:r>
      <w:r w:rsidRPr="006563BC">
        <w:rPr>
          <w:rFonts w:ascii="Arial" w:hAnsi="Arial" w:cs="Arial"/>
          <w:color w:val="000000"/>
          <w:sz w:val="24"/>
          <w:szCs w:val="24"/>
        </w:rPr>
        <w:br/>
      </w:r>
    </w:p>
    <w:p w14:paraId="6CF76296"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Modeling Specifications</w:t>
      </w:r>
    </w:p>
    <w:p w14:paraId="698E13F1"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UML</w:t>
      </w:r>
      <w:r w:rsidRPr="006563BC">
        <w:rPr>
          <w:rFonts w:ascii="Arial" w:hAnsi="Arial" w:cs="Arial"/>
          <w:color w:val="000000"/>
          <w:sz w:val="24"/>
          <w:szCs w:val="24"/>
        </w:rPr>
        <w:br/>
        <w:t>•</w:t>
      </w:r>
      <w:r>
        <w:tab/>
      </w:r>
      <w:r w:rsidRPr="006563BC">
        <w:rPr>
          <w:rFonts w:ascii="Arial" w:hAnsi="Arial" w:cs="Arial"/>
          <w:color w:val="000000"/>
          <w:sz w:val="24"/>
          <w:szCs w:val="24"/>
        </w:rPr>
        <w:t>MOF</w:t>
      </w:r>
      <w:r w:rsidRPr="006563BC">
        <w:rPr>
          <w:rFonts w:ascii="Arial" w:hAnsi="Arial" w:cs="Arial"/>
          <w:color w:val="000000"/>
          <w:sz w:val="24"/>
          <w:szCs w:val="24"/>
        </w:rPr>
        <w:br/>
        <w:t>•</w:t>
      </w:r>
      <w:r>
        <w:tab/>
      </w:r>
      <w:r w:rsidRPr="006563BC">
        <w:rPr>
          <w:rFonts w:ascii="Arial" w:hAnsi="Arial" w:cs="Arial"/>
          <w:color w:val="000000"/>
          <w:sz w:val="24"/>
          <w:szCs w:val="24"/>
        </w:rPr>
        <w:t>XMI</w:t>
      </w:r>
      <w:r w:rsidRPr="006563BC">
        <w:rPr>
          <w:rFonts w:ascii="Arial" w:hAnsi="Arial" w:cs="Arial"/>
          <w:color w:val="000000"/>
          <w:sz w:val="24"/>
          <w:szCs w:val="24"/>
        </w:rPr>
        <w:br/>
        <w:t>•</w:t>
      </w:r>
      <w:r>
        <w:tab/>
      </w:r>
      <w:r w:rsidRPr="006563BC">
        <w:rPr>
          <w:rFonts w:ascii="Arial" w:hAnsi="Arial" w:cs="Arial"/>
          <w:color w:val="000000"/>
          <w:sz w:val="24"/>
          <w:szCs w:val="24"/>
        </w:rPr>
        <w:t>CWM</w:t>
      </w:r>
      <w:r w:rsidRPr="006563BC">
        <w:rPr>
          <w:rFonts w:ascii="Arial" w:hAnsi="Arial" w:cs="Arial"/>
          <w:color w:val="000000"/>
          <w:sz w:val="24"/>
          <w:szCs w:val="24"/>
        </w:rPr>
        <w:br/>
        <w:t>•</w:t>
      </w:r>
      <w:r>
        <w:tab/>
      </w:r>
      <w:r w:rsidRPr="006563BC">
        <w:rPr>
          <w:rFonts w:ascii="Arial" w:hAnsi="Arial" w:cs="Arial"/>
          <w:color w:val="000000"/>
          <w:sz w:val="24"/>
          <w:szCs w:val="24"/>
        </w:rPr>
        <w:t>Profile specifications</w:t>
      </w:r>
      <w:r w:rsidRPr="006563BC">
        <w:rPr>
          <w:rFonts w:ascii="Arial" w:hAnsi="Arial" w:cs="Arial"/>
          <w:color w:val="000000"/>
          <w:sz w:val="24"/>
          <w:szCs w:val="24"/>
        </w:rPr>
        <w:br/>
      </w:r>
    </w:p>
    <w:p w14:paraId="0AA003B5"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Middleware Specifications</w:t>
      </w:r>
    </w:p>
    <w:p w14:paraId="37BAF399"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CORBA/IIOP</w:t>
      </w:r>
      <w:r w:rsidRPr="006563BC">
        <w:rPr>
          <w:rFonts w:ascii="Arial" w:hAnsi="Arial" w:cs="Arial"/>
          <w:color w:val="000000"/>
          <w:sz w:val="24"/>
          <w:szCs w:val="24"/>
        </w:rPr>
        <w:br/>
        <w:t>•</w:t>
      </w:r>
      <w:r>
        <w:tab/>
      </w:r>
      <w:r w:rsidRPr="006563BC">
        <w:rPr>
          <w:rFonts w:ascii="Arial" w:hAnsi="Arial" w:cs="Arial"/>
          <w:color w:val="000000"/>
          <w:sz w:val="24"/>
          <w:szCs w:val="24"/>
        </w:rPr>
        <w:t>IDL/Language Mappings</w:t>
      </w:r>
      <w:r w:rsidRPr="006563BC">
        <w:rPr>
          <w:rFonts w:ascii="Arial" w:hAnsi="Arial" w:cs="Arial"/>
          <w:color w:val="000000"/>
          <w:sz w:val="24"/>
          <w:szCs w:val="24"/>
        </w:rPr>
        <w:br/>
        <w:t>•</w:t>
      </w:r>
      <w:r>
        <w:tab/>
      </w:r>
      <w:r w:rsidRPr="006563BC">
        <w:rPr>
          <w:rFonts w:ascii="Arial" w:hAnsi="Arial" w:cs="Arial"/>
          <w:color w:val="000000"/>
          <w:sz w:val="24"/>
          <w:szCs w:val="24"/>
        </w:rPr>
        <w:t>Specialized CORBA specifications</w:t>
      </w:r>
      <w:r w:rsidRPr="006563BC">
        <w:rPr>
          <w:rFonts w:ascii="Arial" w:hAnsi="Arial" w:cs="Arial"/>
          <w:color w:val="000000"/>
          <w:sz w:val="24"/>
          <w:szCs w:val="24"/>
        </w:rPr>
        <w:br/>
        <w:t>•</w:t>
      </w:r>
      <w:r>
        <w:tab/>
      </w:r>
      <w:r w:rsidRPr="006563BC">
        <w:rPr>
          <w:rFonts w:ascii="Arial" w:hAnsi="Arial" w:cs="Arial"/>
          <w:color w:val="000000"/>
          <w:sz w:val="24"/>
          <w:szCs w:val="24"/>
        </w:rPr>
        <w:t>CORBA Component Model (CCM)</w:t>
      </w:r>
      <w:r w:rsidRPr="006563BC">
        <w:rPr>
          <w:rFonts w:ascii="Arial" w:hAnsi="Arial" w:cs="Arial"/>
          <w:color w:val="000000"/>
          <w:sz w:val="24"/>
          <w:szCs w:val="24"/>
        </w:rPr>
        <w:br/>
      </w:r>
    </w:p>
    <w:p w14:paraId="1A1FFAF1"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Platform Specific Model and Interface Specifications</w:t>
      </w:r>
    </w:p>
    <w:p w14:paraId="57EAB888"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CORBAservices</w:t>
      </w:r>
      <w:r w:rsidRPr="006563BC">
        <w:rPr>
          <w:rFonts w:ascii="Arial" w:hAnsi="Arial" w:cs="Arial"/>
          <w:color w:val="000000"/>
          <w:sz w:val="24"/>
          <w:szCs w:val="24"/>
        </w:rPr>
        <w:br/>
        <w:t>•</w:t>
      </w:r>
      <w:r>
        <w:tab/>
      </w:r>
      <w:r w:rsidRPr="006563BC">
        <w:rPr>
          <w:rFonts w:ascii="Arial" w:hAnsi="Arial" w:cs="Arial"/>
          <w:color w:val="000000"/>
          <w:sz w:val="24"/>
          <w:szCs w:val="24"/>
        </w:rPr>
        <w:t>CORBAfacilities</w:t>
      </w:r>
      <w:r w:rsidRPr="006563BC">
        <w:rPr>
          <w:rFonts w:ascii="Arial" w:hAnsi="Arial" w:cs="Arial"/>
          <w:color w:val="000000"/>
          <w:sz w:val="24"/>
          <w:szCs w:val="24"/>
        </w:rPr>
        <w:br/>
        <w:t>•</w:t>
      </w:r>
      <w:r>
        <w:tab/>
      </w:r>
      <w:r w:rsidRPr="006563BC">
        <w:rPr>
          <w:rFonts w:ascii="Arial" w:hAnsi="Arial" w:cs="Arial"/>
          <w:color w:val="000000"/>
          <w:sz w:val="24"/>
          <w:szCs w:val="24"/>
        </w:rPr>
        <w:t>OMG Domain specifications</w:t>
      </w:r>
      <w:r w:rsidRPr="006563BC">
        <w:rPr>
          <w:rFonts w:ascii="Arial" w:hAnsi="Arial" w:cs="Arial"/>
          <w:color w:val="000000"/>
          <w:sz w:val="24"/>
          <w:szCs w:val="24"/>
        </w:rPr>
        <w:br/>
        <w:t>•</w:t>
      </w:r>
      <w:r>
        <w:tab/>
      </w:r>
      <w:r w:rsidRPr="006563BC">
        <w:rPr>
          <w:rFonts w:ascii="Arial" w:hAnsi="Arial" w:cs="Arial"/>
          <w:color w:val="000000"/>
          <w:sz w:val="24"/>
          <w:szCs w:val="24"/>
        </w:rPr>
        <w:t>OMG Embedded Intelligence specifications</w:t>
      </w:r>
      <w:r w:rsidRPr="006563BC">
        <w:rPr>
          <w:rFonts w:ascii="Arial" w:hAnsi="Arial" w:cs="Arial"/>
          <w:color w:val="000000"/>
          <w:sz w:val="24"/>
          <w:szCs w:val="24"/>
        </w:rPr>
        <w:br/>
        <w:t>•</w:t>
      </w:r>
      <w:r>
        <w:tab/>
      </w:r>
      <w:r w:rsidRPr="006563BC">
        <w:rPr>
          <w:rFonts w:ascii="Arial" w:hAnsi="Arial" w:cs="Arial"/>
          <w:color w:val="000000"/>
          <w:sz w:val="24"/>
          <w:szCs w:val="24"/>
        </w:rPr>
        <w:t>OMG Security specifications</w:t>
      </w:r>
      <w:r w:rsidRPr="006563BC">
        <w:rPr>
          <w:rFonts w:ascii="Arial" w:hAnsi="Arial" w:cs="Arial"/>
          <w:color w:val="000000"/>
          <w:sz w:val="24"/>
          <w:szCs w:val="24"/>
        </w:rPr>
        <w:br/>
      </w:r>
    </w:p>
    <w:p w14:paraId="62B61019" w14:textId="77777777" w:rsidR="007322DF" w:rsidRPr="006563BC" w:rsidRDefault="007322DF" w:rsidP="00D01286">
      <w:pPr>
        <w:tabs>
          <w:tab w:val="left" w:pos="90"/>
        </w:tabs>
        <w:rPr>
          <w:rFonts w:ascii="Arial" w:hAnsi="Arial" w:cs="Arial"/>
          <w:color w:val="000000"/>
        </w:rPr>
      </w:pPr>
      <w:r w:rsidRPr="006563BC">
        <w:rPr>
          <w:rFonts w:ascii="Arial" w:hAnsi="Arial" w:cs="Arial"/>
          <w:color w:val="000000"/>
        </w:rPr>
        <w:t xml:space="preserve">OMG Headquarters </w:t>
      </w:r>
      <w:r w:rsidRPr="006563BC">
        <w:rPr>
          <w:rFonts w:ascii="Arial" w:hAnsi="Arial" w:cs="Arial"/>
          <w:color w:val="000000"/>
        </w:rPr>
        <w:br/>
        <w:t xml:space="preserve"> 109 Highland Ave, </w:t>
      </w:r>
      <w:r w:rsidRPr="006563BC">
        <w:rPr>
          <w:rFonts w:ascii="Arial" w:hAnsi="Arial" w:cs="Arial"/>
          <w:color w:val="000000"/>
        </w:rPr>
        <w:br/>
        <w:t xml:space="preserve"> Needham, MA 02494 USA</w:t>
      </w:r>
      <w:r w:rsidRPr="006563BC">
        <w:rPr>
          <w:rFonts w:ascii="Arial" w:hAnsi="Arial" w:cs="Arial"/>
          <w:color w:val="000000"/>
        </w:rPr>
        <w:br/>
        <w:t xml:space="preserve"> USA </w:t>
      </w:r>
      <w:r w:rsidRPr="006563BC">
        <w:rPr>
          <w:rFonts w:ascii="Arial" w:hAnsi="Arial" w:cs="Arial"/>
          <w:color w:val="000000"/>
        </w:rPr>
        <w:br/>
        <w:t xml:space="preserve"> </w:t>
      </w:r>
      <w:r w:rsidRPr="006563BC">
        <w:rPr>
          <w:rFonts w:ascii="Arial" w:hAnsi="Arial" w:cs="Arial"/>
          <w:color w:val="000000"/>
        </w:rPr>
        <w:br/>
        <w:t xml:space="preserve"> Tel: +1-781-444-0404 </w:t>
      </w:r>
      <w:r w:rsidRPr="006563BC">
        <w:rPr>
          <w:rFonts w:ascii="Arial" w:hAnsi="Arial" w:cs="Arial"/>
          <w:color w:val="000000"/>
        </w:rPr>
        <w:br/>
        <w:t xml:space="preserve"> Fax: +1-781-444-0320 </w:t>
      </w:r>
      <w:r w:rsidRPr="006563BC">
        <w:rPr>
          <w:rFonts w:ascii="Arial" w:hAnsi="Arial" w:cs="Arial"/>
          <w:color w:val="000000"/>
        </w:rPr>
        <w:br/>
        <w:t xml:space="preserve"> Email: pubs@omg.org</w:t>
      </w:r>
      <w:r w:rsidRPr="006563BC">
        <w:rPr>
          <w:rFonts w:ascii="Arial" w:hAnsi="Arial" w:cs="Arial"/>
          <w:color w:val="000000"/>
        </w:rPr>
        <w:br/>
        <w:t xml:space="preserve"> </w:t>
      </w:r>
      <w:r w:rsidRPr="006563BC">
        <w:rPr>
          <w:rFonts w:ascii="Arial" w:hAnsi="Arial" w:cs="Arial"/>
          <w:color w:val="000000"/>
        </w:rPr>
        <w:br/>
        <w:t xml:space="preserve">Certain OMG specifications are also available as ISO standards. Please consult http://www.iso.org </w:t>
      </w:r>
      <w:r w:rsidRPr="006563BC">
        <w:rPr>
          <w:rFonts w:ascii="Arial" w:hAnsi="Arial" w:cs="Arial"/>
          <w:color w:val="000000"/>
        </w:rPr>
        <w:br/>
      </w:r>
    </w:p>
    <w:p w14:paraId="7D946EFD"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Typographical Conventions</w:t>
      </w:r>
      <w:r w:rsidRPr="006563BC">
        <w:rPr>
          <w:rFonts w:ascii="Arial" w:hAnsi="Arial" w:cs="Arial"/>
          <w:b/>
          <w:bCs/>
          <w:color w:val="000000"/>
          <w:sz w:val="30"/>
          <w:szCs w:val="30"/>
        </w:rPr>
        <w:br/>
      </w:r>
    </w:p>
    <w:p w14:paraId="4272CCEE"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The type styles shown below are used in this document to distinguish programming statements from or</w:t>
      </w:r>
      <w:r w:rsidR="00E100D6">
        <w:rPr>
          <w:rFonts w:ascii="Arial" w:hAnsi="Arial" w:cs="Arial"/>
          <w:color w:val="000000"/>
          <w:sz w:val="24"/>
          <w:szCs w:val="24"/>
        </w:rPr>
        <w:t xml:space="preserve">dinary English. However, these </w:t>
      </w:r>
      <w:r w:rsidRPr="006563BC">
        <w:rPr>
          <w:rFonts w:ascii="Arial" w:hAnsi="Arial" w:cs="Arial"/>
          <w:color w:val="000000"/>
          <w:sz w:val="24"/>
          <w:szCs w:val="24"/>
        </w:rPr>
        <w:t>conventions are not used in tables or section headings where no distinction is necessary.</w:t>
      </w:r>
    </w:p>
    <w:p w14:paraId="492CAB64" w14:textId="77777777" w:rsidR="00E100D6" w:rsidRPr="006563BC" w:rsidRDefault="00E100D6" w:rsidP="00D01286">
      <w:pPr>
        <w:tabs>
          <w:tab w:val="left" w:pos="90"/>
        </w:tabs>
        <w:rPr>
          <w:rFonts w:ascii="Arial" w:hAnsi="Arial" w:cs="Arial"/>
          <w:color w:val="000000"/>
          <w:sz w:val="24"/>
          <w:szCs w:val="24"/>
        </w:rPr>
      </w:pPr>
    </w:p>
    <w:p w14:paraId="51B7E881" w14:textId="77777777" w:rsidR="007322DF" w:rsidRPr="006563BC" w:rsidRDefault="007322DF" w:rsidP="00D01286">
      <w:pPr>
        <w:tabs>
          <w:tab w:val="left" w:pos="90"/>
        </w:tabs>
        <w:rPr>
          <w:rFonts w:ascii="Arial" w:hAnsi="Arial" w:cs="Arial"/>
          <w:color w:val="000000"/>
        </w:rPr>
      </w:pPr>
      <w:r w:rsidRPr="00E100D6">
        <w:rPr>
          <w:color w:val="000000"/>
        </w:rPr>
        <w:t>Ti</w:t>
      </w:r>
      <w:r w:rsidR="00E100D6" w:rsidRPr="00E100D6">
        <w:rPr>
          <w:color w:val="000000"/>
        </w:rPr>
        <w:t>mes/Times New Roman</w:t>
      </w:r>
      <w:r w:rsidR="00E100D6">
        <w:rPr>
          <w:rFonts w:ascii="Arial" w:hAnsi="Arial" w:cs="Arial"/>
          <w:color w:val="000000"/>
        </w:rPr>
        <w:t xml:space="preserve"> - 10 pt.:  </w:t>
      </w:r>
      <w:r w:rsidRPr="006563BC">
        <w:rPr>
          <w:rFonts w:ascii="Arial" w:hAnsi="Arial" w:cs="Arial"/>
          <w:color w:val="000000"/>
        </w:rPr>
        <w:t>Standard body text</w:t>
      </w:r>
      <w:r w:rsidRPr="006563BC">
        <w:rPr>
          <w:rFonts w:ascii="Arial" w:hAnsi="Arial" w:cs="Arial"/>
          <w:color w:val="000000"/>
        </w:rPr>
        <w:br/>
      </w:r>
    </w:p>
    <w:p w14:paraId="175F7A27" w14:textId="77777777" w:rsidR="007322DF" w:rsidRPr="006563BC" w:rsidRDefault="007322DF" w:rsidP="00D01286">
      <w:pPr>
        <w:tabs>
          <w:tab w:val="left" w:pos="90"/>
        </w:tabs>
        <w:rPr>
          <w:rFonts w:ascii="Arial" w:eastAsia="Arial" w:hAnsi="Arial" w:cs="Arial"/>
          <w:b/>
          <w:bCs/>
          <w:color w:val="000000"/>
        </w:rPr>
      </w:pPr>
      <w:r w:rsidRPr="00E100D6">
        <w:rPr>
          <w:rFonts w:ascii="Helvetica" w:eastAsia="Arial" w:hAnsi="Helvetica" w:cs="Arial"/>
          <w:b/>
          <w:bCs/>
          <w:color w:val="000000"/>
        </w:rPr>
        <w:t>Helvetica/</w:t>
      </w:r>
      <w:r w:rsidRPr="00E100D6">
        <w:rPr>
          <w:rFonts w:ascii="Arial" w:eastAsia="Arial" w:hAnsi="Arial" w:cs="Arial"/>
          <w:b/>
          <w:bCs/>
          <w:color w:val="000000"/>
        </w:rPr>
        <w:t>Arial</w:t>
      </w:r>
      <w:r w:rsidRPr="006563BC">
        <w:rPr>
          <w:rFonts w:ascii="Arial" w:eastAsia="Arial" w:hAnsi="Arial" w:cs="Arial"/>
          <w:b/>
          <w:bCs/>
          <w:color w:val="000000"/>
        </w:rPr>
        <w:t xml:space="preserve"> - 10 pt. Bold: OMG Interface Definition Language (OMG IDL) and syntax elements.</w:t>
      </w:r>
      <w:r w:rsidRPr="006563BC">
        <w:rPr>
          <w:rFonts w:ascii="Arial" w:eastAsia="Arial" w:hAnsi="Arial" w:cs="Arial"/>
          <w:b/>
          <w:bCs/>
          <w:color w:val="000000"/>
        </w:rPr>
        <w:br/>
      </w:r>
    </w:p>
    <w:p w14:paraId="44DDE31D" w14:textId="77777777" w:rsidR="007322DF" w:rsidRPr="006563BC" w:rsidRDefault="007322DF" w:rsidP="00D01286">
      <w:pPr>
        <w:tabs>
          <w:tab w:val="left" w:pos="90"/>
        </w:tabs>
        <w:rPr>
          <w:rFonts w:ascii="Arial" w:eastAsia="Courier" w:hAnsi="Arial" w:cs="Arial"/>
          <w:color w:val="000000"/>
        </w:rPr>
      </w:pPr>
      <w:r w:rsidRPr="00E100D6">
        <w:rPr>
          <w:rFonts w:ascii="Courier" w:eastAsia="Courier" w:hAnsi="Courier" w:cs="Arial"/>
          <w:color w:val="000000"/>
        </w:rPr>
        <w:t>Courier</w:t>
      </w:r>
      <w:r w:rsidR="00E100D6">
        <w:rPr>
          <w:rFonts w:ascii="Arial" w:eastAsia="Courier" w:hAnsi="Arial" w:cs="Arial"/>
          <w:color w:val="000000"/>
        </w:rPr>
        <w:t xml:space="preserve"> - 10 pt. Bold:  </w:t>
      </w:r>
      <w:r w:rsidRPr="006563BC">
        <w:rPr>
          <w:rFonts w:ascii="Arial" w:eastAsia="Courier" w:hAnsi="Arial" w:cs="Arial"/>
          <w:color w:val="000000"/>
        </w:rPr>
        <w:t>Programming language elements.</w:t>
      </w:r>
      <w:r w:rsidRPr="006563BC">
        <w:rPr>
          <w:rFonts w:ascii="Arial" w:eastAsia="Courier" w:hAnsi="Arial" w:cs="Arial"/>
          <w:color w:val="000000"/>
        </w:rPr>
        <w:br/>
      </w:r>
    </w:p>
    <w:p w14:paraId="0F5EAB2D" w14:textId="77777777" w:rsidR="007322DF" w:rsidRPr="00E100D6" w:rsidRDefault="007322DF" w:rsidP="00D01286">
      <w:pPr>
        <w:tabs>
          <w:tab w:val="left" w:pos="90"/>
        </w:tabs>
        <w:rPr>
          <w:rFonts w:ascii="Arial" w:eastAsia="Arial" w:hAnsi="Arial" w:cs="Arial"/>
          <w:color w:val="000000"/>
        </w:rPr>
      </w:pPr>
      <w:r w:rsidRPr="00E100D6">
        <w:rPr>
          <w:rFonts w:ascii="Helvetica" w:eastAsia="Arial" w:hAnsi="Helvetica" w:cs="Arial"/>
          <w:color w:val="000000"/>
        </w:rPr>
        <w:t>Helvetica</w:t>
      </w:r>
      <w:r w:rsidRPr="00E100D6">
        <w:rPr>
          <w:rFonts w:ascii="Arial" w:eastAsia="Arial" w:hAnsi="Arial" w:cs="Arial"/>
          <w:color w:val="000000"/>
        </w:rPr>
        <w:t xml:space="preserve">/Arial - 10 </w:t>
      </w:r>
      <w:proofErr w:type="gramStart"/>
      <w:r w:rsidRPr="00E100D6">
        <w:rPr>
          <w:rFonts w:ascii="Arial" w:eastAsia="Arial" w:hAnsi="Arial" w:cs="Arial"/>
          <w:color w:val="000000"/>
        </w:rPr>
        <w:t>pt :</w:t>
      </w:r>
      <w:proofErr w:type="gramEnd"/>
      <w:r w:rsidRPr="00E100D6">
        <w:rPr>
          <w:rFonts w:ascii="Arial" w:eastAsia="Arial" w:hAnsi="Arial" w:cs="Arial"/>
          <w:color w:val="000000"/>
        </w:rPr>
        <w:t xml:space="preserve"> Exceptions</w:t>
      </w:r>
      <w:r w:rsidRPr="00E100D6">
        <w:rPr>
          <w:rFonts w:ascii="Arial" w:eastAsia="Arial" w:hAnsi="Arial" w:cs="Arial"/>
          <w:color w:val="000000"/>
        </w:rPr>
        <w:br/>
      </w:r>
    </w:p>
    <w:p w14:paraId="3DD99672" w14:textId="77777777" w:rsidR="00F12583"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NOTE:    Terms that appear in italics are defined in the glossary. Italic text also represents the name of a document, specification, or other publication.</w:t>
      </w:r>
    </w:p>
    <w:p w14:paraId="5F6D56A0" w14:textId="77777777" w:rsidR="002F1445" w:rsidRPr="00860763" w:rsidRDefault="002F1445" w:rsidP="00860763">
      <w:pPr>
        <w:pStyle w:val="Heading1"/>
      </w:pPr>
      <w:bookmarkStart w:id="3" w:name="_Toc321988967"/>
      <w:bookmarkStart w:id="4" w:name="_Toc285534676"/>
      <w:r w:rsidRPr="00860763">
        <w:t>Scope</w:t>
      </w:r>
      <w:bookmarkEnd w:id="3"/>
      <w:bookmarkEnd w:id="4"/>
    </w:p>
    <w:p w14:paraId="00A10F59" w14:textId="77777777" w:rsidR="002F1445" w:rsidRPr="00860763" w:rsidRDefault="002F1445" w:rsidP="00860763">
      <w:pPr>
        <w:pStyle w:val="Heading2"/>
        <w:rPr>
          <w:szCs w:val="28"/>
        </w:rPr>
      </w:pPr>
      <w:bookmarkStart w:id="5" w:name="_Toc285534677"/>
      <w:r w:rsidRPr="00860763">
        <w:rPr>
          <w:szCs w:val="28"/>
        </w:rPr>
        <w:t>Archetype Modeling Language (AML) Background</w:t>
      </w:r>
      <w:bookmarkEnd w:id="5"/>
    </w:p>
    <w:p w14:paraId="3DD666EE" w14:textId="77777777" w:rsidR="002F1445" w:rsidRDefault="002F1445" w:rsidP="002F1445">
      <w:pPr>
        <w:spacing w:line="276" w:lineRule="auto"/>
        <w:ind w:right="-291"/>
      </w:pPr>
      <w:r>
        <w:t>T</w:t>
      </w:r>
      <w:r w:rsidRPr="00863FE1">
        <w:t xml:space="preserve">his </w:t>
      </w:r>
      <w:r>
        <w:t>specification defines the Archetype Modeling Language (AML). The AML</w:t>
      </w:r>
      <w:r w:rsidRPr="00863FE1">
        <w:t xml:space="preserve"> </w:t>
      </w:r>
      <w:r>
        <w:t xml:space="preserve">defines a standard means for modeling Archetype Models (AMs) to support the representation of </w:t>
      </w:r>
      <w:r w:rsidRPr="00863FE1">
        <w:t>Clinical Information Modeling Initiative (CIMI) artifacts</w:t>
      </w:r>
      <w:r>
        <w:t xml:space="preserve"> using modeling profiles as defined in the UML. </w:t>
      </w:r>
      <w:r w:rsidRPr="00863FE1">
        <w:t>Archetype</w:t>
      </w:r>
      <w:r>
        <w:t xml:space="preserve"> Model</w:t>
      </w:r>
      <w:r w:rsidRPr="00863FE1">
        <w:t>s are Pla</w:t>
      </w:r>
      <w:r>
        <w:t>tform Independent Models (PIMs)</w:t>
      </w:r>
      <w:r w:rsidRPr="00863FE1">
        <w:t xml:space="preserve"> </w:t>
      </w:r>
      <w:r>
        <w:t>and</w:t>
      </w:r>
      <w:r w:rsidRPr="00863FE1">
        <w:t xml:space="preserve"> are developed as a set of constraints on a specific Reference Model (RM).</w:t>
      </w:r>
    </w:p>
    <w:p w14:paraId="653788A2" w14:textId="77777777" w:rsidR="002F1445" w:rsidRPr="00EF783B" w:rsidRDefault="002F1445" w:rsidP="002F1445">
      <w:pPr>
        <w:spacing w:before="158" w:line="276" w:lineRule="auto"/>
      </w:pPr>
      <w:r w:rsidRPr="00EF783B">
        <w:t xml:space="preserve">The CIMI </w:t>
      </w:r>
      <w:r>
        <w:t>RM</w:t>
      </w:r>
      <w:r w:rsidRPr="00EF783B">
        <w:t xml:space="preserve"> is the underlying </w:t>
      </w:r>
      <w:r>
        <w:t>RM</w:t>
      </w:r>
      <w:r w:rsidRPr="00EF783B">
        <w:t xml:space="preserve"> on which CIMI’s clinical information models are defined.  The reference model defines a rigorous and stable set of modeling patterns</w:t>
      </w:r>
      <w:r>
        <w:t xml:space="preserve"> that</w:t>
      </w:r>
      <w:r w:rsidRPr="00EF783B">
        <w:t xml:space="preserve"> includ</w:t>
      </w:r>
      <w:r>
        <w:t>e</w:t>
      </w:r>
      <w:r w:rsidRPr="00EF783B">
        <w:t xml:space="preserve"> a set of structural patterns, complex data types</w:t>
      </w:r>
      <w:r>
        <w:t>,</w:t>
      </w:r>
      <w:r w:rsidRPr="00EF783B">
        <w:t xml:space="preserve"> and demographic classes. All CIMI clinical models will be defined by constraining the CIMI reference model. Each instance of a CIMI Clinical Model will be a constrained insta</w:t>
      </w:r>
      <w:r>
        <w:t>nce of the CIMI reference model conforming</w:t>
      </w:r>
      <w:r w:rsidRPr="00EF783B">
        <w:t xml:space="preserve"> to the constraints defined by the associated clinical model.  </w:t>
      </w:r>
    </w:p>
    <w:p w14:paraId="1E81A1CB" w14:textId="77777777" w:rsidR="002F1445" w:rsidRDefault="002F1445" w:rsidP="002F1445">
      <w:pPr>
        <w:spacing w:before="158" w:line="276" w:lineRule="auto"/>
      </w:pPr>
      <w:r w:rsidRPr="00EF783B">
        <w:t xml:space="preserve">The motivation for including a reference model in the CIMI clinical modeling architecture is to provide a consistent computational framework upon which model authoring and translation tools can be based. The reference model is the ‘common language’ used to describe all clinical models. It provides a single information model </w:t>
      </w:r>
      <w:r>
        <w:t>that</w:t>
      </w:r>
      <w:r w:rsidRPr="00EF783B">
        <w:t xml:space="preserve"> can be used to represent instances of all clinical models and upon which further constraints can be applied to represent the specific information requirements of all clinical model. This information model represents the core artifact implemented in software</w:t>
      </w:r>
      <w:r>
        <w:t>;</w:t>
      </w:r>
      <w:r w:rsidRPr="00EF783B">
        <w:t xml:space="preserve"> it provides the physical structure of the clinical models and its example instances. Existing implementation experience has shown this increases the computational capabilities of the resulting modeling and translation tools.</w:t>
      </w:r>
    </w:p>
    <w:p w14:paraId="6E28B4A5" w14:textId="77777777" w:rsidR="002F1445" w:rsidRDefault="002F1445" w:rsidP="002F1445">
      <w:pPr>
        <w:pStyle w:val="Body"/>
      </w:pPr>
      <w:r>
        <w:t>Development of the AML specification was guided by:</w:t>
      </w:r>
    </w:p>
    <w:p w14:paraId="2AA71E38" w14:textId="77777777" w:rsidR="002F1445" w:rsidRDefault="002F1445" w:rsidP="00057587">
      <w:pPr>
        <w:pStyle w:val="Body"/>
        <w:numPr>
          <w:ilvl w:val="0"/>
          <w:numId w:val="8"/>
        </w:numPr>
      </w:pPr>
      <w:r>
        <w:t>The need for a means to accurately and usefully represent AMs in accordance with the openEHR Foundation’s Archetype Definition Language (ADL) and Archetype Object Model (AOM) version 2.0 specifications;</w:t>
      </w:r>
    </w:p>
    <w:p w14:paraId="683F22FB" w14:textId="77777777" w:rsidR="002F1445" w:rsidRDefault="002F1445" w:rsidP="00057587">
      <w:pPr>
        <w:pStyle w:val="Body"/>
        <w:numPr>
          <w:ilvl w:val="0"/>
          <w:numId w:val="8"/>
        </w:numPr>
      </w:pPr>
      <w:r>
        <w:t xml:space="preserve">Compatibility with the Object Management Group (OMG) </w:t>
      </w:r>
      <w:r w:rsidRPr="00BA2C2F">
        <w:rPr>
          <w:i/>
        </w:rPr>
        <w:t>Common Terminology Service 2 (CTS2)</w:t>
      </w:r>
      <w:r>
        <w:t xml:space="preserve"> specification; and</w:t>
      </w:r>
    </w:p>
    <w:p w14:paraId="592DF2D0" w14:textId="77777777" w:rsidR="002F1445" w:rsidRDefault="002F1445" w:rsidP="00057587">
      <w:pPr>
        <w:pStyle w:val="Body"/>
        <w:numPr>
          <w:ilvl w:val="0"/>
          <w:numId w:val="8"/>
        </w:numPr>
      </w:pPr>
      <w:r>
        <w:t xml:space="preserve">Where possible, being informed by and faithful to the </w:t>
      </w:r>
      <w:r w:rsidRPr="00E745D4">
        <w:rPr>
          <w:i/>
        </w:rPr>
        <w:t>ISO/IEC 11179, Information Technology, -- Metadata registries</w:t>
      </w:r>
      <w:r w:rsidRPr="008A5964">
        <w:t>, specification</w:t>
      </w:r>
      <w:r>
        <w:t>.</w:t>
      </w:r>
    </w:p>
    <w:p w14:paraId="52C90A86" w14:textId="77777777" w:rsidR="002F1445" w:rsidRDefault="002F1445" w:rsidP="002F1445">
      <w:pPr>
        <w:pStyle w:val="Body"/>
      </w:pPr>
      <w:r>
        <w:t xml:space="preserve">In the AML RFP, the version of the openEHR Foundation’s ADL and AOM specifications cited for coverage by the OMG AML specification was version 1.5. In the process of producing the AML specification, however, a number of inconsistencies were discovered in the openEHR specifications, as well as opportunities for improvements. These were reported to the openEHR Foundation. In response, the openEHR Foundation revised the specifications. This resulted in a set of changes to the specifications that were not backward compatible with version 1.5. As a consequence, the revised specifications were released as version 2.0, subsuming the requirements found in version 1.5, now made consistent in version 2.0, and forming the updated requirements basis for AML coverage. </w:t>
      </w:r>
    </w:p>
    <w:p w14:paraId="05A5A547" w14:textId="77777777" w:rsidR="002F1445" w:rsidRDefault="002F1445" w:rsidP="00860763">
      <w:pPr>
        <w:pStyle w:val="Heading2"/>
      </w:pPr>
      <w:bookmarkStart w:id="6" w:name="_Toc285534678"/>
      <w:r>
        <w:t>AML Intended Users</w:t>
      </w:r>
      <w:bookmarkEnd w:id="6"/>
    </w:p>
    <w:p w14:paraId="3EC24C2A" w14:textId="77777777" w:rsidR="002F1445" w:rsidRDefault="005B19DD" w:rsidP="002F1445">
      <w:pPr>
        <w:pStyle w:val="BodyText"/>
      </w:pPr>
      <w:r>
        <w:t xml:space="preserve">The AML is primarily </w:t>
      </w:r>
      <w:r w:rsidR="002F1445">
        <w:t>intended to support two clinical modeling communities of users:</w:t>
      </w:r>
    </w:p>
    <w:p w14:paraId="3EF0CA04" w14:textId="77777777" w:rsidR="002F1445" w:rsidRDefault="002F1445" w:rsidP="00057587">
      <w:pPr>
        <w:pStyle w:val="BodyText"/>
        <w:numPr>
          <w:ilvl w:val="0"/>
          <w:numId w:val="10"/>
        </w:numPr>
      </w:pPr>
      <w:r>
        <w:t>Those having subject matter expertise regarding clinical model domains and currently using ADL-based tools to develop such models, and</w:t>
      </w:r>
    </w:p>
    <w:p w14:paraId="3682BE5D" w14:textId="77777777" w:rsidR="002F1445" w:rsidRDefault="002F1445" w:rsidP="00057587">
      <w:pPr>
        <w:pStyle w:val="BodyText"/>
        <w:numPr>
          <w:ilvl w:val="0"/>
          <w:numId w:val="10"/>
        </w:numPr>
      </w:pPr>
      <w:r>
        <w:t>Those familiar with modeling using the UML, though not necessarily familiar with clinical modeling domains or current methods employed to represent them.</w:t>
      </w:r>
    </w:p>
    <w:p w14:paraId="50CDD77E" w14:textId="77777777" w:rsidR="002F1445" w:rsidRDefault="002F1445" w:rsidP="002F1445">
      <w:pPr>
        <w:pStyle w:val="BodyText"/>
      </w:pPr>
      <w:r>
        <w:t xml:space="preserve">Clause 7 of this specification, </w:t>
      </w:r>
      <w:r w:rsidRPr="005F05A1">
        <w:rPr>
          <w:i/>
        </w:rPr>
        <w:t>AML Meta Model</w:t>
      </w:r>
      <w:r>
        <w:t xml:space="preserve">, provides an informational </w:t>
      </w:r>
      <w:proofErr w:type="gramStart"/>
      <w:r>
        <w:t>meta</w:t>
      </w:r>
      <w:proofErr w:type="gramEnd"/>
      <w:r>
        <w:t xml:space="preserve"> model of the openEHR AOM as an aid to bridging between these communities.</w:t>
      </w:r>
    </w:p>
    <w:p w14:paraId="03D0D139" w14:textId="77777777" w:rsidR="002F1445" w:rsidRDefault="002F1445" w:rsidP="002F1445">
      <w:pPr>
        <w:pStyle w:val="BodyText"/>
      </w:pPr>
      <w:r>
        <w:t>While the AML specification targets CIMI clinical modeling practitioners, the</w:t>
      </w:r>
      <w:r w:rsidRPr="00EF783B">
        <w:t xml:space="preserve"> modeling approach</w:t>
      </w:r>
      <w:r>
        <w:t xml:space="preserve"> defined in the profiles</w:t>
      </w:r>
      <w:r w:rsidRPr="00EF783B">
        <w:t xml:space="preserve"> </w:t>
      </w:r>
      <w:r>
        <w:t>is intended to be</w:t>
      </w:r>
      <w:r w:rsidRPr="00EF783B">
        <w:t xml:space="preserve"> generalizable for use with other reference models and </w:t>
      </w:r>
      <w:r>
        <w:t xml:space="preserve">application </w:t>
      </w:r>
      <w:r w:rsidRPr="00EF783B">
        <w:t>in other domain areas.</w:t>
      </w:r>
    </w:p>
    <w:p w14:paraId="7CF72004" w14:textId="77777777" w:rsidR="002F1445" w:rsidRPr="00C66C03" w:rsidRDefault="002F1445" w:rsidP="00860763">
      <w:pPr>
        <w:pStyle w:val="Heading2"/>
      </w:pPr>
      <w:bookmarkStart w:id="7" w:name="_Toc285534679"/>
      <w:r>
        <w:t>AML Profiles</w:t>
      </w:r>
      <w:bookmarkEnd w:id="7"/>
    </w:p>
    <w:p w14:paraId="2F942F04" w14:textId="77777777" w:rsidR="002F1445" w:rsidRDefault="002F1445" w:rsidP="002F1445">
      <w:pPr>
        <w:pStyle w:val="Body"/>
      </w:pPr>
      <w:r>
        <w:t xml:space="preserve">The AML is specified </w:t>
      </w:r>
      <w:r w:rsidRPr="005F3909">
        <w:t>by three UML profiles</w:t>
      </w:r>
      <w:r w:rsidRPr="000F5496">
        <w:rPr>
          <w:b/>
          <w:color w:val="E36C0A" w:themeColor="accent6" w:themeShade="BF"/>
        </w:rPr>
        <w:t xml:space="preserve"> </w:t>
      </w:r>
      <w:r>
        <w:t>collectively meeting the requirements of archetype modeling. These are the:</w:t>
      </w:r>
    </w:p>
    <w:p w14:paraId="62DC8624" w14:textId="77777777" w:rsidR="002F1445" w:rsidRPr="00863FE1" w:rsidRDefault="002F1445" w:rsidP="00057587">
      <w:pPr>
        <w:pStyle w:val="Body"/>
        <w:numPr>
          <w:ilvl w:val="0"/>
          <w:numId w:val="7"/>
        </w:numPr>
      </w:pPr>
      <w:r w:rsidRPr="00863FE1">
        <w:rPr>
          <w:i/>
        </w:rPr>
        <w:t>Reference Model Profile (RMP)</w:t>
      </w:r>
      <w:r w:rsidRPr="00863FE1">
        <w:t xml:space="preserve">: </w:t>
      </w:r>
      <w:r>
        <w:t>E</w:t>
      </w:r>
      <w:r w:rsidRPr="00863FE1">
        <w:t>nable</w:t>
      </w:r>
      <w:r>
        <w:t>s</w:t>
      </w:r>
      <w:r w:rsidRPr="00863FE1">
        <w:t xml:space="preserve"> the sp</w:t>
      </w:r>
      <w:r>
        <w:t>ecification of reference models</w:t>
      </w:r>
      <w:r w:rsidRPr="00863FE1">
        <w:t xml:space="preserve"> upo</w:t>
      </w:r>
      <w:r>
        <w:t>n which archetypes can be based;</w:t>
      </w:r>
    </w:p>
    <w:p w14:paraId="4112FD2D" w14:textId="77777777" w:rsidR="002F1445" w:rsidRPr="00863FE1" w:rsidRDefault="002F1445" w:rsidP="00057587">
      <w:pPr>
        <w:pStyle w:val="Body"/>
        <w:numPr>
          <w:ilvl w:val="0"/>
          <w:numId w:val="7"/>
        </w:numPr>
      </w:pPr>
      <w:r w:rsidRPr="00863FE1">
        <w:rPr>
          <w:i/>
        </w:rPr>
        <w:t>Constraint Model Profile (CMP)</w:t>
      </w:r>
      <w:r w:rsidRPr="00863FE1">
        <w:t xml:space="preserve">: </w:t>
      </w:r>
      <w:r>
        <w:t>S</w:t>
      </w:r>
      <w:r w:rsidRPr="00863FE1">
        <w:t>upport</w:t>
      </w:r>
      <w:r>
        <w:t>s</w:t>
      </w:r>
      <w:r w:rsidRPr="00863FE1">
        <w:t xml:space="preserve"> the specification of constraints on a given reference model to enable the development of archetypes including Cli</w:t>
      </w:r>
      <w:r>
        <w:t>nical Information Models (CIMs); and</w:t>
      </w:r>
    </w:p>
    <w:p w14:paraId="108788FC" w14:textId="77777777" w:rsidR="002F1445" w:rsidRPr="00863FE1" w:rsidRDefault="002F1445" w:rsidP="00057587">
      <w:pPr>
        <w:pStyle w:val="Body"/>
        <w:numPr>
          <w:ilvl w:val="0"/>
          <w:numId w:val="7"/>
        </w:numPr>
      </w:pPr>
      <w:r w:rsidRPr="00863FE1">
        <w:rPr>
          <w:i/>
        </w:rPr>
        <w:t>Terminology Binding Profile (TBP)</w:t>
      </w:r>
      <w:r w:rsidRPr="00863FE1">
        <w:t xml:space="preserve">: </w:t>
      </w:r>
      <w:r>
        <w:t>S</w:t>
      </w:r>
      <w:r w:rsidRPr="00863FE1">
        <w:t>upport</w:t>
      </w:r>
      <w:r>
        <w:t>s</w:t>
      </w:r>
      <w:r w:rsidRPr="00863FE1">
        <w:t xml:space="preserve"> the binding of in</w:t>
      </w:r>
      <w:r>
        <w:t>formation models to terminology</w:t>
      </w:r>
      <w:r w:rsidRPr="00863FE1">
        <w:t>. Terminology bindings include:</w:t>
      </w:r>
    </w:p>
    <w:p w14:paraId="3A9ED2A9" w14:textId="77777777" w:rsidR="002F1445" w:rsidRPr="00863FE1" w:rsidRDefault="002F1445" w:rsidP="00057587">
      <w:pPr>
        <w:pStyle w:val="Body"/>
        <w:numPr>
          <w:ilvl w:val="1"/>
          <w:numId w:val="7"/>
        </w:numPr>
      </w:pPr>
      <w:r w:rsidRPr="00863FE1">
        <w:rPr>
          <w:i/>
        </w:rPr>
        <w:t>Value Bindings</w:t>
      </w:r>
      <w:r w:rsidRPr="00863FE1">
        <w:t xml:space="preserve">: </w:t>
      </w:r>
      <w:r>
        <w:t>Support linking</w:t>
      </w:r>
      <w:r w:rsidRPr="00863FE1">
        <w:t xml:space="preserve"> the data model to value domains </w:t>
      </w:r>
      <w:r>
        <w:t>that</w:t>
      </w:r>
      <w:r w:rsidRPr="00863FE1">
        <w:t xml:space="preserve"> restrict the valid value of an attribute to a set of values correspond</w:t>
      </w:r>
      <w:r>
        <w:t>ing</w:t>
      </w:r>
      <w:r w:rsidRPr="00863FE1">
        <w:t xml:space="preserve"> to a set of meanings recorded in an external terminology;</w:t>
      </w:r>
    </w:p>
    <w:p w14:paraId="7A047030" w14:textId="77777777" w:rsidR="002F1445" w:rsidRPr="00863FE1" w:rsidRDefault="002F1445" w:rsidP="00057587">
      <w:pPr>
        <w:pStyle w:val="Body"/>
        <w:numPr>
          <w:ilvl w:val="1"/>
          <w:numId w:val="7"/>
        </w:numPr>
      </w:pPr>
      <w:r w:rsidRPr="00863FE1">
        <w:rPr>
          <w:i/>
        </w:rPr>
        <w:t>Semantic Bindings:</w:t>
      </w:r>
      <w:r>
        <w:t xml:space="preserve"> Define</w:t>
      </w:r>
      <w:r w:rsidRPr="00863FE1">
        <w:t xml:space="preserve"> the meaning of model elements using concepts in an external terminology; and</w:t>
      </w:r>
    </w:p>
    <w:p w14:paraId="1750D6A1" w14:textId="77777777" w:rsidR="002F1445" w:rsidRPr="00863FE1" w:rsidRDefault="002F1445" w:rsidP="00057587">
      <w:pPr>
        <w:pStyle w:val="Body"/>
        <w:numPr>
          <w:ilvl w:val="1"/>
          <w:numId w:val="7"/>
        </w:numPr>
      </w:pPr>
      <w:r w:rsidRPr="00863FE1">
        <w:rPr>
          <w:i/>
        </w:rPr>
        <w:t>Constraint Bindings:</w:t>
      </w:r>
      <w:r>
        <w:t xml:space="preserve"> Specify</w:t>
      </w:r>
      <w:r w:rsidRPr="00863FE1">
        <w:t xml:space="preserve"> constraints on the information model using concepts and relationships defined in an external terminology.</w:t>
      </w:r>
    </w:p>
    <w:p w14:paraId="13469544" w14:textId="77777777" w:rsidR="002F1445" w:rsidRPr="00A2031C" w:rsidRDefault="002F1445" w:rsidP="002F1445">
      <w:pPr>
        <w:pStyle w:val="Body"/>
      </w:pPr>
      <w:r>
        <w:t xml:space="preserve">This set of </w:t>
      </w:r>
      <w:r w:rsidRPr="00863FE1">
        <w:t>UML profiles enable</w:t>
      </w:r>
      <w:r>
        <w:t>s</w:t>
      </w:r>
      <w:r w:rsidRPr="00863FE1">
        <w:t xml:space="preserve"> the specification of CIMI clinical model content (</w:t>
      </w:r>
      <w:r>
        <w:t>using the CIMI Reference Model)</w:t>
      </w:r>
      <w:r w:rsidRPr="00863FE1">
        <w:t xml:space="preserve"> and the genera</w:t>
      </w:r>
      <w:r>
        <w:t>tion of CIMI clinical model arti</w:t>
      </w:r>
      <w:r w:rsidRPr="00863FE1">
        <w:t xml:space="preserve">facts, such as </w:t>
      </w:r>
      <w:r>
        <w:t xml:space="preserve">ones represented by </w:t>
      </w:r>
      <w:r w:rsidRPr="00863FE1">
        <w:t xml:space="preserve">the </w:t>
      </w:r>
      <w:r>
        <w:t xml:space="preserve">openEHR Foundation’s </w:t>
      </w:r>
      <w:r w:rsidRPr="00863FE1">
        <w:t xml:space="preserve">ADL. </w:t>
      </w:r>
      <w:r>
        <w:t>(</w:t>
      </w:r>
      <w:r w:rsidRPr="00863FE1">
        <w:t xml:space="preserve">The </w:t>
      </w:r>
      <w:r>
        <w:t>ADL</w:t>
      </w:r>
      <w:r w:rsidRPr="00863FE1">
        <w:t xml:space="preserve"> is a serialization of the </w:t>
      </w:r>
      <w:r>
        <w:t>openEHR Foundation’s</w:t>
      </w:r>
      <w:r w:rsidRPr="00863FE1">
        <w:t xml:space="preserve"> </w:t>
      </w:r>
      <w:r>
        <w:t xml:space="preserve">AOM.) </w:t>
      </w:r>
      <w:r w:rsidRPr="00A2031C">
        <w:t xml:space="preserve">While the transformation of AML models to an instance of the </w:t>
      </w:r>
      <w:r>
        <w:t>AOM</w:t>
      </w:r>
      <w:r w:rsidRPr="00A2031C">
        <w:t xml:space="preserve"> was an optional requirement for the AML specification, the AML profile supports the representation of sufficient information in an AM to enable such a transformation. </w:t>
      </w:r>
    </w:p>
    <w:p w14:paraId="15D8FCB7" w14:textId="77777777" w:rsidR="002F1445" w:rsidRDefault="002F1445" w:rsidP="00860763">
      <w:pPr>
        <w:pStyle w:val="Heading1"/>
      </w:pPr>
      <w:bookmarkStart w:id="8" w:name="_Toc321988968"/>
      <w:bookmarkStart w:id="9" w:name="_Toc285534680"/>
      <w:r>
        <w:t>Conformance</w:t>
      </w:r>
      <w:bookmarkEnd w:id="8"/>
      <w:bookmarkEnd w:id="9"/>
    </w:p>
    <w:p w14:paraId="4063B5FF" w14:textId="77777777" w:rsidR="002F1445" w:rsidRDefault="002F1445" w:rsidP="00860763">
      <w:pPr>
        <w:pStyle w:val="Heading2"/>
      </w:pPr>
      <w:bookmarkStart w:id="10" w:name="_Toc285534681"/>
      <w:r w:rsidRPr="003C0EF0">
        <w:t>Conforma</w:t>
      </w:r>
      <w:r>
        <w:t>nce Points</w:t>
      </w:r>
      <w:bookmarkEnd w:id="10"/>
    </w:p>
    <w:p w14:paraId="4C49D658" w14:textId="77777777" w:rsidR="002F1445" w:rsidRDefault="002F1445" w:rsidP="002F1445">
      <w:pPr>
        <w:pStyle w:val="BodyText"/>
      </w:pPr>
      <w:r>
        <w:t>This specification defines the following conformance points (also referred to as conformance targets):</w:t>
      </w:r>
    </w:p>
    <w:p w14:paraId="47B0DE96" w14:textId="77777777" w:rsidR="002F1445" w:rsidRDefault="002F1445" w:rsidP="00057587">
      <w:pPr>
        <w:pStyle w:val="BodyText"/>
        <w:numPr>
          <w:ilvl w:val="0"/>
          <w:numId w:val="9"/>
        </w:numPr>
      </w:pPr>
      <w:r>
        <w:t>AML Reference Model Profile</w:t>
      </w:r>
    </w:p>
    <w:p w14:paraId="6757FA8E" w14:textId="77777777" w:rsidR="002F1445" w:rsidRDefault="002F1445" w:rsidP="00057587">
      <w:pPr>
        <w:pStyle w:val="BodyText"/>
        <w:numPr>
          <w:ilvl w:val="0"/>
          <w:numId w:val="9"/>
        </w:numPr>
      </w:pPr>
      <w:r>
        <w:t>AML Terminology Binding Profile</w:t>
      </w:r>
    </w:p>
    <w:p w14:paraId="3534002A" w14:textId="77777777" w:rsidR="002F1445" w:rsidRDefault="002F1445" w:rsidP="00057587">
      <w:pPr>
        <w:pStyle w:val="BodyText"/>
        <w:numPr>
          <w:ilvl w:val="0"/>
          <w:numId w:val="9"/>
        </w:numPr>
      </w:pPr>
      <w:r>
        <w:t>AML Constraint Model Profile</w:t>
      </w:r>
    </w:p>
    <w:p w14:paraId="26F71849" w14:textId="77777777" w:rsidR="002F1445" w:rsidRDefault="002F1445" w:rsidP="00860763">
      <w:pPr>
        <w:pStyle w:val="Heading2"/>
      </w:pPr>
      <w:bookmarkStart w:id="11" w:name="_Toc285534682"/>
      <w:r>
        <w:t>AML Reference Model Profile</w:t>
      </w:r>
      <w:bookmarkEnd w:id="11"/>
    </w:p>
    <w:p w14:paraId="706B77DE" w14:textId="77777777" w:rsidR="002F1445" w:rsidRDefault="002F1445" w:rsidP="002F1445">
      <w:pPr>
        <w:pStyle w:val="BodyText"/>
      </w:pPr>
      <w:r>
        <w:t>Sub clause 8.1 of this specification defines the AML Reference Model Profile.</w:t>
      </w:r>
    </w:p>
    <w:p w14:paraId="65E26733" w14:textId="77777777" w:rsidR="002F1445" w:rsidRDefault="002F1445" w:rsidP="00860763">
      <w:pPr>
        <w:pStyle w:val="Heading2"/>
      </w:pPr>
      <w:bookmarkStart w:id="12" w:name="_Toc285534683"/>
      <w:r>
        <w:t>AML Terminology Binding Profile</w:t>
      </w:r>
      <w:bookmarkEnd w:id="12"/>
    </w:p>
    <w:p w14:paraId="399DEA91" w14:textId="77777777" w:rsidR="002F1445" w:rsidRDefault="002F1445" w:rsidP="002F1445">
      <w:pPr>
        <w:pStyle w:val="BodyText"/>
      </w:pPr>
      <w:r>
        <w:t>Sub clause 8.2 of this specification defines the AML Terminology Binding Profile. The Terminology Binding Profile imports the Reference Model Profile.</w:t>
      </w:r>
    </w:p>
    <w:p w14:paraId="7A3C8ABF" w14:textId="77777777" w:rsidR="002F1445" w:rsidRPr="00FD6101" w:rsidRDefault="002F1445" w:rsidP="00860763">
      <w:pPr>
        <w:pStyle w:val="Heading2"/>
      </w:pPr>
      <w:bookmarkStart w:id="13" w:name="_Toc285534684"/>
      <w:r>
        <w:t>AML Constraint Model Profile</w:t>
      </w:r>
      <w:bookmarkEnd w:id="13"/>
    </w:p>
    <w:p w14:paraId="7FA3CBED" w14:textId="77777777" w:rsidR="002F1445" w:rsidRDefault="002F1445" w:rsidP="002F1445">
      <w:pPr>
        <w:pStyle w:val="Body"/>
      </w:pPr>
      <w:r>
        <w:t>Sub clause 8.3 of this specification defines the AML Constraint Model Profile. The Constraint Model Profile imports both the Reference Model Profile and Terminology Binding Profile.</w:t>
      </w:r>
    </w:p>
    <w:p w14:paraId="49D33DC1" w14:textId="77777777" w:rsidR="002F1445" w:rsidRDefault="002F1445" w:rsidP="00860763">
      <w:pPr>
        <w:pStyle w:val="Heading1"/>
      </w:pPr>
      <w:bookmarkStart w:id="14" w:name="_Toc321988969"/>
      <w:bookmarkStart w:id="15" w:name="_Toc285534685"/>
      <w:r>
        <w:t>Normative References</w:t>
      </w:r>
      <w:bookmarkEnd w:id="14"/>
      <w:bookmarkEnd w:id="15"/>
    </w:p>
    <w:p w14:paraId="47F4FC4A" w14:textId="77777777" w:rsidR="002F1445" w:rsidRDefault="002F1445" w:rsidP="002F1445">
      <w:pPr>
        <w:pStyle w:val="Body"/>
        <w:spacing w:after="120"/>
      </w:pPr>
      <w:r>
        <w:t xml:space="preserve">The following normative documents contain provisions that, through reference in this text, constitute provisions of this </w:t>
      </w:r>
      <w:r>
        <w:rPr>
          <w:color w:val="000000"/>
        </w:rPr>
        <w:t>specification.</w:t>
      </w:r>
      <w:r>
        <w:t xml:space="preserve"> For dated references, subsequent amendments to, or revisions of, any of these publications do not apply. </w:t>
      </w:r>
    </w:p>
    <w:p w14:paraId="1C7F814C" w14:textId="77777777" w:rsidR="002F1445" w:rsidRDefault="002F1445" w:rsidP="002F1445">
      <w:pPr>
        <w:pStyle w:val="Body"/>
        <w:ind w:left="2880" w:hanging="2880"/>
      </w:pPr>
      <w:r>
        <w:t xml:space="preserve"> [ADL]</w:t>
      </w:r>
      <w:r>
        <w:tab/>
      </w:r>
      <w:r w:rsidRPr="005E09A8">
        <w:t xml:space="preserve">openEHR </w:t>
      </w:r>
      <w:r w:rsidRPr="00415BFC">
        <w:rPr>
          <w:i/>
        </w:rPr>
        <w:t>Archetype Definition Language</w:t>
      </w:r>
      <w:r>
        <w:rPr>
          <w:i/>
        </w:rPr>
        <w:t>: ADL2</w:t>
      </w:r>
      <w:r>
        <w:t xml:space="preserve">, </w:t>
      </w:r>
      <w:hyperlink r:id="rId13" w:history="1">
        <w:r w:rsidRPr="00875B34">
          <w:rPr>
            <w:rStyle w:val="Hyperlink"/>
          </w:rPr>
          <w:t>http://www.openehr.org/releases/trunk/architecture/am/adl2.pdf</w:t>
        </w:r>
      </w:hyperlink>
      <w:r>
        <w:t xml:space="preserve"> </w:t>
      </w:r>
    </w:p>
    <w:p w14:paraId="628FEEFD" w14:textId="77777777" w:rsidR="002F1445" w:rsidRDefault="002F1445" w:rsidP="002F1445">
      <w:pPr>
        <w:pStyle w:val="Body"/>
        <w:ind w:left="2880" w:hanging="2880"/>
      </w:pPr>
      <w:r>
        <w:t>[AOM]</w:t>
      </w:r>
      <w:r>
        <w:tab/>
      </w:r>
      <w:r w:rsidRPr="00C00EF4">
        <w:rPr>
          <w:i/>
        </w:rPr>
        <w:t xml:space="preserve">openEHR </w:t>
      </w:r>
      <w:r w:rsidRPr="00415BFC">
        <w:rPr>
          <w:i/>
        </w:rPr>
        <w:t>Archetype Object Model</w:t>
      </w:r>
      <w:r>
        <w:t xml:space="preserve"> (AOM), </w:t>
      </w:r>
      <w:hyperlink r:id="rId14" w:history="1">
        <w:r w:rsidRPr="00875B34">
          <w:rPr>
            <w:rStyle w:val="Hyperlink"/>
          </w:rPr>
          <w:t>http://www.openehr.org/releases/trunk/architecture/am/aom2.pdf</w:t>
        </w:r>
      </w:hyperlink>
    </w:p>
    <w:p w14:paraId="46D04A75" w14:textId="77777777" w:rsidR="002F1445" w:rsidRDefault="002F1445" w:rsidP="002F1445">
      <w:pPr>
        <w:pStyle w:val="Body"/>
        <w:ind w:left="2880" w:hanging="2880"/>
      </w:pPr>
      <w:r>
        <w:t>[AOMT]</w:t>
      </w:r>
      <w:r>
        <w:tab/>
      </w:r>
      <w:r w:rsidRPr="00946751">
        <w:t>openEHR</w:t>
      </w:r>
      <w:r w:rsidRPr="00C00EF4">
        <w:rPr>
          <w:i/>
        </w:rPr>
        <w:t xml:space="preserve"> openEHR Templates</w:t>
      </w:r>
      <w:r>
        <w:t xml:space="preserve"> (supersedes </w:t>
      </w:r>
      <w:r w:rsidRPr="00C00EF4">
        <w:rPr>
          <w:i/>
        </w:rPr>
        <w:t>openEHR Archetype</w:t>
      </w:r>
      <w:r>
        <w:rPr>
          <w:i/>
        </w:rPr>
        <w:t xml:space="preserve"> </w:t>
      </w:r>
      <w:r w:rsidRPr="00C00EF4">
        <w:rPr>
          <w:i/>
        </w:rPr>
        <w:t>Templates</w:t>
      </w:r>
      <w:r>
        <w:t xml:space="preserve">), </w:t>
      </w:r>
      <w:hyperlink r:id="rId15" w:history="1">
        <w:r w:rsidRPr="00C00EF4">
          <w:rPr>
            <w:rStyle w:val="Hyperlink"/>
          </w:rPr>
          <w:t>http://www.openehr.org/releases/trunk/architecture/am/tom.pdf</w:t>
        </w:r>
      </w:hyperlink>
    </w:p>
    <w:p w14:paraId="3FC54F95" w14:textId="77777777" w:rsidR="002F1445" w:rsidRDefault="002F1445" w:rsidP="002F1445">
      <w:pPr>
        <w:pStyle w:val="Body"/>
        <w:ind w:left="2880" w:hanging="2880"/>
      </w:pPr>
      <w:r>
        <w:t>[ARCH]</w:t>
      </w:r>
      <w:r>
        <w:tab/>
      </w:r>
      <w:r w:rsidRPr="00C00EF4">
        <w:rPr>
          <w:i/>
        </w:rPr>
        <w:t xml:space="preserve">openEHR </w:t>
      </w:r>
      <w:r w:rsidRPr="00415BFC">
        <w:rPr>
          <w:i/>
        </w:rPr>
        <w:t>Archetypes: Constraint-based Domain Models for Future-proof Information Systems</w:t>
      </w:r>
      <w:r>
        <w:t xml:space="preserve">, </w:t>
      </w:r>
      <w:hyperlink r:id="rId16" w:history="1">
        <w:r w:rsidRPr="00810C77">
          <w:rPr>
            <w:rStyle w:val="Hyperlink"/>
          </w:rPr>
          <w:t>http://www.openehr.org/publications/archetypes/archetypes_beale_oopsla_2002.pdf</w:t>
        </w:r>
      </w:hyperlink>
    </w:p>
    <w:p w14:paraId="0F8AE23F" w14:textId="77777777" w:rsidR="002F1445" w:rsidRDefault="002F1445" w:rsidP="002F1445">
      <w:pPr>
        <w:pStyle w:val="Body"/>
        <w:ind w:left="2880" w:hanging="2880"/>
      </w:pPr>
      <w:r w:rsidRPr="00E555AB">
        <w:t xml:space="preserve">[CIMI] </w:t>
      </w:r>
      <w:r>
        <w:tab/>
      </w:r>
      <w:r w:rsidRPr="00E555AB">
        <w:t>CIMI Reference Model Requirements</w:t>
      </w:r>
      <w:r>
        <w:t xml:space="preserve">, </w:t>
      </w:r>
      <w:hyperlink r:id="rId17" w:history="1">
        <w:r w:rsidRPr="00E555AB">
          <w:rPr>
            <w:rStyle w:val="Hyperlink"/>
          </w:rPr>
          <w:t>http://informatics.mayo.edu/CIMI/index.php/CIMI_Reference_Model_Requirements</w:t>
        </w:r>
      </w:hyperlink>
    </w:p>
    <w:p w14:paraId="5E163991" w14:textId="77777777" w:rsidR="002F1445" w:rsidRDefault="002F1445" w:rsidP="002F1445">
      <w:pPr>
        <w:pStyle w:val="Body"/>
        <w:ind w:left="2880" w:hanging="2880"/>
      </w:pPr>
      <w:r>
        <w:t>[CTS2]</w:t>
      </w:r>
      <w:r>
        <w:tab/>
        <w:t xml:space="preserve">OMG </w:t>
      </w:r>
      <w:r w:rsidRPr="00415BFC">
        <w:rPr>
          <w:i/>
        </w:rPr>
        <w:t>Common Terminology Service 2 (CTS2)</w:t>
      </w:r>
      <w:proofErr w:type="gramStart"/>
      <w:r>
        <w:t xml:space="preserve">,     </w:t>
      </w:r>
      <w:proofErr w:type="gramEnd"/>
      <w:r w:rsidR="00371273">
        <w:fldChar w:fldCharType="begin"/>
      </w:r>
      <w:r w:rsidR="00371273">
        <w:instrText xml:space="preserve"> HYPERLINK "http://www.omg.org/spec/CTS2/1.1/" \o "http://www.omg.org/spec/CTS2/1.1/" </w:instrText>
      </w:r>
      <w:r w:rsidR="00371273">
        <w:fldChar w:fldCharType="separate"/>
      </w:r>
      <w:r>
        <w:rPr>
          <w:rStyle w:val="Hyperlink"/>
        </w:rPr>
        <w:t>http://www.omg.org/spec/CTS2/1.1/</w:t>
      </w:r>
      <w:r w:rsidR="00371273">
        <w:rPr>
          <w:rStyle w:val="Hyperlink"/>
        </w:rPr>
        <w:fldChar w:fldCharType="end"/>
      </w:r>
    </w:p>
    <w:p w14:paraId="15AB4FBD" w14:textId="77777777" w:rsidR="002F1445" w:rsidRDefault="002F1445" w:rsidP="002F1445">
      <w:pPr>
        <w:pStyle w:val="Body"/>
        <w:ind w:left="2880" w:hanging="2880"/>
      </w:pPr>
      <w:r>
        <w:t>[HLV7v3]</w:t>
      </w:r>
      <w:r>
        <w:tab/>
      </w:r>
      <w:r w:rsidRPr="00CC4444">
        <w:rPr>
          <w:i/>
        </w:rPr>
        <w:t>HL7 Version 3 Standard: Core Principles and Properties of Version 3 Models</w:t>
      </w:r>
      <w:r>
        <w:t xml:space="preserve">, </w:t>
      </w:r>
      <w:hyperlink r:id="rId18" w:tooltip="Core Principles and Properties of Version 3 Models" w:history="1">
        <w:r w:rsidRPr="00CC4444">
          <w:rPr>
            <w:rStyle w:val="Hyperlink"/>
          </w:rPr>
          <w:t>http://www.hl7.org/implement/standards/product_brief.cfm?product_id=58</w:t>
        </w:r>
      </w:hyperlink>
    </w:p>
    <w:p w14:paraId="681EB3E4" w14:textId="77777777" w:rsidR="002F1445" w:rsidRDefault="002F1445" w:rsidP="002F1445">
      <w:pPr>
        <w:pStyle w:val="Body"/>
        <w:ind w:left="2880" w:hanging="2880"/>
      </w:pPr>
      <w:r>
        <w:t>[MDMI]</w:t>
      </w:r>
      <w:r>
        <w:tab/>
        <w:t xml:space="preserve">OMG </w:t>
      </w:r>
      <w:r w:rsidRPr="00C94979">
        <w:rPr>
          <w:i/>
        </w:rPr>
        <w:t>Model Driven Message Interoperability (MDMI), Version 1.0</w:t>
      </w:r>
      <w:r>
        <w:t xml:space="preserve">, </w:t>
      </w:r>
      <w:hyperlink r:id="rId19" w:history="1">
        <w:r w:rsidRPr="00C94979">
          <w:rPr>
            <w:rStyle w:val="Hyperlink"/>
          </w:rPr>
          <w:t>http://www.omg.org/spec/MDMI/1.0/</w:t>
        </w:r>
      </w:hyperlink>
      <w:r>
        <w:t xml:space="preserve">  </w:t>
      </w:r>
    </w:p>
    <w:p w14:paraId="7CE80E70" w14:textId="77777777" w:rsidR="002F1445" w:rsidRDefault="002F1445" w:rsidP="002F1445">
      <w:pPr>
        <w:pStyle w:val="Body"/>
        <w:ind w:left="2880" w:hanging="2880"/>
      </w:pPr>
      <w:r>
        <w:t>[MDR]</w:t>
      </w:r>
      <w:r>
        <w:tab/>
      </w:r>
      <w:r w:rsidRPr="00E745D4">
        <w:rPr>
          <w:i/>
        </w:rPr>
        <w:t>ISO/IEC 11179, Information Technology, -- Metadata registries</w:t>
      </w:r>
      <w:proofErr w:type="gramStart"/>
      <w:r>
        <w:t xml:space="preserve">,          </w:t>
      </w:r>
      <w:proofErr w:type="gramEnd"/>
      <w:r w:rsidR="00371273">
        <w:fldChar w:fldCharType="begin"/>
      </w:r>
      <w:r w:rsidR="00371273">
        <w:instrText xml:space="preserve"> HYPERLINK "http://metadata-standards.org/11179/" \o "http://metadata-standards.org/11179/" </w:instrText>
      </w:r>
      <w:r w:rsidR="00371273">
        <w:fldChar w:fldCharType="separate"/>
      </w:r>
      <w:r w:rsidRPr="00D30D07">
        <w:rPr>
          <w:rStyle w:val="Hyperlink"/>
        </w:rPr>
        <w:t>http://metadata-standards.org/11179/</w:t>
      </w:r>
      <w:r w:rsidR="00371273">
        <w:rPr>
          <w:rStyle w:val="Hyperlink"/>
        </w:rPr>
        <w:fldChar w:fldCharType="end"/>
      </w:r>
    </w:p>
    <w:p w14:paraId="6D7ECC01" w14:textId="77777777" w:rsidR="002F1445" w:rsidRDefault="002F1445" w:rsidP="002F1445">
      <w:pPr>
        <w:pStyle w:val="Body"/>
        <w:ind w:left="2880" w:hanging="2880"/>
      </w:pPr>
      <w:r>
        <w:t>[NIEM]</w:t>
      </w:r>
      <w:r>
        <w:tab/>
        <w:t xml:space="preserve">OMG </w:t>
      </w:r>
      <w:r w:rsidRPr="007B4AFD">
        <w:rPr>
          <w:i/>
        </w:rPr>
        <w:t>UML Profile for NIEM Version 1.0</w:t>
      </w:r>
      <w:proofErr w:type="gramStart"/>
      <w:r>
        <w:t xml:space="preserve">,                 </w:t>
      </w:r>
      <w:proofErr w:type="gramEnd"/>
      <w:r w:rsidR="00371273">
        <w:fldChar w:fldCharType="begin"/>
      </w:r>
      <w:r w:rsidR="00371273">
        <w:instrText xml:space="preserve"> HYPERLINK "http://www.omg.org/spec/NIEM-UML/1.0/" \o "http://www.omg.org/spec/NIEM-UML/1.0/" </w:instrText>
      </w:r>
      <w:r w:rsidR="00371273">
        <w:fldChar w:fldCharType="separate"/>
      </w:r>
      <w:r w:rsidRPr="004D7159">
        <w:rPr>
          <w:rStyle w:val="Hyperlink"/>
        </w:rPr>
        <w:t>http://www.omg.org/spec/NIEM-UML/1.0/</w:t>
      </w:r>
      <w:r w:rsidR="00371273">
        <w:rPr>
          <w:rStyle w:val="Hyperlink"/>
        </w:rPr>
        <w:fldChar w:fldCharType="end"/>
      </w:r>
      <w:r>
        <w:t xml:space="preserve"> </w:t>
      </w:r>
    </w:p>
    <w:p w14:paraId="3465432B" w14:textId="77777777" w:rsidR="002F1445" w:rsidRDefault="002F1445" w:rsidP="002F1445">
      <w:pPr>
        <w:pStyle w:val="Body"/>
        <w:ind w:left="2880" w:hanging="2880"/>
      </w:pPr>
      <w:r>
        <w:t>[OCL]</w:t>
      </w:r>
      <w:r>
        <w:tab/>
        <w:t xml:space="preserve">OMG </w:t>
      </w:r>
      <w:r w:rsidRPr="004D7159">
        <w:rPr>
          <w:i/>
        </w:rPr>
        <w:t>Object Constraint Language (OCL), Version 2.4</w:t>
      </w:r>
      <w:r>
        <w:t xml:space="preserve">, </w:t>
      </w:r>
      <w:hyperlink r:id="rId20" w:history="1">
        <w:r w:rsidRPr="00162656">
          <w:rPr>
            <w:rStyle w:val="Hyperlink"/>
          </w:rPr>
          <w:t>http://www.omg.org/spec/OCL/2.4/</w:t>
        </w:r>
      </w:hyperlink>
      <w:r>
        <w:t xml:space="preserve"> </w:t>
      </w:r>
    </w:p>
    <w:p w14:paraId="2BCE8564" w14:textId="77777777" w:rsidR="002F1445" w:rsidRDefault="002F1445" w:rsidP="002F1445">
      <w:pPr>
        <w:pStyle w:val="Body"/>
        <w:ind w:left="2880" w:hanging="2880"/>
      </w:pPr>
      <w:r>
        <w:t>[ODM]</w:t>
      </w:r>
      <w:r>
        <w:tab/>
        <w:t xml:space="preserve">OMG </w:t>
      </w:r>
      <w:r w:rsidRPr="00902CB5">
        <w:rPr>
          <w:i/>
        </w:rPr>
        <w:t>Ontology Definition Metamodel (ODM) Version 1.1</w:t>
      </w:r>
      <w:r>
        <w:t xml:space="preserve">, </w:t>
      </w:r>
      <w:hyperlink r:id="rId21" w:history="1">
        <w:r w:rsidRPr="00162656">
          <w:rPr>
            <w:rStyle w:val="Hyperlink"/>
          </w:rPr>
          <w:t>http://www.omg.org/spec/ODM/1.1/</w:t>
        </w:r>
      </w:hyperlink>
      <w:r>
        <w:t xml:space="preserve"> </w:t>
      </w:r>
    </w:p>
    <w:p w14:paraId="2CE00CB8" w14:textId="77777777" w:rsidR="002F1445" w:rsidRDefault="002F1445" w:rsidP="002F1445">
      <w:pPr>
        <w:pStyle w:val="Body"/>
        <w:ind w:left="2880" w:hanging="2880"/>
      </w:pPr>
      <w:r>
        <w:t>[QVT]</w:t>
      </w:r>
      <w:r>
        <w:tab/>
        <w:t xml:space="preserve">OMG </w:t>
      </w:r>
      <w:r w:rsidRPr="00C219B7">
        <w:rPr>
          <w:i/>
        </w:rPr>
        <w:t>Meta Object Facility (MOF) 2.0 Query/View/Transformation, V1.2 (Beta)</w:t>
      </w:r>
      <w:r>
        <w:t xml:space="preserve">, </w:t>
      </w:r>
      <w:hyperlink r:id="rId22" w:history="1">
        <w:r w:rsidRPr="00162656">
          <w:rPr>
            <w:rStyle w:val="Hyperlink"/>
          </w:rPr>
          <w:t>http://www.omg.org/spec/QVT/1.2/Beta/</w:t>
        </w:r>
      </w:hyperlink>
      <w:r>
        <w:t xml:space="preserve"> </w:t>
      </w:r>
    </w:p>
    <w:p w14:paraId="2A54BBF2" w14:textId="77777777" w:rsidR="002F1445" w:rsidRDefault="002F1445" w:rsidP="002F1445">
      <w:pPr>
        <w:pStyle w:val="Body"/>
        <w:ind w:left="2880" w:hanging="2880"/>
      </w:pPr>
      <w:r>
        <w:t>[UML]</w:t>
      </w:r>
      <w:r>
        <w:tab/>
        <w:t xml:space="preserve">OMG </w:t>
      </w:r>
      <w:r w:rsidRPr="0016679B">
        <w:rPr>
          <w:i/>
        </w:rPr>
        <w:t>Unified Modeling Language (UML) Version 2.5 – Beta 2</w:t>
      </w:r>
      <w:r>
        <w:t xml:space="preserve">, </w:t>
      </w:r>
      <w:hyperlink r:id="rId23" w:history="1">
        <w:r w:rsidRPr="00162656">
          <w:rPr>
            <w:rStyle w:val="Hyperlink"/>
          </w:rPr>
          <w:t>http://www.omg.org/spec/UML/2.5/Beta2/</w:t>
        </w:r>
      </w:hyperlink>
      <w:r>
        <w:t xml:space="preserve"> </w:t>
      </w:r>
    </w:p>
    <w:p w14:paraId="0FBB093C" w14:textId="77777777" w:rsidR="002F1445" w:rsidRDefault="002F1445" w:rsidP="002F1445">
      <w:pPr>
        <w:pStyle w:val="BodyText"/>
        <w:spacing w:after="283"/>
      </w:pPr>
    </w:p>
    <w:p w14:paraId="155DFFDE" w14:textId="77777777" w:rsidR="002F1445" w:rsidRDefault="002F1445" w:rsidP="00860763">
      <w:pPr>
        <w:pStyle w:val="Heading1"/>
      </w:pPr>
      <w:bookmarkStart w:id="16" w:name="_Toc321988970"/>
      <w:bookmarkStart w:id="17" w:name="_Toc285534686"/>
      <w:r>
        <w:t>Terms and Definitions</w:t>
      </w:r>
      <w:bookmarkEnd w:id="16"/>
      <w:bookmarkEnd w:id="17"/>
    </w:p>
    <w:p w14:paraId="522D9C8C" w14:textId="77777777" w:rsidR="002F1445" w:rsidRDefault="002F1445" w:rsidP="002F1445">
      <w:pPr>
        <w:pStyle w:val="Body"/>
      </w:pPr>
      <w:r>
        <w:t xml:space="preserve">For the purposes of this specification, the following terms and definitions apply. </w:t>
      </w:r>
    </w:p>
    <w:p w14:paraId="3ADB89D7" w14:textId="77777777" w:rsidR="002F1445" w:rsidRDefault="002F1445" w:rsidP="002F1445">
      <w:pPr>
        <w:pStyle w:val="class-itemdescription"/>
      </w:pPr>
      <w:r>
        <w:t>Archetype</w:t>
      </w:r>
    </w:p>
    <w:p w14:paraId="1343D4ED" w14:textId="77777777" w:rsidR="002F1445" w:rsidRDefault="002F1445" w:rsidP="002F1445">
      <w:pPr>
        <w:pStyle w:val="class-itemdescription"/>
        <w:rPr>
          <w:rFonts w:ascii="Times New Roman" w:hAnsi="Times New Roman"/>
          <w:b w:val="0"/>
        </w:rPr>
      </w:pPr>
      <w:r w:rsidRPr="006B41F6">
        <w:rPr>
          <w:rFonts w:ascii="Times New Roman" w:hAnsi="Times New Roman"/>
          <w:b w:val="0"/>
        </w:rPr>
        <w:t>An archetype is a re-usable formal definition of domain level information defined in terms of constraints on an information model. The key feature of the archetype approach to computing is a complete separation of information models (such as object models of software</w:t>
      </w:r>
      <w:r>
        <w:rPr>
          <w:rFonts w:ascii="Times New Roman" w:hAnsi="Times New Roman"/>
          <w:b w:val="0"/>
        </w:rPr>
        <w:t xml:space="preserve"> or</w:t>
      </w:r>
      <w:r w:rsidRPr="006B41F6">
        <w:rPr>
          <w:rFonts w:ascii="Times New Roman" w:hAnsi="Times New Roman"/>
          <w:b w:val="0"/>
        </w:rPr>
        <w:t xml:space="preserve"> models of database schemas) from domain models.</w:t>
      </w:r>
      <w:r>
        <w:rPr>
          <w:rFonts w:ascii="Times New Roman" w:hAnsi="Times New Roman"/>
          <w:b w:val="0"/>
        </w:rPr>
        <w:t xml:space="preserve"> </w:t>
      </w:r>
    </w:p>
    <w:p w14:paraId="2C4C3714" w14:textId="77777777" w:rsidR="002F1445" w:rsidRDefault="002F1445" w:rsidP="002F1445">
      <w:pPr>
        <w:pStyle w:val="class-itemdescription"/>
      </w:pPr>
      <w:r>
        <w:t>Archetype Definition Language (ADL)</w:t>
      </w:r>
    </w:p>
    <w:p w14:paraId="02E9CFD6" w14:textId="77777777" w:rsidR="002F1445" w:rsidRDefault="002F1445" w:rsidP="002F1445">
      <w:pPr>
        <w:pStyle w:val="Body"/>
      </w:pPr>
      <w:r>
        <w:t>ADL is a</w:t>
      </w:r>
      <w:r w:rsidRPr="002B6258">
        <w:t xml:space="preserve"> formal language for expressing archetypes. It provides a formal, textual syntax for describing constraints on any </w:t>
      </w:r>
      <w:r w:rsidRPr="00CC40C0">
        <w:t>domain</w:t>
      </w:r>
      <w:r w:rsidRPr="002B6258">
        <w:t xml:space="preserve"> entity whose data is described by an information model (also known as the 'underlying reference model'). The ADL syntax is semantically equivalent to the AOM and represents one possible serialization of the AOM. The current version of ADL is known as 'ADL </w:t>
      </w:r>
      <w:r>
        <w:t>2</w:t>
      </w:r>
      <w:r w:rsidRPr="002B6258">
        <w:t>'.</w:t>
      </w:r>
      <w:r>
        <w:t xml:space="preserve"> </w:t>
      </w:r>
    </w:p>
    <w:p w14:paraId="5ED708DA" w14:textId="77777777" w:rsidR="002F1445" w:rsidRDefault="002F1445" w:rsidP="002F1445">
      <w:pPr>
        <w:pStyle w:val="class-itemdescription"/>
      </w:pPr>
      <w:r>
        <w:t>Archetype Instance</w:t>
      </w:r>
    </w:p>
    <w:p w14:paraId="7A7B714E" w14:textId="77777777" w:rsidR="002F1445" w:rsidRDefault="002F1445" w:rsidP="002F1445">
      <w:pPr>
        <w:pStyle w:val="Body"/>
      </w:pPr>
      <w:r w:rsidRPr="0026441C">
        <w:t>A</w:t>
      </w:r>
      <w:r>
        <w:t>n archetype instance is a</w:t>
      </w:r>
      <w:r w:rsidRPr="0026441C">
        <w:t xml:space="preserve"> single instantiation of data conforming to a specific archetype. In the context of CIMI this data will typically be clinical.</w:t>
      </w:r>
      <w:r>
        <w:t xml:space="preserve"> </w:t>
      </w:r>
    </w:p>
    <w:p w14:paraId="6CB6B392" w14:textId="77777777" w:rsidR="002F1445" w:rsidRDefault="002F1445" w:rsidP="002F1445">
      <w:pPr>
        <w:pStyle w:val="class-itemdescription"/>
      </w:pPr>
      <w:r>
        <w:t>Archetype Model (AM)</w:t>
      </w:r>
    </w:p>
    <w:p w14:paraId="3813DA28" w14:textId="77777777" w:rsidR="002F1445" w:rsidRPr="002E6057" w:rsidRDefault="002F1445" w:rsidP="002F1445">
      <w:pPr>
        <w:pStyle w:val="Body"/>
      </w:pPr>
      <w:r w:rsidRPr="002E6057">
        <w:t>A</w:t>
      </w:r>
      <w:r>
        <w:t>n AM is a</w:t>
      </w:r>
      <w:r w:rsidRPr="002E6057">
        <w:t xml:space="preserve"> re-usable, formal model of a</w:t>
      </w:r>
      <w:r>
        <w:t>n archetype</w:t>
      </w:r>
      <w:r w:rsidRPr="002E6057">
        <w:t xml:space="preserve"> expressed as a computab</w:t>
      </w:r>
      <w:r>
        <w:t>le set of constraint statements</w:t>
      </w:r>
      <w:r w:rsidRPr="002E6057">
        <w:t xml:space="preserve"> on an underlying reference model (URM). Concepts that can be modeled using archetypes include weight measurement, blood pressure, microbiology results, discharge referral, prescription,</w:t>
      </w:r>
      <w:r>
        <w:t xml:space="preserve"> or</w:t>
      </w:r>
      <w:r w:rsidRPr="002E6057">
        <w:t xml:space="preserve"> diagnosis. CIMI archetypes will be represented as an instance of the ‘Archetype Object Model’. </w:t>
      </w:r>
    </w:p>
    <w:p w14:paraId="6CA4FC95" w14:textId="77777777" w:rsidR="002F1445" w:rsidRDefault="002F1445" w:rsidP="002F1445">
      <w:pPr>
        <w:pStyle w:val="class-itemdescription"/>
      </w:pPr>
      <w:r>
        <w:t>Archetype Object Model (AOM)</w:t>
      </w:r>
    </w:p>
    <w:p w14:paraId="107AC7FC" w14:textId="77777777" w:rsidR="002F1445" w:rsidRDefault="002F1445" w:rsidP="002F1445">
      <w:pPr>
        <w:pStyle w:val="Body"/>
      </w:pPr>
      <w:r>
        <w:t>T</w:t>
      </w:r>
      <w:r w:rsidRPr="001633AA">
        <w:t xml:space="preserve">he </w:t>
      </w:r>
      <w:r>
        <w:t xml:space="preserve">AOM is the </w:t>
      </w:r>
      <w:r w:rsidRPr="001633AA">
        <w:t xml:space="preserve">definitive expression of archetype semantics and is independent of any particular syntax. </w:t>
      </w:r>
      <w:r>
        <w:t>It</w:t>
      </w:r>
      <w:r w:rsidRPr="001633AA">
        <w:t xml:space="preserve"> is defined as an object model using a UML class diagram. It is a generic model, meaning it can be used to express archetypes for any reference model in a standard way. Version 1.4 of the AOM was standardized in ISO-13606</w:t>
      </w:r>
      <w:proofErr w:type="gramStart"/>
      <w:r w:rsidRPr="001633AA">
        <w:t>:2</w:t>
      </w:r>
      <w:proofErr w:type="gramEnd"/>
      <w:r w:rsidRPr="001633AA">
        <w:t xml:space="preserve">. The current version is known as 'AOM </w:t>
      </w:r>
      <w:r>
        <w:t>2</w:t>
      </w:r>
      <w:r w:rsidRPr="001633AA">
        <w:t>'.</w:t>
      </w:r>
      <w:r>
        <w:t xml:space="preserve"> </w:t>
      </w:r>
    </w:p>
    <w:p w14:paraId="5156B8BB" w14:textId="77777777" w:rsidR="002F1445" w:rsidRDefault="002F1445" w:rsidP="002F1445">
      <w:pPr>
        <w:pStyle w:val="class-itemdescription"/>
      </w:pPr>
      <w:r>
        <w:t>Archetype Query Language (AQL)</w:t>
      </w:r>
    </w:p>
    <w:p w14:paraId="06F9C1E4" w14:textId="77777777" w:rsidR="002F1445" w:rsidRDefault="002F1445" w:rsidP="002F1445">
      <w:pPr>
        <w:pStyle w:val="Body"/>
      </w:pPr>
      <w:r>
        <w:t>The AQL is a</w:t>
      </w:r>
      <w:r w:rsidRPr="00EE0BDC">
        <w:t xml:space="preserve"> declarative query language developed specifically for expressing queries used for searching and retrieving the clinical data found in archetype-based EHRs. AQL expresses queries at the archetype level, i.e. semantic level, </w:t>
      </w:r>
      <w:r>
        <w:t>and not</w:t>
      </w:r>
      <w:r w:rsidRPr="00EE0BDC">
        <w:t xml:space="preserve"> at the data instance level. This is key </w:t>
      </w:r>
      <w:r>
        <w:t>to</w:t>
      </w:r>
      <w:r w:rsidRPr="00EE0BDC">
        <w:t xml:space="preserve"> achieving shar</w:t>
      </w:r>
      <w:r>
        <w:t>ed</w:t>
      </w:r>
      <w:r w:rsidRPr="00EE0BDC">
        <w:t xml:space="preserve"> queries across system or enterprise boundaries.</w:t>
      </w:r>
      <w:r>
        <w:t xml:space="preserve"> </w:t>
      </w:r>
    </w:p>
    <w:p w14:paraId="36900725" w14:textId="77777777" w:rsidR="002F1445" w:rsidRDefault="002F1445" w:rsidP="002F1445">
      <w:pPr>
        <w:pStyle w:val="class-itemdescription"/>
      </w:pPr>
      <w:r>
        <w:t>Clinical Data Repository (CDR)</w:t>
      </w:r>
    </w:p>
    <w:p w14:paraId="4E6EDC93" w14:textId="77777777" w:rsidR="002F1445" w:rsidRDefault="002F1445" w:rsidP="002F1445">
      <w:pPr>
        <w:pStyle w:val="Body"/>
      </w:pPr>
      <w:r w:rsidRPr="00537D9A">
        <w:t>A</w:t>
      </w:r>
      <w:r>
        <w:t xml:space="preserve"> CDR is a</w:t>
      </w:r>
      <w:r w:rsidRPr="00537D9A">
        <w:t xml:space="preserve"> data store hold</w:t>
      </w:r>
      <w:r>
        <w:t>ing</w:t>
      </w:r>
      <w:r w:rsidRPr="00537D9A">
        <w:t xml:space="preserve"> and manag</w:t>
      </w:r>
      <w:r>
        <w:t>ing</w:t>
      </w:r>
      <w:r w:rsidRPr="00537D9A">
        <w:t xml:space="preserve"> clinical data collected from service encounters at the point-of-service locations</w:t>
      </w:r>
      <w:r>
        <w:t xml:space="preserve"> such as</w:t>
      </w:r>
      <w:r w:rsidRPr="00537D9A">
        <w:t xml:space="preserve"> hospitals, clinics, etc.</w:t>
      </w:r>
    </w:p>
    <w:p w14:paraId="0E10CDD8" w14:textId="77777777" w:rsidR="002F1445" w:rsidRDefault="002F1445" w:rsidP="002F1445">
      <w:pPr>
        <w:pStyle w:val="class-itemdescription"/>
      </w:pPr>
      <w:r>
        <w:t>Clinical Document Architecture (CDA)</w:t>
      </w:r>
    </w:p>
    <w:p w14:paraId="35B59429" w14:textId="77777777" w:rsidR="002F1445" w:rsidRDefault="002F1445" w:rsidP="002F1445">
      <w:pPr>
        <w:pStyle w:val="Body"/>
      </w:pPr>
      <w:r>
        <w:t>A CDA is a</w:t>
      </w:r>
      <w:r w:rsidRPr="00537D9A">
        <w:t xml:space="preserve">n </w:t>
      </w:r>
      <w:r>
        <w:t xml:space="preserve">HL7 </w:t>
      </w:r>
      <w:r w:rsidRPr="00537D9A">
        <w:t>XML-based markup standard intended to specify the encoding, structure</w:t>
      </w:r>
      <w:r>
        <w:t>,</w:t>
      </w:r>
      <w:r w:rsidRPr="00537D9A">
        <w:t xml:space="preserve"> and semantics of clinical documents for exchange.</w:t>
      </w:r>
    </w:p>
    <w:p w14:paraId="1201C7AF" w14:textId="77777777" w:rsidR="002F1445" w:rsidRDefault="002F1445" w:rsidP="002F1445">
      <w:pPr>
        <w:pStyle w:val="class-itemdescription"/>
      </w:pPr>
      <w:r>
        <w:t>Clinical Information Model (CIM)</w:t>
      </w:r>
    </w:p>
    <w:p w14:paraId="69562F6E" w14:textId="77777777" w:rsidR="002F1445" w:rsidRDefault="002F1445" w:rsidP="002F1445">
      <w:pPr>
        <w:pStyle w:val="Body"/>
      </w:pPr>
      <w:r w:rsidRPr="00537D9A">
        <w:t xml:space="preserve">A </w:t>
      </w:r>
      <w:r>
        <w:t xml:space="preserve">CIM is a </w:t>
      </w:r>
      <w:r w:rsidRPr="00537D9A">
        <w:t>representation of the structured clinical information (including relationships, constraints and terminology) describ</w:t>
      </w:r>
      <w:r>
        <w:t>ing</w:t>
      </w:r>
      <w:r w:rsidRPr="00537D9A">
        <w:t xml:space="preserve"> a specific clinical concept - e.g. a blood pressure observation, a Discharge Summary, or a Medication Order.</w:t>
      </w:r>
      <w:r>
        <w:t xml:space="preserve"> </w:t>
      </w:r>
    </w:p>
    <w:p w14:paraId="2A668B45" w14:textId="77777777" w:rsidR="002F1445" w:rsidRDefault="002F1445" w:rsidP="002F1445">
      <w:pPr>
        <w:pStyle w:val="class-itemdescription"/>
      </w:pPr>
      <w:r>
        <w:t>Clinical Information Modeling Initiative (CIMI)</w:t>
      </w:r>
    </w:p>
    <w:p w14:paraId="3AF996A8" w14:textId="77777777" w:rsidR="002F1445" w:rsidRDefault="002F1445" w:rsidP="002F1445">
      <w:pPr>
        <w:pStyle w:val="Body"/>
      </w:pPr>
      <w:r>
        <w:t>CIMI is a</w:t>
      </w:r>
      <w:r w:rsidRPr="006A2164">
        <w:t xml:space="preserve">n initiative established to </w:t>
      </w:r>
      <w:r>
        <w:t>“</w:t>
      </w:r>
      <w:r w:rsidRPr="006A2164">
        <w:t>improve the interoperability of healthcare information systems through shared implementab</w:t>
      </w:r>
      <w:r>
        <w:t xml:space="preserve">le clinical information models.” </w:t>
      </w:r>
    </w:p>
    <w:p w14:paraId="1415748A" w14:textId="77777777" w:rsidR="002F1445" w:rsidRDefault="002F1445" w:rsidP="002F1445">
      <w:pPr>
        <w:pStyle w:val="class-itemdescription"/>
      </w:pPr>
      <w:r>
        <w:t>Clinical Information Modeling Initiative (CIMI) Reference Model (RM)</w:t>
      </w:r>
    </w:p>
    <w:p w14:paraId="16248CE1" w14:textId="77777777" w:rsidR="002F1445" w:rsidRDefault="002F1445" w:rsidP="002F1445">
      <w:pPr>
        <w:pStyle w:val="Body"/>
      </w:pPr>
      <w:r>
        <w:t>T</w:t>
      </w:r>
      <w:r w:rsidRPr="00C65884">
        <w:t>he</w:t>
      </w:r>
      <w:r>
        <w:t xml:space="preserve"> CIMI RM</w:t>
      </w:r>
      <w:r w:rsidRPr="00C65884">
        <w:t xml:space="preserve"> </w:t>
      </w:r>
      <w:r>
        <w:t>is the u</w:t>
      </w:r>
      <w:r w:rsidRPr="00C65884">
        <w:t>nderlying Reference Model on which CIMI's clinical models (i.e. archetypes) are defined. This reference model defines a rigorous and stable set of modeling patterns, including a set of complex data</w:t>
      </w:r>
      <w:r>
        <w:t xml:space="preserve"> </w:t>
      </w:r>
      <w:r w:rsidRPr="00C65884">
        <w:t xml:space="preserve">types, information patterns (e.g. data, qualifier, state), and structural patterns (e.g. composition, entry, tree). All CIMI clinical models (i.e. archetypes) will be defined by constraining the CIMI </w:t>
      </w:r>
      <w:r>
        <w:t>RM</w:t>
      </w:r>
      <w:r w:rsidRPr="00C65884">
        <w:t xml:space="preserve">. The </w:t>
      </w:r>
      <w:r>
        <w:t>RM</w:t>
      </w:r>
      <w:r w:rsidRPr="00C65884">
        <w:t xml:space="preserve"> is intended to be instantiated with patient </w:t>
      </w:r>
      <w:proofErr w:type="gramStart"/>
      <w:r w:rsidRPr="00C65884">
        <w:t>data which</w:t>
      </w:r>
      <w:proofErr w:type="gramEnd"/>
      <w:r w:rsidRPr="00C65884">
        <w:t xml:space="preserve"> conforms to the constraints defined by the associated clinical model.</w:t>
      </w:r>
      <w:r>
        <w:t xml:space="preserve"> </w:t>
      </w:r>
    </w:p>
    <w:p w14:paraId="133D56CD" w14:textId="77777777" w:rsidR="002F1445" w:rsidRDefault="002F1445" w:rsidP="002F1445">
      <w:pPr>
        <w:pStyle w:val="class-itemdescription"/>
      </w:pPr>
      <w:r>
        <w:t>Clinical Model Governance</w:t>
      </w:r>
    </w:p>
    <w:p w14:paraId="3337BFC1" w14:textId="77777777" w:rsidR="002F1445" w:rsidRDefault="002F1445" w:rsidP="002F1445">
      <w:pPr>
        <w:pStyle w:val="Body"/>
      </w:pPr>
      <w:r>
        <w:t>Clinical Model Governance is a</w:t>
      </w:r>
      <w:r w:rsidRPr="006A2164">
        <w:t xml:space="preserve"> set of policies and processes through which the high clinical quality of all clinical artifacts</w:t>
      </w:r>
      <w:r>
        <w:t xml:space="preserve"> (including clinical models and-or archetypes) is maintained</w:t>
      </w:r>
      <w:r w:rsidRPr="006A2164">
        <w:t xml:space="preserve"> during creation, storage, verification, maintenance, and distribution, by, for</w:t>
      </w:r>
      <w:r>
        <w:t>,</w:t>
      </w:r>
      <w:r w:rsidRPr="006A2164">
        <w:t xml:space="preserve"> and on behalf of CIMI.</w:t>
      </w:r>
    </w:p>
    <w:p w14:paraId="7CC41B50" w14:textId="77777777" w:rsidR="002F1445" w:rsidRDefault="002F1445" w:rsidP="002F1445">
      <w:pPr>
        <w:pStyle w:val="class-itemdescription"/>
      </w:pPr>
      <w:r>
        <w:t>Clinical Model Repository</w:t>
      </w:r>
    </w:p>
    <w:p w14:paraId="0A58C1DA" w14:textId="77777777" w:rsidR="002F1445" w:rsidRDefault="002F1445" w:rsidP="002F1445">
      <w:pPr>
        <w:pStyle w:val="Body"/>
      </w:pPr>
      <w:r>
        <w:t xml:space="preserve">The Clinical Model Repository is a </w:t>
      </w:r>
      <w:r w:rsidRPr="003806B1">
        <w:t>data store ho</w:t>
      </w:r>
      <w:r>
        <w:t>lding clinical information models and associated artifacts</w:t>
      </w:r>
      <w:r w:rsidRPr="003806B1">
        <w:t xml:space="preserve"> in an agreed sharable format.</w:t>
      </w:r>
      <w:r>
        <w:t xml:space="preserve"> </w:t>
      </w:r>
    </w:p>
    <w:p w14:paraId="0A11905B" w14:textId="77777777" w:rsidR="002F1445" w:rsidRDefault="002F1445" w:rsidP="002F1445">
      <w:pPr>
        <w:pStyle w:val="class-itemdescription"/>
      </w:pPr>
      <w:r>
        <w:t>Clinical Model Verification</w:t>
      </w:r>
    </w:p>
    <w:p w14:paraId="5EDBA376" w14:textId="77777777" w:rsidR="002F1445" w:rsidRPr="00D21BBA" w:rsidRDefault="002F1445" w:rsidP="002F1445">
      <w:pPr>
        <w:pStyle w:val="class-itemdescription"/>
        <w:rPr>
          <w:rFonts w:ascii="Times New Roman" w:hAnsi="Times New Roman"/>
          <w:b w:val="0"/>
        </w:rPr>
      </w:pPr>
      <w:r>
        <w:rPr>
          <w:rFonts w:ascii="Times New Roman" w:hAnsi="Times New Roman"/>
          <w:b w:val="0"/>
        </w:rPr>
        <w:t>Clinical Model Verification is t</w:t>
      </w:r>
      <w:r w:rsidRPr="00D21BBA">
        <w:rPr>
          <w:rFonts w:ascii="Times New Roman" w:hAnsi="Times New Roman"/>
          <w:b w:val="0"/>
        </w:rPr>
        <w:t>he act of reviewing, inspecting</w:t>
      </w:r>
      <w:r>
        <w:rPr>
          <w:rFonts w:ascii="Times New Roman" w:hAnsi="Times New Roman"/>
          <w:b w:val="0"/>
        </w:rPr>
        <w:t>,</w:t>
      </w:r>
      <w:r w:rsidRPr="00D21BBA">
        <w:rPr>
          <w:rFonts w:ascii="Times New Roman" w:hAnsi="Times New Roman"/>
          <w:b w:val="0"/>
        </w:rPr>
        <w:t xml:space="preserve"> or testing in order to establish a </w:t>
      </w:r>
      <w:r>
        <w:rPr>
          <w:rFonts w:ascii="Times New Roman" w:hAnsi="Times New Roman"/>
          <w:b w:val="0"/>
        </w:rPr>
        <w:t xml:space="preserve">clinical model </w:t>
      </w:r>
      <w:r w:rsidRPr="00D21BBA">
        <w:rPr>
          <w:rFonts w:ascii="Times New Roman" w:hAnsi="Times New Roman"/>
          <w:b w:val="0"/>
        </w:rPr>
        <w:t xml:space="preserve">specification meets appropriate clinical safety and quality standards. </w:t>
      </w:r>
    </w:p>
    <w:p w14:paraId="2B1ACCBF" w14:textId="77777777" w:rsidR="002F1445" w:rsidRDefault="002F1445" w:rsidP="002F1445">
      <w:pPr>
        <w:pStyle w:val="class-itemdescription"/>
      </w:pPr>
      <w:r>
        <w:t>Clinical Modeling Language</w:t>
      </w:r>
    </w:p>
    <w:p w14:paraId="3E2D7DEC" w14:textId="77777777" w:rsidR="002F1445" w:rsidRDefault="002F1445" w:rsidP="002F1445">
      <w:pPr>
        <w:pStyle w:val="Body"/>
      </w:pPr>
      <w:r w:rsidRPr="003806B1">
        <w:t>A</w:t>
      </w:r>
      <w:r>
        <w:t xml:space="preserve"> Clinical Modeling Language is a</w:t>
      </w:r>
      <w:r w:rsidRPr="003806B1">
        <w:t xml:space="preserve"> </w:t>
      </w:r>
      <w:r>
        <w:t xml:space="preserve">modeling </w:t>
      </w:r>
      <w:r w:rsidRPr="003806B1">
        <w:t xml:space="preserve">language </w:t>
      </w:r>
      <w:r>
        <w:t>defining</w:t>
      </w:r>
      <w:r w:rsidRPr="003806B1">
        <w:t xml:space="preserve"> clinical information models.</w:t>
      </w:r>
    </w:p>
    <w:p w14:paraId="7244ABF6" w14:textId="77777777" w:rsidR="002F1445" w:rsidRDefault="002F1445" w:rsidP="002F1445">
      <w:pPr>
        <w:pStyle w:val="class-itemdescription"/>
      </w:pPr>
      <w:r>
        <w:t>Clinical Requirement</w:t>
      </w:r>
    </w:p>
    <w:p w14:paraId="4F85E56B" w14:textId="77777777" w:rsidR="002F1445" w:rsidRDefault="002F1445" w:rsidP="002F1445">
      <w:pPr>
        <w:pStyle w:val="Body"/>
      </w:pPr>
      <w:r>
        <w:t xml:space="preserve">Clinical Requirements are requirements articulating clinical needs including </w:t>
      </w:r>
      <w:r w:rsidRPr="007D4BA0">
        <w:t>clinical practices, standards, guidelines, principles</w:t>
      </w:r>
      <w:r>
        <w:t>,</w:t>
      </w:r>
      <w:r w:rsidRPr="007D4BA0">
        <w:t xml:space="preserve"> </w:t>
      </w:r>
      <w:r>
        <w:t>and</w:t>
      </w:r>
      <w:r w:rsidRPr="007D4BA0">
        <w:t xml:space="preserve"> other clinical concepts.</w:t>
      </w:r>
      <w:r>
        <w:t xml:space="preserve"> </w:t>
      </w:r>
    </w:p>
    <w:p w14:paraId="5EBF06D2" w14:textId="77777777" w:rsidR="002F1445" w:rsidRDefault="002F1445" w:rsidP="002F1445">
      <w:pPr>
        <w:pStyle w:val="class-itemdescription"/>
      </w:pPr>
      <w:r>
        <w:t>Code System</w:t>
      </w:r>
    </w:p>
    <w:p w14:paraId="61759508" w14:textId="77777777" w:rsidR="002F1445" w:rsidRDefault="002F1445" w:rsidP="002F1445">
      <w:pPr>
        <w:pStyle w:val="Body"/>
      </w:pPr>
      <w:r w:rsidRPr="007D4BA0">
        <w:t>A</w:t>
      </w:r>
      <w:r>
        <w:t xml:space="preserve"> Code System is a</w:t>
      </w:r>
      <w:r w:rsidRPr="007D4BA0">
        <w:t xml:space="preserve"> managed collection of uniquely identifiable concepts with associated representations</w:t>
      </w:r>
      <w:r>
        <w:t>. A code system may also form an</w:t>
      </w:r>
      <w:r w:rsidRPr="007D4BA0">
        <w:t xml:space="preserve"> ontological system for representing a set of concepts, e.g. SNOMED-CT, LOINC, ICD-10, etc</w:t>
      </w:r>
      <w:r>
        <w:t xml:space="preserve">. </w:t>
      </w:r>
    </w:p>
    <w:p w14:paraId="76E33F93" w14:textId="77777777" w:rsidR="002F1445" w:rsidRDefault="002F1445" w:rsidP="002F1445">
      <w:pPr>
        <w:pStyle w:val="class-itemdescription"/>
      </w:pPr>
      <w:r>
        <w:t>Common Terminology Services 2 (CTS2)</w:t>
      </w:r>
    </w:p>
    <w:p w14:paraId="070AEB48" w14:textId="77777777" w:rsidR="002F1445" w:rsidRDefault="002F1445" w:rsidP="002F1445">
      <w:pPr>
        <w:pStyle w:val="Body"/>
      </w:pPr>
      <w:r>
        <w:t>CTS2 is an OMG</w:t>
      </w:r>
      <w:r w:rsidRPr="006C62AA">
        <w:t xml:space="preserve"> specification provid</w:t>
      </w:r>
      <w:r>
        <w:t>ing</w:t>
      </w:r>
      <w:r w:rsidRPr="006C62AA">
        <w:t xml:space="preserve"> a standard interface to disparate terminology sources. The Information Model specifies the structural definition, attributes</w:t>
      </w:r>
      <w:r>
        <w:t>,</w:t>
      </w:r>
      <w:r w:rsidRPr="006C62AA">
        <w:t xml:space="preserve"> and associations of </w:t>
      </w:r>
      <w:r>
        <w:t>r</w:t>
      </w:r>
      <w:r w:rsidRPr="006C62AA">
        <w:t>esources common to structured terminologies such as Code Systems, Binding Domains</w:t>
      </w:r>
      <w:r>
        <w:t>,</w:t>
      </w:r>
      <w:r w:rsidRPr="006C62AA">
        <w:t xml:space="preserve"> and Value Sets. The Computational Model specifies the service descriptions and interfaces needed to access and maintain structured terminologies.</w:t>
      </w:r>
      <w:r>
        <w:t xml:space="preserve"> </w:t>
      </w:r>
    </w:p>
    <w:p w14:paraId="48F0ECD1" w14:textId="77777777" w:rsidR="002F1445" w:rsidRDefault="002F1445" w:rsidP="002F1445">
      <w:pPr>
        <w:pStyle w:val="class-itemdescription"/>
      </w:pPr>
      <w:r>
        <w:t>Concept</w:t>
      </w:r>
    </w:p>
    <w:p w14:paraId="5DB9E896" w14:textId="77777777" w:rsidR="002F1445" w:rsidRDefault="002F1445" w:rsidP="002F1445">
      <w:pPr>
        <w:pStyle w:val="Body"/>
      </w:pPr>
      <w:r w:rsidRPr="00243557">
        <w:t xml:space="preserve">In information modeling, a concept </w:t>
      </w:r>
      <w:r>
        <w:t>represents an “idea”</w:t>
      </w:r>
      <w:r w:rsidRPr="00243557">
        <w:t xml:space="preserve"> as a word or phrase in order to support human understanding, but may also be represented with a concept identifier in order to bind it to a controlled terminology or ontology.</w:t>
      </w:r>
      <w:r>
        <w:t xml:space="preserve"> </w:t>
      </w:r>
    </w:p>
    <w:p w14:paraId="401CBA74" w14:textId="77777777" w:rsidR="002F1445" w:rsidRDefault="002F1445" w:rsidP="002F1445">
      <w:pPr>
        <w:pStyle w:val="class-itemdescription"/>
      </w:pPr>
      <w:r>
        <w:t>Concept Domain</w:t>
      </w:r>
    </w:p>
    <w:p w14:paraId="2929C690" w14:textId="77777777" w:rsidR="002F1445" w:rsidRDefault="002F1445" w:rsidP="002F1445">
      <w:pPr>
        <w:pStyle w:val="Body"/>
      </w:pPr>
      <w:r w:rsidRPr="007A6DF6">
        <w:t xml:space="preserve">A </w:t>
      </w:r>
      <w:r>
        <w:t xml:space="preserve">Concept Domain is a </w:t>
      </w:r>
      <w:r w:rsidRPr="007A6DF6">
        <w:t>named category of like concepts bound to one or more coded elements in an information model. Concept Domains exist to constrain the intent of the coded element and are independent of any specific vocabulary, code system, or Realm. A Concept Domain provides a high level grouping for all things possible in a given domain from which value sets will be constructed</w:t>
      </w:r>
      <w:r>
        <w:t xml:space="preserve">.  </w:t>
      </w:r>
    </w:p>
    <w:p w14:paraId="42B354A9" w14:textId="77777777" w:rsidR="002F1445" w:rsidRDefault="002F1445" w:rsidP="002F1445">
      <w:pPr>
        <w:pStyle w:val="class-itemdescription"/>
      </w:pPr>
      <w:r>
        <w:t>Concept Domain Binding</w:t>
      </w:r>
    </w:p>
    <w:p w14:paraId="74C3A2C5" w14:textId="77777777" w:rsidR="002F1445" w:rsidRPr="00EB65E0" w:rsidRDefault="002F1445" w:rsidP="002F1445">
      <w:pPr>
        <w:pStyle w:val="class-itemdescription"/>
        <w:rPr>
          <w:rFonts w:ascii="Times New Roman" w:hAnsi="Times New Roman"/>
          <w:b w:val="0"/>
        </w:rPr>
      </w:pPr>
      <w:r>
        <w:rPr>
          <w:rFonts w:ascii="Times New Roman" w:hAnsi="Times New Roman"/>
          <w:b w:val="0"/>
        </w:rPr>
        <w:t>A Concept Domain Binding is t</w:t>
      </w:r>
      <w:r w:rsidRPr="008A7FC5" w:rsidDel="00AC0020">
        <w:rPr>
          <w:rFonts w:ascii="Times New Roman" w:hAnsi="Times New Roman"/>
          <w:b w:val="0"/>
        </w:rPr>
        <w:t>he association of a value set with a concept domain in a given context.</w:t>
      </w:r>
      <w:r w:rsidRPr="008A7FC5">
        <w:rPr>
          <w:rFonts w:ascii="Times New Roman" w:hAnsi="Times New Roman"/>
          <w:b w:val="0"/>
        </w:rPr>
        <w:t xml:space="preserve"> </w:t>
      </w:r>
    </w:p>
    <w:p w14:paraId="1048556F" w14:textId="77777777" w:rsidR="002F1445" w:rsidRDefault="002F1445" w:rsidP="002F1445">
      <w:pPr>
        <w:pStyle w:val="class-itemdescription"/>
      </w:pPr>
      <w:r>
        <w:t>Conceptual Information Model</w:t>
      </w:r>
    </w:p>
    <w:p w14:paraId="42022C29" w14:textId="77777777" w:rsidR="002F1445" w:rsidRDefault="002F1445" w:rsidP="002F1445">
      <w:pPr>
        <w:pStyle w:val="Body"/>
      </w:pPr>
      <w:r w:rsidRPr="007A6DF6" w:rsidDel="00AC0020">
        <w:t>A</w:t>
      </w:r>
      <w:r>
        <w:t xml:space="preserve"> Conceptual Information Model is a</w:t>
      </w:r>
      <w:r w:rsidRPr="007A6DF6" w:rsidDel="00AC0020">
        <w:t xml:space="preserve"> representation of real-world objects and their relationships and constraints as understood by domain experts. A conceptual model should include no implementation-specific details.</w:t>
      </w:r>
      <w:r>
        <w:t xml:space="preserve"> </w:t>
      </w:r>
    </w:p>
    <w:p w14:paraId="6864FA82" w14:textId="77777777" w:rsidR="002F1445" w:rsidRDefault="002F1445" w:rsidP="002F1445">
      <w:pPr>
        <w:pStyle w:val="class-itemdescription"/>
      </w:pPr>
      <w:r>
        <w:t>Conformance</w:t>
      </w:r>
    </w:p>
    <w:p w14:paraId="04EB305C" w14:textId="77777777" w:rsidR="002F1445" w:rsidRDefault="002F1445" w:rsidP="002F1445">
      <w:pPr>
        <w:pStyle w:val="Body"/>
      </w:pPr>
      <w:r>
        <w:t>Conformance is t</w:t>
      </w:r>
      <w:r w:rsidRPr="007279E9">
        <w:t>he requirement that those who participate in CIMI by contributing data components or creating and sharing ADL artifacts are following the agreed-upon procedures for doing so and that all documentation meets minimum criteria and the CIMI Naming and Design Rules where applicable.</w:t>
      </w:r>
    </w:p>
    <w:p w14:paraId="4DAAF8D0" w14:textId="77777777" w:rsidR="002F1445" w:rsidRDefault="002F1445" w:rsidP="002F1445">
      <w:pPr>
        <w:pStyle w:val="class-itemdescription"/>
      </w:pPr>
      <w:r>
        <w:t>Constraint Model</w:t>
      </w:r>
    </w:p>
    <w:p w14:paraId="331810AA" w14:textId="77777777" w:rsidR="002F1445" w:rsidRDefault="002F1445" w:rsidP="002F1445">
      <w:pPr>
        <w:pStyle w:val="Body"/>
      </w:pPr>
      <w:r w:rsidRPr="007279E9">
        <w:t>A</w:t>
      </w:r>
      <w:r>
        <w:t xml:space="preserve"> Constraint Model is a</w:t>
      </w:r>
      <w:r w:rsidRPr="007279E9">
        <w:t xml:space="preserve"> formal specification used for describing constraints on an Underlying Reference Model. The Constraint Model is used to express clinical information models (i.e. archetypes)</w:t>
      </w:r>
      <w:r>
        <w:t>, n</w:t>
      </w:r>
      <w:r w:rsidRPr="007279E9">
        <w:t>ot to be confused with the clinical information models that are instances of the constraint model.</w:t>
      </w:r>
      <w:r>
        <w:t xml:space="preserve"> </w:t>
      </w:r>
    </w:p>
    <w:p w14:paraId="3D442013" w14:textId="77777777" w:rsidR="002F1445" w:rsidRDefault="002F1445" w:rsidP="002F1445">
      <w:pPr>
        <w:pStyle w:val="class-itemdescription"/>
      </w:pPr>
      <w:r>
        <w:t>Detailed Clinical Model</w:t>
      </w:r>
    </w:p>
    <w:p w14:paraId="798F5C54" w14:textId="77777777" w:rsidR="002F1445" w:rsidRDefault="002F1445" w:rsidP="002F1445">
      <w:pPr>
        <w:pStyle w:val="Body"/>
      </w:pPr>
      <w:r w:rsidRPr="009524EA">
        <w:t>A</w:t>
      </w:r>
      <w:r>
        <w:t xml:space="preserve"> Detailed Clinical Model is a</w:t>
      </w:r>
      <w:r w:rsidRPr="009524EA">
        <w:t xml:space="preserve"> relatively small standalone information model designed to express a precise clinical concept in a standardized and reusable manner</w:t>
      </w:r>
      <w:r>
        <w:t xml:space="preserve">. </w:t>
      </w:r>
    </w:p>
    <w:p w14:paraId="0BD60425" w14:textId="77777777" w:rsidR="002F1445" w:rsidRDefault="002F1445" w:rsidP="002F1445">
      <w:pPr>
        <w:pStyle w:val="class-itemdescription"/>
      </w:pPr>
      <w:r>
        <w:t>Fully Defined Concept</w:t>
      </w:r>
    </w:p>
    <w:p w14:paraId="2C69BC36" w14:textId="77777777" w:rsidR="002F1445" w:rsidRDefault="002F1445" w:rsidP="002F1445">
      <w:pPr>
        <w:pStyle w:val="Body"/>
      </w:pPr>
      <w:r w:rsidRPr="00260320">
        <w:t>A</w:t>
      </w:r>
      <w:r>
        <w:t xml:space="preserve"> Fully Defined Concept is a</w:t>
      </w:r>
      <w:r w:rsidRPr="00260320">
        <w:t xml:space="preserve"> concept uniquely defined by a set of defining relationships.</w:t>
      </w:r>
    </w:p>
    <w:p w14:paraId="6F662301" w14:textId="77777777" w:rsidR="002F1445" w:rsidRDefault="002F1445" w:rsidP="002F1445">
      <w:pPr>
        <w:pStyle w:val="class-itemdescription"/>
      </w:pPr>
      <w:r>
        <w:t>Information Model</w:t>
      </w:r>
    </w:p>
    <w:p w14:paraId="3C59D0D4" w14:textId="77777777" w:rsidR="002F1445" w:rsidRDefault="002F1445" w:rsidP="002F1445">
      <w:pPr>
        <w:pStyle w:val="Body"/>
      </w:pPr>
      <w:r w:rsidRPr="0097735F">
        <w:t>A</w:t>
      </w:r>
      <w:r>
        <w:t>n Information Model is a</w:t>
      </w:r>
      <w:r w:rsidRPr="0097735F">
        <w:t xml:space="preserve"> structured representation of the information requirements of a domain including the classes of information required and their attributes, relationships</w:t>
      </w:r>
      <w:r>
        <w:t>,</w:t>
      </w:r>
      <w:r w:rsidRPr="0097735F">
        <w:t xml:space="preserve"> and constraints.</w:t>
      </w:r>
      <w:r>
        <w:t xml:space="preserve"> </w:t>
      </w:r>
    </w:p>
    <w:p w14:paraId="5CAD2B68" w14:textId="77777777" w:rsidR="002F1445" w:rsidRDefault="002F1445" w:rsidP="002F1445">
      <w:pPr>
        <w:pStyle w:val="class-itemdescription"/>
      </w:pPr>
      <w:r>
        <w:t>Node</w:t>
      </w:r>
    </w:p>
    <w:p w14:paraId="7A671F2D" w14:textId="77777777" w:rsidR="002F1445" w:rsidRDefault="002F1445" w:rsidP="002F1445">
      <w:pPr>
        <w:pStyle w:val="Body"/>
      </w:pPr>
      <w:r w:rsidRPr="00871B5D">
        <w:t>A</w:t>
      </w:r>
      <w:r>
        <w:t xml:space="preserve"> Node is a</w:t>
      </w:r>
      <w:r w:rsidRPr="00871B5D">
        <w:t xml:space="preserve"> named part of an information model.</w:t>
      </w:r>
      <w:r>
        <w:t xml:space="preserve"> </w:t>
      </w:r>
    </w:p>
    <w:p w14:paraId="6123FEDA" w14:textId="77777777" w:rsidR="002F1445" w:rsidRDefault="002F1445" w:rsidP="002F1445">
      <w:pPr>
        <w:pStyle w:val="class-itemdescription"/>
      </w:pPr>
      <w:r>
        <w:t>Ontology</w:t>
      </w:r>
    </w:p>
    <w:p w14:paraId="3CF4D4A0" w14:textId="77777777" w:rsidR="002F1445" w:rsidRDefault="002F1445" w:rsidP="002F1445">
      <w:pPr>
        <w:pStyle w:val="Body"/>
      </w:pPr>
      <w:proofErr w:type="gramStart"/>
      <w:r w:rsidRPr="001C5AB4">
        <w:t>A</w:t>
      </w:r>
      <w:r>
        <w:t>n Ontology</w:t>
      </w:r>
      <w:proofErr w:type="gramEnd"/>
      <w:r>
        <w:t xml:space="preserve"> is a</w:t>
      </w:r>
      <w:r w:rsidRPr="001C5AB4">
        <w:t xml:space="preserve"> formal representation of knowledge as a set of concept identifiers, terms describing the concepts so identified, and the relationships among them</w:t>
      </w:r>
      <w:r>
        <w:t xml:space="preserve">. </w:t>
      </w:r>
    </w:p>
    <w:p w14:paraId="178DD964" w14:textId="77777777" w:rsidR="002F1445" w:rsidRDefault="002F1445" w:rsidP="002F1445">
      <w:pPr>
        <w:pStyle w:val="class-itemdescription"/>
      </w:pPr>
      <w:r>
        <w:t>Reference Model</w:t>
      </w:r>
    </w:p>
    <w:p w14:paraId="37D98DF2" w14:textId="77777777" w:rsidR="002F1445" w:rsidRDefault="002F1445" w:rsidP="002F1445">
      <w:pPr>
        <w:pStyle w:val="Body"/>
      </w:pPr>
      <w:r>
        <w:t xml:space="preserve">A Reference Model is an information model </w:t>
      </w:r>
      <w:r w:rsidRPr="001C5AB4">
        <w:t>defin</w:t>
      </w:r>
      <w:r>
        <w:t>ing</w:t>
      </w:r>
      <w:r w:rsidRPr="001C5AB4">
        <w:t xml:space="preserve"> a set of modeling patterns upon which clinical models are defined.</w:t>
      </w:r>
      <w:r>
        <w:t xml:space="preserve"> </w:t>
      </w:r>
    </w:p>
    <w:p w14:paraId="302754BB" w14:textId="77777777" w:rsidR="002F1445" w:rsidRDefault="002F1445" w:rsidP="002F1445">
      <w:pPr>
        <w:pStyle w:val="class-itemdescription"/>
      </w:pPr>
      <w:r>
        <w:t>Reference Terminology</w:t>
      </w:r>
    </w:p>
    <w:p w14:paraId="6FEA5F46" w14:textId="77777777" w:rsidR="002F1445" w:rsidRDefault="002F1445" w:rsidP="002F1445">
      <w:pPr>
        <w:pStyle w:val="Body"/>
      </w:pPr>
      <w:r w:rsidRPr="00D0550C">
        <w:t>A</w:t>
      </w:r>
      <w:r>
        <w:t xml:space="preserve"> Reference Terminology is a</w:t>
      </w:r>
      <w:r w:rsidRPr="00D0550C">
        <w:t xml:space="preserve"> terminology designed to provide common semantics for diverse implementations.</w:t>
      </w:r>
      <w:r>
        <w:t xml:space="preserve"> </w:t>
      </w:r>
    </w:p>
    <w:p w14:paraId="0D55FC5D" w14:textId="77777777" w:rsidR="002F1445" w:rsidRDefault="002F1445" w:rsidP="002F1445">
      <w:pPr>
        <w:pStyle w:val="class-itemdescription"/>
      </w:pPr>
      <w:r>
        <w:t>Semantic Binding</w:t>
      </w:r>
    </w:p>
    <w:p w14:paraId="36BF400C" w14:textId="77777777" w:rsidR="002F1445" w:rsidRDefault="002F1445" w:rsidP="002F1445">
      <w:pPr>
        <w:pStyle w:val="Body"/>
      </w:pPr>
      <w:r>
        <w:t>Semantic Binding is t</w:t>
      </w:r>
      <w:r w:rsidRPr="00D0550C">
        <w:t>he association of a node in an information model with a concept from a controlled terminology represent</w:t>
      </w:r>
      <w:r>
        <w:t>ing</w:t>
      </w:r>
      <w:r w:rsidRPr="00D0550C">
        <w:t xml:space="preserve"> its meaning.</w:t>
      </w:r>
      <w:r>
        <w:t xml:space="preserve"> </w:t>
      </w:r>
    </w:p>
    <w:p w14:paraId="6208D20A" w14:textId="77777777" w:rsidR="002F1445" w:rsidRDefault="002F1445" w:rsidP="002F1445">
      <w:pPr>
        <w:pStyle w:val="class-itemdescription"/>
      </w:pPr>
      <w:r>
        <w:t>Terminology</w:t>
      </w:r>
    </w:p>
    <w:p w14:paraId="076EC6FE" w14:textId="77777777" w:rsidR="002F1445" w:rsidRDefault="002F1445" w:rsidP="002F1445">
      <w:pPr>
        <w:pStyle w:val="Body"/>
      </w:pPr>
      <w:r w:rsidRPr="00633D0F">
        <w:t>A</w:t>
      </w:r>
      <w:r>
        <w:t xml:space="preserve"> Terminology is a</w:t>
      </w:r>
      <w:r w:rsidRPr="00633D0F">
        <w:t xml:space="preserve"> vocabulary of technical terms used in a particular field, subject, science, or art.</w:t>
      </w:r>
    </w:p>
    <w:p w14:paraId="3FD4AD54" w14:textId="77777777" w:rsidR="002F1445" w:rsidRDefault="002F1445" w:rsidP="002F1445">
      <w:pPr>
        <w:pStyle w:val="class-itemdescription"/>
      </w:pPr>
      <w:r>
        <w:t>Terminology Binding</w:t>
      </w:r>
    </w:p>
    <w:p w14:paraId="5D0A4C0D" w14:textId="77777777" w:rsidR="002F1445" w:rsidRDefault="002F1445" w:rsidP="002F1445">
      <w:pPr>
        <w:pStyle w:val="Body"/>
      </w:pPr>
      <w:r w:rsidRPr="00C35436">
        <w:t>T</w:t>
      </w:r>
      <w:r>
        <w:t>erminology Binding is t</w:t>
      </w:r>
      <w:r w:rsidRPr="00C35436">
        <w:t>he assertion of a relationship between an information model and a terminology.</w:t>
      </w:r>
      <w:r>
        <w:t xml:space="preserve"> </w:t>
      </w:r>
    </w:p>
    <w:p w14:paraId="6F147512" w14:textId="77777777" w:rsidR="002F1445" w:rsidRDefault="002F1445" w:rsidP="002F1445">
      <w:pPr>
        <w:pStyle w:val="class-itemdescription"/>
      </w:pPr>
      <w:r>
        <w:t>Value Binding</w:t>
      </w:r>
    </w:p>
    <w:p w14:paraId="7EDC3862" w14:textId="77777777" w:rsidR="002F1445" w:rsidRDefault="002F1445" w:rsidP="002F1445">
      <w:pPr>
        <w:pStyle w:val="Body"/>
      </w:pPr>
      <w:r>
        <w:t>Value Binding is t</w:t>
      </w:r>
      <w:r w:rsidRPr="00260320">
        <w:t>he association of a given node in a clinical model with the set of valid concepts that may populate it</w:t>
      </w:r>
      <w:r>
        <w:t xml:space="preserve">. </w:t>
      </w:r>
    </w:p>
    <w:p w14:paraId="616C09C0" w14:textId="77777777" w:rsidR="002F1445" w:rsidRDefault="002F1445" w:rsidP="002F1445">
      <w:pPr>
        <w:pStyle w:val="class-itemdescription"/>
      </w:pPr>
      <w:r>
        <w:t>Value Set</w:t>
      </w:r>
    </w:p>
    <w:p w14:paraId="08BEF839" w14:textId="77777777" w:rsidR="002F1445" w:rsidRDefault="002F1445" w:rsidP="002F1445">
      <w:pPr>
        <w:pStyle w:val="Body"/>
      </w:pPr>
      <w:r w:rsidRPr="004D4BFA">
        <w:t>A</w:t>
      </w:r>
      <w:r>
        <w:t xml:space="preserve"> Value Set is a</w:t>
      </w:r>
      <w:r w:rsidRPr="004D4BFA">
        <w:t xml:space="preserve"> set of concept identifiers deemed valid for use in a specific context, especially to define the domain of a data element</w:t>
      </w:r>
      <w:r>
        <w:t xml:space="preserve">. </w:t>
      </w:r>
    </w:p>
    <w:p w14:paraId="214564A5" w14:textId="77777777" w:rsidR="002F1445" w:rsidRDefault="002F1445" w:rsidP="00860763">
      <w:pPr>
        <w:pStyle w:val="Heading1"/>
      </w:pPr>
      <w:bookmarkStart w:id="18" w:name="_Toc321988971"/>
      <w:bookmarkStart w:id="19" w:name="_Toc285534687"/>
      <w:r>
        <w:t>Symbols</w:t>
      </w:r>
      <w:bookmarkEnd w:id="18"/>
      <w:bookmarkEnd w:id="19"/>
    </w:p>
    <w:p w14:paraId="7E32E1C8" w14:textId="77777777" w:rsidR="002F1445" w:rsidRDefault="002F1445" w:rsidP="00860763">
      <w:pPr>
        <w:pStyle w:val="Heading2"/>
      </w:pPr>
      <w:bookmarkStart w:id="20" w:name="_Toc285534688"/>
      <w:r>
        <w:t>Graphical Symbols</w:t>
      </w:r>
      <w:bookmarkEnd w:id="20"/>
    </w:p>
    <w:p w14:paraId="010CBFAE" w14:textId="77777777" w:rsidR="002F1445" w:rsidRPr="0075389C" w:rsidRDefault="002F1445" w:rsidP="002F1445">
      <w:pPr>
        <w:pStyle w:val="BodyText"/>
      </w:pPr>
      <w:r w:rsidRPr="0075389C">
        <w:t>No AML-specific graphical symbols are defined in this specification.</w:t>
      </w:r>
    </w:p>
    <w:p w14:paraId="612219CD" w14:textId="77777777" w:rsidR="002F1445" w:rsidRDefault="002F1445" w:rsidP="00860763">
      <w:pPr>
        <w:pStyle w:val="Heading2"/>
      </w:pPr>
      <w:bookmarkStart w:id="21" w:name="_Toc285534689"/>
      <w:r>
        <w:t>Abbreviations</w:t>
      </w:r>
      <w:bookmarkEnd w:id="21"/>
    </w:p>
    <w:p w14:paraId="7444B206" w14:textId="77777777" w:rsidR="002F1445" w:rsidRDefault="002F1445" w:rsidP="00BE4A19">
      <w:pPr>
        <w:pStyle w:val="BodyText"/>
        <w:spacing w:before="120"/>
        <w:ind w:left="1440" w:hanging="1440"/>
      </w:pPr>
      <w:r>
        <w:t>ADL</w:t>
      </w:r>
      <w:r>
        <w:tab/>
        <w:t>Archetype Definition Language</w:t>
      </w:r>
    </w:p>
    <w:p w14:paraId="0A6E92B5" w14:textId="77777777" w:rsidR="002F1445" w:rsidRDefault="002F1445" w:rsidP="00BE4A19">
      <w:pPr>
        <w:pStyle w:val="BodyText"/>
        <w:spacing w:before="120"/>
        <w:ind w:left="1440" w:hanging="1440"/>
      </w:pPr>
      <w:r>
        <w:t>AM</w:t>
      </w:r>
      <w:r>
        <w:tab/>
        <w:t>Archetype Model</w:t>
      </w:r>
    </w:p>
    <w:p w14:paraId="4EFEED6A" w14:textId="77777777" w:rsidR="002F1445" w:rsidRDefault="002F1445" w:rsidP="00BE4A19">
      <w:pPr>
        <w:pStyle w:val="BodyText"/>
        <w:spacing w:before="120"/>
        <w:ind w:left="1440" w:hanging="1440"/>
      </w:pPr>
      <w:r>
        <w:t>AML</w:t>
      </w:r>
      <w:r>
        <w:tab/>
        <w:t>Archetype Modeling Language</w:t>
      </w:r>
    </w:p>
    <w:p w14:paraId="24E6D62C" w14:textId="77777777" w:rsidR="002F1445" w:rsidRDefault="002F1445" w:rsidP="00BE4A19">
      <w:pPr>
        <w:pStyle w:val="BodyText"/>
        <w:spacing w:before="120"/>
        <w:ind w:left="1440" w:hanging="1440"/>
      </w:pPr>
      <w:r>
        <w:t>AOM</w:t>
      </w:r>
      <w:r>
        <w:tab/>
        <w:t>Archetype Object Model</w:t>
      </w:r>
    </w:p>
    <w:p w14:paraId="46B32795" w14:textId="77777777" w:rsidR="002F1445" w:rsidRDefault="002F1445" w:rsidP="00BE4A19">
      <w:pPr>
        <w:pStyle w:val="BodyText"/>
        <w:spacing w:before="120"/>
        <w:ind w:left="1440" w:hanging="1440"/>
      </w:pPr>
      <w:r>
        <w:t>AQL</w:t>
      </w:r>
      <w:r>
        <w:tab/>
        <w:t>Archetype Query Language</w:t>
      </w:r>
    </w:p>
    <w:p w14:paraId="6202518C" w14:textId="77777777" w:rsidR="002F1445" w:rsidRDefault="002F1445" w:rsidP="00BE4A19">
      <w:pPr>
        <w:pStyle w:val="BodyText"/>
        <w:spacing w:before="120"/>
        <w:ind w:left="1440" w:hanging="1440"/>
      </w:pPr>
      <w:r>
        <w:t>CDA</w:t>
      </w:r>
      <w:r>
        <w:tab/>
        <w:t>Clinical Document Architecture</w:t>
      </w:r>
    </w:p>
    <w:p w14:paraId="0DFF6092" w14:textId="77777777" w:rsidR="002F1445" w:rsidRDefault="002F1445" w:rsidP="00BE4A19">
      <w:pPr>
        <w:pStyle w:val="BodyText"/>
        <w:spacing w:before="120"/>
        <w:ind w:left="1440" w:hanging="1440"/>
      </w:pPr>
      <w:r>
        <w:t>CDL</w:t>
      </w:r>
      <w:r>
        <w:tab/>
        <w:t>Clinical Document Language</w:t>
      </w:r>
    </w:p>
    <w:p w14:paraId="19288C6B" w14:textId="77777777" w:rsidR="002F1445" w:rsidRDefault="002F1445" w:rsidP="00BE4A19">
      <w:pPr>
        <w:pStyle w:val="BodyText"/>
        <w:spacing w:before="120"/>
        <w:ind w:left="1440" w:hanging="1440"/>
      </w:pPr>
      <w:r>
        <w:t>CDR</w:t>
      </w:r>
      <w:r>
        <w:tab/>
        <w:t>Clinical Data Repository</w:t>
      </w:r>
    </w:p>
    <w:p w14:paraId="439FB45F" w14:textId="77777777" w:rsidR="002F1445" w:rsidRDefault="002F1445" w:rsidP="00BE4A19">
      <w:pPr>
        <w:pStyle w:val="BodyText"/>
        <w:spacing w:before="120"/>
        <w:ind w:left="1440" w:hanging="1440"/>
      </w:pPr>
      <w:r>
        <w:t>CIM</w:t>
      </w:r>
      <w:r>
        <w:tab/>
        <w:t>Clinical Information Model</w:t>
      </w:r>
    </w:p>
    <w:p w14:paraId="60D76FA2" w14:textId="77777777" w:rsidR="002F1445" w:rsidRDefault="002F1445" w:rsidP="00BE4A19">
      <w:pPr>
        <w:pStyle w:val="BodyText"/>
        <w:spacing w:before="120"/>
        <w:ind w:left="1440" w:hanging="1440"/>
      </w:pPr>
      <w:r>
        <w:t>CIMI</w:t>
      </w:r>
      <w:r>
        <w:tab/>
      </w:r>
      <w:r w:rsidRPr="00863FE1">
        <w:t>Clinical Information Modeling Initiative</w:t>
      </w:r>
    </w:p>
    <w:p w14:paraId="43E292DC" w14:textId="77777777" w:rsidR="002F1445" w:rsidRDefault="002F1445" w:rsidP="00BE4A19">
      <w:pPr>
        <w:pStyle w:val="BodyText"/>
        <w:spacing w:before="120"/>
        <w:ind w:left="1440" w:hanging="1440"/>
      </w:pPr>
      <w:r>
        <w:t>CMP</w:t>
      </w:r>
      <w:r>
        <w:tab/>
        <w:t>Constraint Model Profile</w:t>
      </w:r>
    </w:p>
    <w:p w14:paraId="6628E92C" w14:textId="77777777" w:rsidR="002F1445" w:rsidRDefault="002F1445" w:rsidP="00BE4A19">
      <w:pPr>
        <w:pStyle w:val="BodyText"/>
        <w:spacing w:before="120"/>
        <w:ind w:left="1440" w:hanging="1440"/>
      </w:pPr>
      <w:r>
        <w:t>CRM</w:t>
      </w:r>
      <w:r>
        <w:tab/>
        <w:t>Clinical Reference Model</w:t>
      </w:r>
    </w:p>
    <w:p w14:paraId="4A86225D" w14:textId="77777777" w:rsidR="002F1445" w:rsidRDefault="002F1445" w:rsidP="00BE4A19">
      <w:pPr>
        <w:pStyle w:val="BodyText"/>
        <w:spacing w:before="120"/>
        <w:ind w:left="1440" w:hanging="1440"/>
      </w:pPr>
      <w:r>
        <w:t>CTS2</w:t>
      </w:r>
      <w:r>
        <w:tab/>
        <w:t>Common Terminology Services 2</w:t>
      </w:r>
    </w:p>
    <w:p w14:paraId="16E11A69" w14:textId="77777777" w:rsidR="002F1445" w:rsidRDefault="002F1445" w:rsidP="00BE4A19">
      <w:pPr>
        <w:pStyle w:val="BodyText"/>
        <w:spacing w:before="120"/>
        <w:ind w:left="1440" w:hanging="1440"/>
      </w:pPr>
      <w:r>
        <w:t>EHR</w:t>
      </w:r>
      <w:r>
        <w:tab/>
        <w:t>Electronic Health Record</w:t>
      </w:r>
    </w:p>
    <w:p w14:paraId="54BEF2B4" w14:textId="77777777" w:rsidR="002F1445" w:rsidRDefault="002F1445" w:rsidP="00BE4A19">
      <w:pPr>
        <w:pStyle w:val="BodyText"/>
        <w:spacing w:before="120"/>
        <w:ind w:left="1440" w:hanging="1440"/>
      </w:pPr>
      <w:r>
        <w:t>HL7</w:t>
      </w:r>
      <w:r>
        <w:tab/>
        <w:t>Health Level Seven</w:t>
      </w:r>
    </w:p>
    <w:p w14:paraId="3C71C4F3" w14:textId="77777777" w:rsidR="002F1445" w:rsidRDefault="002F1445" w:rsidP="00BE4A19">
      <w:pPr>
        <w:pStyle w:val="BodyText"/>
        <w:spacing w:before="120"/>
        <w:ind w:left="1440" w:hanging="1440"/>
      </w:pPr>
      <w:r>
        <w:t>ICD-10</w:t>
      </w:r>
      <w:r>
        <w:tab/>
        <w:t xml:space="preserve">International </w:t>
      </w:r>
      <w:r w:rsidRPr="009D3E6C">
        <w:t>Statistical Classification of Diseases and Related Health Problems</w:t>
      </w:r>
      <w:r>
        <w:t>, 10</w:t>
      </w:r>
      <w:r w:rsidRPr="009D3E6C">
        <w:rPr>
          <w:vertAlign w:val="superscript"/>
        </w:rPr>
        <w:t>th</w:t>
      </w:r>
      <w:r>
        <w:t xml:space="preserve"> Edition</w:t>
      </w:r>
    </w:p>
    <w:p w14:paraId="739D64C8" w14:textId="77777777" w:rsidR="002F1445" w:rsidRDefault="002F1445" w:rsidP="00BE4A19">
      <w:pPr>
        <w:pStyle w:val="BodyText"/>
        <w:spacing w:before="120"/>
        <w:ind w:left="1440" w:hanging="1440"/>
      </w:pPr>
      <w:r>
        <w:t>LOINC</w:t>
      </w:r>
      <w:r>
        <w:tab/>
        <w:t>Logical Observation Identifiers Names and Codes</w:t>
      </w:r>
    </w:p>
    <w:p w14:paraId="783049EF" w14:textId="77777777" w:rsidR="002F1445" w:rsidRDefault="002F1445" w:rsidP="00BE4A19">
      <w:pPr>
        <w:pStyle w:val="BodyText"/>
        <w:spacing w:before="120"/>
        <w:ind w:left="1440" w:hanging="1440"/>
      </w:pPr>
      <w:r>
        <w:t>MDA</w:t>
      </w:r>
      <w:r>
        <w:tab/>
        <w:t>Model Driven Architecture</w:t>
      </w:r>
    </w:p>
    <w:p w14:paraId="6F914AA3" w14:textId="77777777" w:rsidR="002F1445" w:rsidRDefault="002F1445" w:rsidP="00BE4A19">
      <w:pPr>
        <w:pStyle w:val="BodyText"/>
        <w:spacing w:before="120"/>
        <w:ind w:left="1440" w:hanging="1440"/>
      </w:pPr>
      <w:r>
        <w:t>OCL</w:t>
      </w:r>
      <w:r>
        <w:tab/>
        <w:t>Object Constraint Language</w:t>
      </w:r>
    </w:p>
    <w:p w14:paraId="33E92FF3" w14:textId="77777777" w:rsidR="002F1445" w:rsidRDefault="002F1445" w:rsidP="00BE4A19">
      <w:pPr>
        <w:pStyle w:val="BodyText"/>
        <w:spacing w:before="120"/>
        <w:ind w:left="1440" w:hanging="1440"/>
      </w:pPr>
      <w:r>
        <w:t>OMG</w:t>
      </w:r>
      <w:r>
        <w:tab/>
        <w:t>Object Management Group</w:t>
      </w:r>
    </w:p>
    <w:p w14:paraId="13E143F0" w14:textId="77777777" w:rsidR="002F1445" w:rsidRDefault="002F1445" w:rsidP="00BE4A19">
      <w:pPr>
        <w:pStyle w:val="BodyText"/>
        <w:spacing w:before="120"/>
        <w:ind w:left="1440" w:hanging="1440"/>
      </w:pPr>
      <w:r>
        <w:t>OpenEHR</w:t>
      </w:r>
      <w:r>
        <w:tab/>
        <w:t>Open Electronic Health Record</w:t>
      </w:r>
    </w:p>
    <w:p w14:paraId="43F80CAE" w14:textId="77777777" w:rsidR="002F1445" w:rsidRDefault="002F1445" w:rsidP="00BE4A19">
      <w:pPr>
        <w:pStyle w:val="BodyText"/>
        <w:spacing w:before="120"/>
        <w:ind w:left="1440" w:hanging="1440"/>
      </w:pPr>
      <w:r>
        <w:t>PIM</w:t>
      </w:r>
      <w:r>
        <w:tab/>
        <w:t>Platform Independent Model</w:t>
      </w:r>
    </w:p>
    <w:p w14:paraId="1E0B356C" w14:textId="77777777" w:rsidR="002F1445" w:rsidRDefault="002F1445" w:rsidP="00BE4A19">
      <w:pPr>
        <w:pStyle w:val="BodyText"/>
        <w:spacing w:before="120"/>
        <w:ind w:left="1440" w:hanging="1440"/>
      </w:pPr>
      <w:r>
        <w:t>PSM</w:t>
      </w:r>
      <w:r>
        <w:tab/>
        <w:t>Platform Specific Model</w:t>
      </w:r>
    </w:p>
    <w:p w14:paraId="2F0D2B47" w14:textId="77777777" w:rsidR="002F1445" w:rsidRDefault="002F1445" w:rsidP="00BE4A19">
      <w:pPr>
        <w:pStyle w:val="BodyText"/>
        <w:spacing w:before="120"/>
        <w:ind w:left="1440" w:hanging="1440"/>
      </w:pPr>
      <w:r>
        <w:t>RM</w:t>
      </w:r>
      <w:r>
        <w:tab/>
        <w:t>Reference Model</w:t>
      </w:r>
    </w:p>
    <w:p w14:paraId="274221BB" w14:textId="77777777" w:rsidR="002F1445" w:rsidRDefault="002F1445" w:rsidP="00BE4A19">
      <w:pPr>
        <w:pStyle w:val="BodyText"/>
        <w:spacing w:before="120"/>
        <w:ind w:left="1440" w:hanging="1440"/>
      </w:pPr>
      <w:r>
        <w:t>RMP</w:t>
      </w:r>
      <w:r>
        <w:tab/>
        <w:t>Reference Model Profile</w:t>
      </w:r>
    </w:p>
    <w:p w14:paraId="2F14BBBB" w14:textId="77777777" w:rsidR="002F1445" w:rsidRDefault="002F1445" w:rsidP="00BE4A19">
      <w:pPr>
        <w:pStyle w:val="BodyText"/>
        <w:spacing w:before="120"/>
        <w:ind w:left="1440" w:hanging="1440"/>
      </w:pPr>
      <w:r>
        <w:t>SNOMED CT</w:t>
      </w:r>
      <w:r>
        <w:tab/>
        <w:t>Systematized Nomenclature of Medicine – Clinical Terms</w:t>
      </w:r>
    </w:p>
    <w:p w14:paraId="4972C2A2" w14:textId="77777777" w:rsidR="002F1445" w:rsidRDefault="002F1445" w:rsidP="00BE4A19">
      <w:pPr>
        <w:pStyle w:val="BodyText"/>
        <w:spacing w:before="120"/>
        <w:ind w:left="1440" w:hanging="1440"/>
      </w:pPr>
      <w:r>
        <w:t>TBP</w:t>
      </w:r>
      <w:r>
        <w:tab/>
        <w:t>Terminology Binding Profile</w:t>
      </w:r>
    </w:p>
    <w:p w14:paraId="52A1A88D" w14:textId="77777777" w:rsidR="002F1445" w:rsidRDefault="002F1445" w:rsidP="00BE4A19">
      <w:pPr>
        <w:pStyle w:val="BodyText"/>
        <w:spacing w:before="120"/>
        <w:ind w:left="1440" w:hanging="1440"/>
      </w:pPr>
      <w:r>
        <w:t>UML</w:t>
      </w:r>
      <w:r>
        <w:tab/>
        <w:t>Unified Modeling Language</w:t>
      </w:r>
    </w:p>
    <w:p w14:paraId="1ECC120D" w14:textId="77777777" w:rsidR="002F1445" w:rsidRDefault="002F1445" w:rsidP="00BE4A19">
      <w:pPr>
        <w:pStyle w:val="BodyText"/>
        <w:spacing w:before="120"/>
        <w:ind w:left="1440" w:hanging="1440"/>
      </w:pPr>
      <w:r>
        <w:t>URI</w:t>
      </w:r>
      <w:r>
        <w:tab/>
        <w:t>Uniform Resource Identifier</w:t>
      </w:r>
    </w:p>
    <w:p w14:paraId="15DD349F" w14:textId="77777777" w:rsidR="002F1445" w:rsidRDefault="002F1445" w:rsidP="00BE4A19">
      <w:pPr>
        <w:pStyle w:val="BodyText"/>
        <w:spacing w:before="120"/>
        <w:ind w:left="1440" w:hanging="1440"/>
      </w:pPr>
      <w:r>
        <w:t>URM</w:t>
      </w:r>
      <w:r>
        <w:tab/>
        <w:t>Underlying Reference Model</w:t>
      </w:r>
    </w:p>
    <w:p w14:paraId="62387E91" w14:textId="77777777" w:rsidR="002F1445" w:rsidRDefault="002F1445" w:rsidP="00860763">
      <w:pPr>
        <w:pStyle w:val="Heading1"/>
      </w:pPr>
      <w:bookmarkStart w:id="22" w:name="_Toc321988972"/>
      <w:bookmarkStart w:id="23" w:name="_Toc285534690"/>
      <w:r>
        <w:t>Additional Information</w:t>
      </w:r>
      <w:bookmarkEnd w:id="22"/>
      <w:bookmarkEnd w:id="23"/>
      <w:r>
        <w:t xml:space="preserve"> </w:t>
      </w:r>
    </w:p>
    <w:p w14:paraId="2C5C7378" w14:textId="77777777" w:rsidR="002F1445" w:rsidRDefault="002F1445" w:rsidP="00860763">
      <w:pPr>
        <w:pStyle w:val="Heading2"/>
      </w:pPr>
      <w:bookmarkStart w:id="24" w:name="_Toc321988973"/>
      <w:bookmarkStart w:id="25" w:name="_Toc285534691"/>
      <w:r>
        <w:t>Changes to Adopted OMG Specifications</w:t>
      </w:r>
      <w:bookmarkEnd w:id="24"/>
      <w:bookmarkEnd w:id="25"/>
    </w:p>
    <w:p w14:paraId="71C6808F" w14:textId="77777777" w:rsidR="002F1445" w:rsidRDefault="002F1445" w:rsidP="002F1445">
      <w:pPr>
        <w:pStyle w:val="Body"/>
      </w:pPr>
      <w:r>
        <w:t>No changes to adopted OMG specifications are required to adopt this specification.</w:t>
      </w:r>
    </w:p>
    <w:p w14:paraId="673ED01A" w14:textId="77777777" w:rsidR="002F1445" w:rsidRDefault="002F1445" w:rsidP="00860763">
      <w:pPr>
        <w:pStyle w:val="Heading2"/>
      </w:pPr>
      <w:bookmarkStart w:id="26" w:name="_Toc321988974"/>
      <w:bookmarkStart w:id="27" w:name="_Toc285534692"/>
      <w:r>
        <w:t>Acknowledgements</w:t>
      </w:r>
      <w:bookmarkEnd w:id="26"/>
      <w:bookmarkEnd w:id="27"/>
    </w:p>
    <w:p w14:paraId="6FC273D9" w14:textId="77777777" w:rsidR="002F1445" w:rsidRDefault="002F1445" w:rsidP="002F1445">
      <w:pPr>
        <w:pStyle w:val="Body"/>
      </w:pPr>
      <w:r>
        <w:t>The following companies submitted this specification:</w:t>
      </w:r>
      <w:r>
        <w:br/>
      </w:r>
    </w:p>
    <w:p w14:paraId="11E33615" w14:textId="77777777" w:rsidR="002F1445" w:rsidRDefault="002F1445" w:rsidP="00057587">
      <w:pPr>
        <w:pStyle w:val="Bullet1"/>
        <w:numPr>
          <w:ilvl w:val="0"/>
          <w:numId w:val="6"/>
        </w:numPr>
        <w:tabs>
          <w:tab w:val="left" w:pos="504"/>
        </w:tabs>
      </w:pPr>
      <w:r>
        <w:t>Mayo Clinic</w:t>
      </w:r>
    </w:p>
    <w:p w14:paraId="549E8CFC" w14:textId="77777777" w:rsidR="002F1445" w:rsidRDefault="002F1445" w:rsidP="00057587">
      <w:pPr>
        <w:pStyle w:val="Bullet1"/>
        <w:numPr>
          <w:ilvl w:val="0"/>
          <w:numId w:val="6"/>
        </w:numPr>
        <w:tabs>
          <w:tab w:val="left" w:pos="504"/>
        </w:tabs>
      </w:pPr>
      <w:r>
        <w:t>Visumpoint, LLC</w:t>
      </w:r>
    </w:p>
    <w:p w14:paraId="619372B7" w14:textId="77777777" w:rsidR="002F1445" w:rsidRDefault="002F1445" w:rsidP="002F1445">
      <w:pPr>
        <w:pStyle w:val="Body"/>
      </w:pPr>
      <w:r>
        <w:t>The following companies supported this specification:</w:t>
      </w:r>
      <w:r>
        <w:br/>
      </w:r>
    </w:p>
    <w:p w14:paraId="70A4C825" w14:textId="77777777" w:rsidR="002F1445" w:rsidRDefault="002F1445" w:rsidP="00057587">
      <w:pPr>
        <w:pStyle w:val="Bullet1"/>
        <w:numPr>
          <w:ilvl w:val="0"/>
          <w:numId w:val="6"/>
        </w:numPr>
        <w:tabs>
          <w:tab w:val="left" w:pos="504"/>
        </w:tabs>
      </w:pPr>
      <w:r>
        <w:t>Escape Velocity, LLC</w:t>
      </w:r>
    </w:p>
    <w:p w14:paraId="7C9F2255" w14:textId="77777777" w:rsidR="002F1445" w:rsidRDefault="002F1445" w:rsidP="002F1445">
      <w:pPr>
        <w:pStyle w:val="Bullet1"/>
        <w:tabs>
          <w:tab w:val="left" w:pos="504"/>
        </w:tabs>
      </w:pPr>
    </w:p>
    <w:p w14:paraId="7FF5107C" w14:textId="77777777" w:rsidR="002F1445" w:rsidRDefault="002F1445" w:rsidP="002F1445">
      <w:pPr>
        <w:pStyle w:val="Bullet1"/>
        <w:tabs>
          <w:tab w:val="left" w:pos="504"/>
        </w:tabs>
        <w:spacing w:after="120"/>
        <w:ind w:left="0"/>
      </w:pPr>
      <w:r>
        <w:t>The following individuals aided the development of this specification:</w:t>
      </w:r>
    </w:p>
    <w:tbl>
      <w:tblPr>
        <w:tblStyle w:val="TableGrid"/>
        <w:tblW w:w="685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3707"/>
      </w:tblGrid>
      <w:tr w:rsidR="002F1445" w:rsidRPr="000F19B3" w14:paraId="1E5BCF01" w14:textId="77777777" w:rsidTr="00E8415C">
        <w:tc>
          <w:tcPr>
            <w:tcW w:w="3150" w:type="dxa"/>
          </w:tcPr>
          <w:p w14:paraId="77865DC1"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Thomas Beale</w:t>
            </w:r>
          </w:p>
        </w:tc>
        <w:tc>
          <w:tcPr>
            <w:tcW w:w="3707" w:type="dxa"/>
          </w:tcPr>
          <w:p w14:paraId="78C7A6ED" w14:textId="77777777" w:rsidR="002F1445" w:rsidRPr="000F19B3" w:rsidRDefault="002F1445" w:rsidP="00E8415C">
            <w:pPr>
              <w:ind w:left="144" w:hanging="162"/>
            </w:pPr>
            <w:r w:rsidRPr="000F19B3">
              <w:t>Ocean Informatics</w:t>
            </w:r>
          </w:p>
        </w:tc>
      </w:tr>
      <w:tr w:rsidR="002F1445" w:rsidRPr="000F19B3" w14:paraId="78E42012" w14:textId="77777777" w:rsidTr="00E8415C">
        <w:tc>
          <w:tcPr>
            <w:tcW w:w="3150" w:type="dxa"/>
          </w:tcPr>
          <w:p w14:paraId="43212B69"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Dave Carlson</w:t>
            </w:r>
          </w:p>
        </w:tc>
        <w:tc>
          <w:tcPr>
            <w:tcW w:w="3707" w:type="dxa"/>
          </w:tcPr>
          <w:p w14:paraId="6A8B3103" w14:textId="77777777" w:rsidR="002F1445" w:rsidRPr="000F19B3" w:rsidRDefault="002F1445" w:rsidP="00E8415C">
            <w:pPr>
              <w:ind w:left="144" w:hanging="162"/>
            </w:pPr>
            <w:r w:rsidRPr="000F19B3">
              <w:t>Intermountain Healthcare (Consultant)</w:t>
            </w:r>
          </w:p>
        </w:tc>
      </w:tr>
      <w:tr w:rsidR="002F1445" w:rsidRPr="000F19B3" w14:paraId="7C7F5DDF" w14:textId="77777777" w:rsidTr="00E8415C">
        <w:tc>
          <w:tcPr>
            <w:tcW w:w="3150" w:type="dxa"/>
          </w:tcPr>
          <w:p w14:paraId="62AF4687"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Angelique Cortez</w:t>
            </w:r>
          </w:p>
        </w:tc>
        <w:tc>
          <w:tcPr>
            <w:tcW w:w="3707" w:type="dxa"/>
          </w:tcPr>
          <w:p w14:paraId="793189C6" w14:textId="77777777" w:rsidR="002F1445" w:rsidRPr="000F19B3" w:rsidRDefault="002F1445" w:rsidP="00E8415C">
            <w:pPr>
              <w:ind w:left="144" w:hanging="162"/>
            </w:pPr>
            <w:r w:rsidRPr="000F19B3">
              <w:t>Accenture</w:t>
            </w:r>
          </w:p>
        </w:tc>
      </w:tr>
      <w:tr w:rsidR="002F1445" w:rsidRPr="000F19B3" w14:paraId="390630CE" w14:textId="77777777" w:rsidTr="00E8415C">
        <w:tc>
          <w:tcPr>
            <w:tcW w:w="3150" w:type="dxa"/>
          </w:tcPr>
          <w:p w14:paraId="3D413869"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Bob Daniel</w:t>
            </w:r>
          </w:p>
        </w:tc>
        <w:tc>
          <w:tcPr>
            <w:tcW w:w="3707" w:type="dxa"/>
          </w:tcPr>
          <w:p w14:paraId="0A1DEC7D" w14:textId="77777777" w:rsidR="002F1445" w:rsidRPr="000F19B3" w:rsidRDefault="002F1445" w:rsidP="00E8415C">
            <w:pPr>
              <w:ind w:left="144" w:hanging="162"/>
            </w:pPr>
            <w:r w:rsidRPr="000F19B3">
              <w:t>Escape Velocity LLC</w:t>
            </w:r>
          </w:p>
        </w:tc>
      </w:tr>
      <w:tr w:rsidR="002F1445" w:rsidRPr="000F19B3" w14:paraId="46732A0D" w14:textId="77777777" w:rsidTr="00E8415C">
        <w:tc>
          <w:tcPr>
            <w:tcW w:w="3150" w:type="dxa"/>
          </w:tcPr>
          <w:p w14:paraId="3D8B2DEC"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Tom Digre</w:t>
            </w:r>
          </w:p>
        </w:tc>
        <w:tc>
          <w:tcPr>
            <w:tcW w:w="3707" w:type="dxa"/>
          </w:tcPr>
          <w:p w14:paraId="1F6D7D78" w14:textId="77777777" w:rsidR="002F1445" w:rsidRPr="000F19B3" w:rsidRDefault="002F1445" w:rsidP="00E8415C">
            <w:pPr>
              <w:ind w:left="144" w:hanging="162"/>
            </w:pPr>
            <w:r w:rsidRPr="000F19B3">
              <w:t>Visumpoint LLC</w:t>
            </w:r>
          </w:p>
        </w:tc>
      </w:tr>
      <w:tr w:rsidR="002F1445" w:rsidRPr="000F19B3" w14:paraId="679BF49D" w14:textId="77777777" w:rsidTr="00E8415C">
        <w:tc>
          <w:tcPr>
            <w:tcW w:w="3150" w:type="dxa"/>
          </w:tcPr>
          <w:p w14:paraId="4B211D2C"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Stanley M. Huff, MD</w:t>
            </w:r>
          </w:p>
        </w:tc>
        <w:tc>
          <w:tcPr>
            <w:tcW w:w="3707" w:type="dxa"/>
          </w:tcPr>
          <w:p w14:paraId="506902C4" w14:textId="77777777" w:rsidR="002F1445" w:rsidRPr="000F19B3" w:rsidRDefault="002F1445" w:rsidP="00E8415C">
            <w:pPr>
              <w:ind w:left="144" w:hanging="162"/>
            </w:pPr>
            <w:r w:rsidRPr="000F19B3">
              <w:t>Intermountain Healthcare</w:t>
            </w:r>
          </w:p>
        </w:tc>
      </w:tr>
      <w:tr w:rsidR="002F1445" w:rsidRPr="000F19B3" w14:paraId="4D6D2713" w14:textId="77777777" w:rsidTr="00E8415C">
        <w:tc>
          <w:tcPr>
            <w:tcW w:w="3150" w:type="dxa"/>
          </w:tcPr>
          <w:p w14:paraId="65041BF3"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Patrick Langford</w:t>
            </w:r>
          </w:p>
        </w:tc>
        <w:tc>
          <w:tcPr>
            <w:tcW w:w="3707" w:type="dxa"/>
          </w:tcPr>
          <w:p w14:paraId="69B12F36" w14:textId="77777777" w:rsidR="002F1445" w:rsidRPr="000F19B3" w:rsidRDefault="002F1445" w:rsidP="00E8415C">
            <w:pPr>
              <w:ind w:left="144" w:hanging="162"/>
            </w:pPr>
            <w:r w:rsidRPr="000F19B3">
              <w:t>Intermountain Healthcare (Consultant)</w:t>
            </w:r>
          </w:p>
        </w:tc>
      </w:tr>
      <w:tr w:rsidR="002F1445" w:rsidRPr="000F19B3" w14:paraId="20F177A4" w14:textId="77777777" w:rsidTr="00E8415C">
        <w:tc>
          <w:tcPr>
            <w:tcW w:w="3150" w:type="dxa"/>
          </w:tcPr>
          <w:p w14:paraId="6F80D26D"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Robert Lario</w:t>
            </w:r>
          </w:p>
        </w:tc>
        <w:tc>
          <w:tcPr>
            <w:tcW w:w="3707" w:type="dxa"/>
          </w:tcPr>
          <w:p w14:paraId="3C158739" w14:textId="77777777" w:rsidR="002F1445" w:rsidRPr="000F19B3" w:rsidRDefault="002F1445" w:rsidP="00E8415C">
            <w:pPr>
              <w:ind w:left="144" w:hanging="162"/>
            </w:pPr>
            <w:r w:rsidRPr="000F19B3">
              <w:t>Visumpoint LLC</w:t>
            </w:r>
          </w:p>
        </w:tc>
      </w:tr>
      <w:tr w:rsidR="002F1445" w:rsidRPr="000F19B3" w14:paraId="7E9F9F3B" w14:textId="77777777" w:rsidTr="00E8415C">
        <w:tc>
          <w:tcPr>
            <w:tcW w:w="3150" w:type="dxa"/>
          </w:tcPr>
          <w:p w14:paraId="6A879190"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Jay Lyle</w:t>
            </w:r>
          </w:p>
        </w:tc>
        <w:tc>
          <w:tcPr>
            <w:tcW w:w="3707" w:type="dxa"/>
          </w:tcPr>
          <w:p w14:paraId="6DE829FC" w14:textId="77777777" w:rsidR="002F1445" w:rsidRPr="000F19B3" w:rsidRDefault="002F1445" w:rsidP="00E8415C">
            <w:pPr>
              <w:ind w:left="144" w:hanging="162"/>
            </w:pPr>
            <w:r w:rsidRPr="000F19B3">
              <w:t>Ockham Information Services LLC</w:t>
            </w:r>
          </w:p>
        </w:tc>
      </w:tr>
      <w:tr w:rsidR="002F1445" w:rsidRPr="000F19B3" w14:paraId="7E889D77" w14:textId="77777777" w:rsidTr="00E8415C">
        <w:tc>
          <w:tcPr>
            <w:tcW w:w="3150" w:type="dxa"/>
          </w:tcPr>
          <w:p w14:paraId="4CAC8FD9"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Virginia Riehl</w:t>
            </w:r>
          </w:p>
        </w:tc>
        <w:tc>
          <w:tcPr>
            <w:tcW w:w="3707" w:type="dxa"/>
          </w:tcPr>
          <w:p w14:paraId="13174396" w14:textId="77777777" w:rsidR="002F1445" w:rsidRPr="000F19B3" w:rsidRDefault="002F1445" w:rsidP="00E8415C">
            <w:pPr>
              <w:ind w:left="144" w:hanging="162"/>
            </w:pPr>
            <w:r w:rsidRPr="000F19B3">
              <w:t>Independent Consultant</w:t>
            </w:r>
          </w:p>
        </w:tc>
      </w:tr>
      <w:tr w:rsidR="002F1445" w:rsidRPr="000F19B3" w14:paraId="659EE69E" w14:textId="77777777" w:rsidTr="00E8415C">
        <w:tc>
          <w:tcPr>
            <w:tcW w:w="3150" w:type="dxa"/>
          </w:tcPr>
          <w:p w14:paraId="5A0DE57A"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Deepak Kumar Sharma, M.S.</w:t>
            </w:r>
          </w:p>
        </w:tc>
        <w:tc>
          <w:tcPr>
            <w:tcW w:w="3707" w:type="dxa"/>
          </w:tcPr>
          <w:p w14:paraId="62294DEA" w14:textId="77777777" w:rsidR="002F1445" w:rsidRPr="000F19B3" w:rsidRDefault="002F1445" w:rsidP="00E8415C">
            <w:pPr>
              <w:ind w:left="144" w:hanging="162"/>
            </w:pPr>
            <w:r w:rsidRPr="000F19B3">
              <w:t>Mayo Clinic</w:t>
            </w:r>
          </w:p>
        </w:tc>
      </w:tr>
      <w:tr w:rsidR="002F1445" w:rsidRPr="000F19B3" w14:paraId="662BCE57" w14:textId="77777777" w:rsidTr="00E8415C">
        <w:tc>
          <w:tcPr>
            <w:tcW w:w="3150" w:type="dxa"/>
          </w:tcPr>
          <w:p w14:paraId="1C0228B9"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Harold Solbrig</w:t>
            </w:r>
          </w:p>
        </w:tc>
        <w:tc>
          <w:tcPr>
            <w:tcW w:w="3707" w:type="dxa"/>
          </w:tcPr>
          <w:p w14:paraId="19E0F536" w14:textId="77777777" w:rsidR="002F1445" w:rsidRPr="000F19B3" w:rsidRDefault="002F1445" w:rsidP="00E8415C">
            <w:pPr>
              <w:ind w:left="144" w:hanging="162"/>
            </w:pPr>
            <w:r w:rsidRPr="000F19B3">
              <w:t>Mayo Clinic</w:t>
            </w:r>
          </w:p>
        </w:tc>
      </w:tr>
      <w:tr w:rsidR="002F1445" w:rsidRPr="00575485" w14:paraId="47345E27" w14:textId="77777777" w:rsidTr="00E8415C">
        <w:tc>
          <w:tcPr>
            <w:tcW w:w="3150" w:type="dxa"/>
          </w:tcPr>
          <w:p w14:paraId="3997C283" w14:textId="77777777" w:rsidR="002F1445" w:rsidRPr="00575485" w:rsidRDefault="002F1445" w:rsidP="00057587">
            <w:pPr>
              <w:pStyle w:val="ListParagraph"/>
              <w:numPr>
                <w:ilvl w:val="0"/>
                <w:numId w:val="6"/>
              </w:numPr>
              <w:suppressAutoHyphens/>
              <w:overflowPunct w:val="0"/>
              <w:autoSpaceDE w:val="0"/>
              <w:autoSpaceDN w:val="0"/>
              <w:adjustRightInd w:val="0"/>
              <w:textAlignment w:val="baseline"/>
            </w:pPr>
            <w:r w:rsidRPr="00575485">
              <w:t>Mason Tran</w:t>
            </w:r>
          </w:p>
        </w:tc>
        <w:tc>
          <w:tcPr>
            <w:tcW w:w="3707" w:type="dxa"/>
          </w:tcPr>
          <w:p w14:paraId="0E0DEC71" w14:textId="77777777" w:rsidR="002F1445" w:rsidRPr="00575485" w:rsidRDefault="002F1445" w:rsidP="00E8415C">
            <w:pPr>
              <w:ind w:left="144" w:hanging="162"/>
            </w:pPr>
            <w:r w:rsidRPr="00575485">
              <w:t>Visumpoint LLC</w:t>
            </w:r>
          </w:p>
        </w:tc>
      </w:tr>
      <w:tr w:rsidR="002F1445" w:rsidRPr="00575485" w14:paraId="6F599711" w14:textId="77777777" w:rsidTr="00E8415C">
        <w:tc>
          <w:tcPr>
            <w:tcW w:w="3150" w:type="dxa"/>
          </w:tcPr>
          <w:p w14:paraId="3F0CD35D" w14:textId="77777777" w:rsidR="002F1445" w:rsidRPr="00575485" w:rsidRDefault="002F1445" w:rsidP="00057587">
            <w:pPr>
              <w:pStyle w:val="ListParagraph"/>
              <w:numPr>
                <w:ilvl w:val="0"/>
                <w:numId w:val="6"/>
              </w:numPr>
              <w:suppressAutoHyphens/>
              <w:overflowPunct w:val="0"/>
              <w:autoSpaceDE w:val="0"/>
              <w:autoSpaceDN w:val="0"/>
              <w:adjustRightInd w:val="0"/>
              <w:textAlignment w:val="baseline"/>
            </w:pPr>
            <w:r w:rsidRPr="00575485">
              <w:t>Michael van der Zel</w:t>
            </w:r>
          </w:p>
        </w:tc>
        <w:tc>
          <w:tcPr>
            <w:tcW w:w="3707" w:type="dxa"/>
          </w:tcPr>
          <w:p w14:paraId="6A155E6A" w14:textId="77777777" w:rsidR="002F1445" w:rsidRPr="00575485" w:rsidRDefault="002F1445" w:rsidP="00E8415C">
            <w:pPr>
              <w:ind w:left="160" w:hanging="162"/>
            </w:pPr>
            <w:r w:rsidRPr="00575485">
              <w:t>University Medical Center Groningen</w:t>
            </w:r>
          </w:p>
          <w:p w14:paraId="50D3FB39" w14:textId="77777777" w:rsidR="002F1445" w:rsidRPr="00575485" w:rsidRDefault="002F1445" w:rsidP="00E8415C">
            <w:pPr>
              <w:ind w:left="144" w:hanging="162"/>
            </w:pPr>
            <w:r w:rsidRPr="00575485">
              <w:t>Results4Care</w:t>
            </w:r>
          </w:p>
        </w:tc>
      </w:tr>
    </w:tbl>
    <w:p w14:paraId="5B054D74" w14:textId="77777777" w:rsidR="003623FE" w:rsidRDefault="003623FE" w:rsidP="00D01286">
      <w:pPr>
        <w:tabs>
          <w:tab w:val="left" w:pos="90"/>
        </w:tabs>
        <w:rPr>
          <w:rFonts w:ascii="Arial" w:hAnsi="Arial" w:cs="Arial"/>
          <w:color w:val="000000"/>
          <w:sz w:val="24"/>
          <w:szCs w:val="24"/>
        </w:rPr>
      </w:pPr>
    </w:p>
    <w:p w14:paraId="757932BB" w14:textId="77777777" w:rsidR="00FC2D47" w:rsidRDefault="00FC2D47" w:rsidP="00BA2ABC"/>
    <w:p w14:paraId="459C16BC" w14:textId="77777777" w:rsidR="00FC2D47" w:rsidRDefault="00FC2D47" w:rsidP="00BA2ABC"/>
    <w:p w14:paraId="10210C3B" w14:textId="77777777" w:rsidR="000B5713" w:rsidRPr="00C867D8" w:rsidRDefault="007B402A" w:rsidP="0051087E">
      <w:r w:rsidRPr="00C867D8">
        <w:t xml:space="preserve"> </w:t>
      </w:r>
    </w:p>
    <w:p w14:paraId="5EDEF66B" w14:textId="77777777" w:rsidR="002C0F83" w:rsidRDefault="00A4049A" w:rsidP="00860763">
      <w:pPr>
        <w:pStyle w:val="Heading1"/>
      </w:pPr>
      <w:bookmarkStart w:id="28" w:name="_Toc285534693"/>
      <w:r>
        <w:t>The AOM and the AML Metamodel</w:t>
      </w:r>
      <w:bookmarkEnd w:id="28"/>
      <w:r w:rsidR="003C6850">
        <w:t xml:space="preserve"> </w:t>
      </w:r>
    </w:p>
    <w:p w14:paraId="2AA04F8C" w14:textId="20B9DE34" w:rsidR="00B51031" w:rsidRDefault="0018237F">
      <w:r>
        <w:t xml:space="preserve"> Section 6.5.1.5 of the AML RFP states </w:t>
      </w:r>
      <w:del w:id="29" w:author="Alpha Omega" w:date="2015-02-14T11:35:00Z">
        <w:r w:rsidDel="008917FF">
          <w:delText xml:space="preserve">that </w:delText>
        </w:r>
      </w:del>
      <w:r>
        <w:t xml:space="preserve">"Submissions shall provide functional coverage for the full set of capabilities or equivalent, as defined in AOM 1.5 [cite: AOM].   Section 6.1.1 further states </w:t>
      </w:r>
      <w:del w:id="30" w:author="Alpha Omega" w:date="2015-02-14T11:37:00Z">
        <w:r w:rsidDel="008917FF">
          <w:delText xml:space="preserve">that </w:delText>
        </w:r>
      </w:del>
      <w:r>
        <w:t>the "RFP seeks a solution that will: ... Support the specification of CIMI content models in UML, such that they can be translated into AOM 1.5." and later says "... a transformation form AML models to semantically equivalent Archetype Object Models (AOM) is strongly desired, but is optional.  If not provided, it must be demonstrated that this transformation is possible."</w:t>
      </w:r>
    </w:p>
    <w:p w14:paraId="63187E2E" w14:textId="77777777" w:rsidR="00B51031" w:rsidRDefault="0018237F">
      <w:r>
        <w:rPr>
          <w:rFonts w:ascii="Cambria" w:hAnsi="Cambria" w:cs="Cambria"/>
        </w:rPr>
        <w:t xml:space="preserve"> </w:t>
      </w:r>
    </w:p>
    <w:p w14:paraId="3DADA020" w14:textId="77777777" w:rsidR="00B51031" w:rsidRDefault="0018237F">
      <w:r>
        <w:rPr>
          <w:rFonts w:ascii="Cambria" w:hAnsi="Cambria" w:cs="Cambria"/>
        </w:rPr>
        <w:t>The Archetype Object Model [cite: AOM] version 1.5 was used as a reference for the creation of the corresponding AML Metamodel.  While the ideal situation would have been to have used the AOM directly, a number of considerations prevented this from happening, including:</w:t>
      </w:r>
    </w:p>
    <w:p w14:paraId="48E4B74D" w14:textId="07E58DD5" w:rsidR="00B51031" w:rsidRDefault="0018237F">
      <w:r>
        <w:rPr>
          <w:rFonts w:ascii="Cambria" w:hAnsi="Cambria" w:cs="Cambria"/>
        </w:rPr>
        <w:t xml:space="preserve">·      The AOM doesn't currently exist as a </w:t>
      </w:r>
      <w:del w:id="31" w:author="Alpha Omega" w:date="2015-02-14T11:37:00Z">
        <w:r w:rsidDel="008917FF">
          <w:rPr>
            <w:rFonts w:ascii="Cambria" w:hAnsi="Cambria" w:cs="Cambria"/>
          </w:rPr>
          <w:delText>machine readable</w:delText>
        </w:r>
      </w:del>
      <w:ins w:id="32" w:author="Alpha Omega" w:date="2015-02-14T11:37:00Z">
        <w:r w:rsidR="008917FF">
          <w:rPr>
            <w:rFonts w:ascii="Cambria" w:hAnsi="Cambria" w:cs="Cambria"/>
          </w:rPr>
          <w:t>machine-readable</w:t>
        </w:r>
      </w:ins>
      <w:r>
        <w:rPr>
          <w:rFonts w:ascii="Cambria" w:hAnsi="Cambria" w:cs="Cambria"/>
        </w:rPr>
        <w:t xml:space="preserve"> UML model.  It was originally created by reverse engineering the implementation data model of the AML parser and </w:t>
      </w:r>
      <w:ins w:id="33" w:author="Alpha Omega" w:date="2015-02-14T11:37:00Z">
        <w:r w:rsidR="000679A8">
          <w:rPr>
            <w:rFonts w:ascii="Cambria" w:hAnsi="Cambria" w:cs="Cambria"/>
          </w:rPr>
          <w:t xml:space="preserve">ADL </w:t>
        </w:r>
      </w:ins>
      <w:r>
        <w:rPr>
          <w:rFonts w:ascii="Cambria" w:hAnsi="Cambria" w:cs="Cambria"/>
        </w:rPr>
        <w:t>workbench and was subsequently refined directly within FrameMaker</w:t>
      </w:r>
    </w:p>
    <w:p w14:paraId="0958F059" w14:textId="70785957" w:rsidR="00B51031" w:rsidRDefault="0018237F">
      <w:r>
        <w:rPr>
          <w:rFonts w:ascii="Cambria" w:hAnsi="Cambria" w:cs="Cambria"/>
        </w:rPr>
        <w:t>·      The AOM focused first on implementability, and only then</w:t>
      </w:r>
      <w:ins w:id="34" w:author="Alpha Omega" w:date="2015-02-14T11:45:00Z">
        <w:r w:rsidR="00BF2C35">
          <w:rPr>
            <w:rFonts w:ascii="Cambria" w:hAnsi="Cambria" w:cs="Cambria"/>
          </w:rPr>
          <w:t xml:space="preserve"> on</w:t>
        </w:r>
      </w:ins>
      <w:r>
        <w:rPr>
          <w:rFonts w:ascii="Cambria" w:hAnsi="Cambria" w:cs="Cambria"/>
        </w:rPr>
        <w:t xml:space="preserve"> comprehensibility.  As an example, </w:t>
      </w:r>
      <w:del w:id="35" w:author="Alpha Omega" w:date="2015-02-14T11:41:00Z">
        <w:r w:rsidDel="007E7B24">
          <w:rPr>
            <w:rFonts w:ascii="Cambria" w:hAnsi="Cambria" w:cs="Cambria"/>
          </w:rPr>
          <w:delText xml:space="preserve"> </w:delText>
        </w:r>
      </w:del>
      <w:r>
        <w:rPr>
          <w:rFonts w:ascii="Cambria" w:hAnsi="Cambria" w:cs="Cambria"/>
        </w:rPr>
        <w:t xml:space="preserve">the term_definitions attribute in the ARCHETYPE_TERMINOLOGY section is of type "&lt;Hash &lt;Hash &lt;ARCHETYPE_TERM, String&gt;, String&gt; [1]".  The accompanying text </w:t>
      </w:r>
      <w:del w:id="36" w:author="Alpha Omega" w:date="2015-02-14T11:41:00Z">
        <w:r w:rsidDel="007E7B24">
          <w:rPr>
            <w:rFonts w:ascii="Cambria" w:hAnsi="Cambria" w:cs="Cambria"/>
          </w:rPr>
          <w:delText xml:space="preserve"> </w:delText>
        </w:r>
      </w:del>
      <w:r>
        <w:rPr>
          <w:rFonts w:ascii="Cambria" w:hAnsi="Cambria" w:cs="Cambria"/>
        </w:rPr>
        <w:t xml:space="preserve">states </w:t>
      </w:r>
      <w:del w:id="37" w:author="Alpha Omega" w:date="2015-02-14T11:41:00Z">
        <w:r w:rsidDel="007E7B24">
          <w:rPr>
            <w:rFonts w:ascii="Cambria" w:hAnsi="Cambria" w:cs="Cambria"/>
          </w:rPr>
          <w:delText xml:space="preserve">that </w:delText>
        </w:r>
      </w:del>
      <w:r>
        <w:rPr>
          <w:rFonts w:ascii="Cambria" w:hAnsi="Cambria" w:cs="Cambria"/>
        </w:rPr>
        <w:t xml:space="preserve">this is "a mandatory structure consisting of lists of term definitions defined local to the archetype, one list for each language of translation, as well as the original language of definition.  The entries </w:t>
      </w:r>
      <w:del w:id="38" w:author="Alpha Omega" w:date="2015-02-14T11:51:00Z">
        <w:r w:rsidDel="00243EA5">
          <w:rPr>
            <w:rFonts w:ascii="Cambria" w:hAnsi="Cambria" w:cs="Cambria"/>
          </w:rPr>
          <w:delText xml:space="preserve">... </w:delText>
        </w:r>
      </w:del>
      <w:r>
        <w:rPr>
          <w:rFonts w:ascii="Cambria" w:hAnsi="Cambria" w:cs="Cambria"/>
        </w:rPr>
        <w:t>include: "Some or all id codes...</w:t>
      </w:r>
      <w:proofErr w:type="gramStart"/>
      <w:r>
        <w:rPr>
          <w:rFonts w:ascii="Cambria" w:hAnsi="Cambria" w:cs="Cambria"/>
        </w:rPr>
        <w:t>",</w:t>
      </w:r>
      <w:proofErr w:type="gramEnd"/>
      <w:r>
        <w:rPr>
          <w:rFonts w:ascii="Cambria" w:hAnsi="Cambria" w:cs="Cambria"/>
        </w:rPr>
        <w:t xml:space="preserve"> etc.  </w:t>
      </w:r>
    </w:p>
    <w:p w14:paraId="340944F9" w14:textId="77777777" w:rsidR="00B51031" w:rsidRDefault="00B51031"/>
    <w:p w14:paraId="62A7D89A" w14:textId="0B4779BA" w:rsidR="00B51031" w:rsidRDefault="0018237F">
      <w:r>
        <w:rPr>
          <w:rFonts w:ascii="Cambria" w:hAnsi="Cambria" w:cs="Cambria"/>
        </w:rPr>
        <w:t xml:space="preserve">While </w:t>
      </w:r>
      <w:del w:id="39" w:author="Alpha Omega" w:date="2015-02-14T11:53:00Z">
        <w:r w:rsidDel="00243EA5">
          <w:rPr>
            <w:rFonts w:ascii="Cambria" w:hAnsi="Cambria" w:cs="Cambria"/>
          </w:rPr>
          <w:delText xml:space="preserve">these </w:delText>
        </w:r>
      </w:del>
      <w:ins w:id="40" w:author="Alpha Omega" w:date="2015-02-14T11:53:00Z">
        <w:r w:rsidR="00243EA5">
          <w:rPr>
            <w:rFonts w:ascii="Cambria" w:hAnsi="Cambria" w:cs="Cambria"/>
          </w:rPr>
          <w:t xml:space="preserve">this </w:t>
        </w:r>
      </w:ins>
      <w:r>
        <w:rPr>
          <w:rFonts w:ascii="Cambria" w:hAnsi="Cambria" w:cs="Cambria"/>
        </w:rPr>
        <w:t xml:space="preserve">may be </w:t>
      </w:r>
      <w:del w:id="41" w:author="Alpha Omega" w:date="2015-02-14T11:52:00Z">
        <w:r w:rsidDel="00243EA5">
          <w:rPr>
            <w:rFonts w:ascii="Cambria" w:hAnsi="Cambria" w:cs="Cambria"/>
          </w:rPr>
          <w:delText xml:space="preserve">good </w:delText>
        </w:r>
      </w:del>
      <w:ins w:id="42" w:author="Alpha Omega" w:date="2015-02-14T11:52:00Z">
        <w:r w:rsidR="00243EA5">
          <w:rPr>
            <w:rFonts w:ascii="Cambria" w:hAnsi="Cambria" w:cs="Cambria"/>
          </w:rPr>
          <w:t xml:space="preserve">adequate </w:t>
        </w:r>
      </w:ins>
      <w:r>
        <w:rPr>
          <w:rFonts w:ascii="Cambria" w:hAnsi="Cambria" w:cs="Cambria"/>
        </w:rPr>
        <w:t>instruction</w:t>
      </w:r>
      <w:del w:id="43" w:author="Alpha Omega" w:date="2015-02-14T11:52:00Z">
        <w:r w:rsidDel="00243EA5">
          <w:rPr>
            <w:rFonts w:ascii="Cambria" w:hAnsi="Cambria" w:cs="Cambria"/>
          </w:rPr>
          <w:delText>s</w:delText>
        </w:r>
      </w:del>
      <w:r>
        <w:rPr>
          <w:rFonts w:ascii="Cambria" w:hAnsi="Cambria" w:cs="Cambria"/>
        </w:rPr>
        <w:t xml:space="preserve"> </w:t>
      </w:r>
      <w:ins w:id="44" w:author="Alpha Omega" w:date="2015-02-14T11:52:00Z">
        <w:r w:rsidR="00243EA5">
          <w:rPr>
            <w:rFonts w:ascii="Cambria" w:hAnsi="Cambria" w:cs="Cambria"/>
          </w:rPr>
          <w:t>for</w:t>
        </w:r>
      </w:ins>
      <w:del w:id="45" w:author="Alpha Omega" w:date="2015-02-14T11:52:00Z">
        <w:r w:rsidDel="00243EA5">
          <w:rPr>
            <w:rFonts w:ascii="Cambria" w:hAnsi="Cambria" w:cs="Cambria"/>
          </w:rPr>
          <w:delText>to</w:delText>
        </w:r>
      </w:del>
      <w:r>
        <w:rPr>
          <w:rFonts w:ascii="Cambria" w:hAnsi="Cambria" w:cs="Cambria"/>
        </w:rPr>
        <w:t xml:space="preserve"> an implementer, it doesn't describe the artifacts in terms of a UML model.</w:t>
      </w:r>
    </w:p>
    <w:p w14:paraId="5C2D651C" w14:textId="77777777" w:rsidR="00B51031" w:rsidRDefault="0018237F">
      <w:r>
        <w:rPr>
          <w:rFonts w:ascii="Cambria" w:hAnsi="Cambria" w:cs="Cambria"/>
        </w:rPr>
        <w:t xml:space="preserve">·      </w:t>
      </w:r>
      <w:proofErr w:type="gramStart"/>
      <w:r>
        <w:rPr>
          <w:rFonts w:ascii="Cambria" w:hAnsi="Cambria" w:cs="Cambria"/>
        </w:rPr>
        <w:t>Some</w:t>
      </w:r>
      <w:proofErr w:type="gramEnd"/>
      <w:r>
        <w:rPr>
          <w:rFonts w:ascii="Cambria" w:hAnsi="Cambria" w:cs="Cambria"/>
        </w:rPr>
        <w:t xml:space="preserve"> of the critical information about the AOM was encoded in text strings.  As an example, the ARCHETYPE_HRID structure on page 17 encodes a number of model artifacts including rm_package (the reference model package), rm_class (the reference model class being constrained), major_version (the identifier for the thing being versioned), minor_version, version_status, etc. (identifiers for specific versions of major_version), etc.  </w:t>
      </w:r>
    </w:p>
    <w:p w14:paraId="548CC2DB" w14:textId="77777777" w:rsidR="00B51031" w:rsidRDefault="00B51031"/>
    <w:p w14:paraId="371C23AD" w14:textId="3B9A1717" w:rsidR="00B51031" w:rsidRDefault="0018237F">
      <w:r>
        <w:rPr>
          <w:rFonts w:ascii="Cambria" w:hAnsi="Cambria" w:cs="Cambria"/>
        </w:rPr>
        <w:t xml:space="preserve">These identifiers represent classes and relationships </w:t>
      </w:r>
      <w:del w:id="46" w:author="Alpha Omega" w:date="2015-02-14T11:47:00Z">
        <w:r w:rsidDel="00075E5D">
          <w:rPr>
            <w:rFonts w:ascii="Cambria" w:hAnsi="Cambria" w:cs="Cambria"/>
          </w:rPr>
          <w:delText>that need</w:delText>
        </w:r>
      </w:del>
      <w:ins w:id="47" w:author="Alpha Omega" w:date="2015-02-14T11:47:00Z">
        <w:r w:rsidR="00075E5D">
          <w:rPr>
            <w:rFonts w:ascii="Cambria" w:hAnsi="Cambria" w:cs="Cambria"/>
          </w:rPr>
          <w:t>needing</w:t>
        </w:r>
      </w:ins>
      <w:r>
        <w:rPr>
          <w:rFonts w:ascii="Cambria" w:hAnsi="Cambria" w:cs="Cambria"/>
        </w:rPr>
        <w:t xml:space="preserve"> to be expressed as first class model elements if they are to be realized in a profile.</w:t>
      </w:r>
    </w:p>
    <w:p w14:paraId="4D916EB3" w14:textId="5C329661" w:rsidR="00B51031" w:rsidRDefault="0018237F">
      <w:r>
        <w:rPr>
          <w:rFonts w:ascii="Cambria" w:hAnsi="Cambria" w:cs="Cambria"/>
        </w:rPr>
        <w:t>·      The AOM didn't formally describe the relationship between the AOM components and the reference model metamodel.  The document</w:t>
      </w:r>
      <w:ins w:id="48" w:author="Alpha Omega" w:date="2015-02-14T11:42:00Z">
        <w:r w:rsidR="007E7B24">
          <w:rPr>
            <w:rFonts w:ascii="Cambria" w:hAnsi="Cambria" w:cs="Cambria"/>
          </w:rPr>
          <w:t>ation</w:t>
        </w:r>
      </w:ins>
      <w:del w:id="49" w:author="Alpha Omega" w:date="2015-02-14T11:42:00Z">
        <w:r w:rsidDel="007E7B24">
          <w:rPr>
            <w:rFonts w:ascii="Cambria" w:hAnsi="Cambria" w:cs="Cambria"/>
          </w:rPr>
          <w:delText>ed</w:delText>
        </w:r>
      </w:del>
      <w:r>
        <w:rPr>
          <w:rFonts w:ascii="Cambria" w:hAnsi="Cambria" w:cs="Cambria"/>
        </w:rPr>
        <w:t xml:space="preserve"> alluded to the fact that there were classes, properties</w:t>
      </w:r>
      <w:ins w:id="50" w:author="Alpha Omega" w:date="2015-02-14T11:43:00Z">
        <w:r w:rsidR="007E7B24">
          <w:rPr>
            <w:rFonts w:ascii="Cambria" w:hAnsi="Cambria" w:cs="Cambria"/>
          </w:rPr>
          <w:t>,</w:t>
        </w:r>
      </w:ins>
      <w:r>
        <w:rPr>
          <w:rFonts w:ascii="Cambria" w:hAnsi="Cambria" w:cs="Cambria"/>
        </w:rPr>
        <w:t xml:space="preserve"> and types that were being constrained, but this was not made explicit.  AML needed an explicit and formal description of the relationship between the AML model components and the corresponding UML metamodel artifacts being constrained.</w:t>
      </w:r>
    </w:p>
    <w:p w14:paraId="5F50B479" w14:textId="77777777" w:rsidR="00B51031" w:rsidRDefault="0018237F">
      <w:r>
        <w:rPr>
          <w:rFonts w:ascii="Cambria" w:hAnsi="Cambria" w:cs="Cambria"/>
        </w:rPr>
        <w:t xml:space="preserve"> </w:t>
      </w:r>
    </w:p>
    <w:p w14:paraId="362871EE" w14:textId="6EF963D8" w:rsidR="00B51031" w:rsidRDefault="0018237F">
      <w:r>
        <w:rPr>
          <w:rFonts w:ascii="Cambria" w:hAnsi="Cambria" w:cs="Cambria"/>
        </w:rPr>
        <w:t xml:space="preserve">The AOM was also very focused on the ADL use case and implementation.  The detailed decomposition of an </w:t>
      </w:r>
      <w:r>
        <w:rPr>
          <w:rFonts w:ascii="Cambria" w:hAnsi="Cambria" w:cs="Cambria"/>
          <w:u w:val="single"/>
        </w:rPr>
        <w:t>ADL</w:t>
      </w:r>
      <w:r>
        <w:rPr>
          <w:rFonts w:ascii="Cambria" w:hAnsi="Cambria" w:cs="Cambria"/>
        </w:rPr>
        <w:t xml:space="preserve"> archetype identifier is recorded in the ARCHETYPE_HRID class.  While this accurately reflects ADL specific identifiers, there is nothing inherent in the model </w:t>
      </w:r>
      <w:del w:id="51" w:author="Alpha Omega" w:date="2015-02-14T11:44:00Z">
        <w:r w:rsidDel="00BF2C35">
          <w:rPr>
            <w:rFonts w:ascii="Cambria" w:hAnsi="Cambria" w:cs="Cambria"/>
          </w:rPr>
          <w:delText>that requires that</w:delText>
        </w:r>
      </w:del>
      <w:ins w:id="52" w:author="Alpha Omega" w:date="2015-02-14T11:44:00Z">
        <w:r w:rsidR="00BF2C35">
          <w:rPr>
            <w:rFonts w:ascii="Cambria" w:hAnsi="Cambria" w:cs="Cambria"/>
          </w:rPr>
          <w:t>requiring</w:t>
        </w:r>
      </w:ins>
      <w:r>
        <w:rPr>
          <w:rFonts w:ascii="Cambria" w:hAnsi="Cambria" w:cs="Cambria"/>
        </w:rPr>
        <w:t xml:space="preserve"> exactly this identifier structure be used.   The RFP specifically seeks a solution that is "... capable of being used in other domain areas, with other reference models", and, with this in mind, we chose to relax some relationships and structures that, while necessary for ADL, were not required for archetype modeling in general.</w:t>
      </w:r>
    </w:p>
    <w:p w14:paraId="48A7877C" w14:textId="77777777" w:rsidR="00B51031" w:rsidRDefault="0018237F">
      <w:r>
        <w:rPr>
          <w:rFonts w:ascii="Cambria" w:hAnsi="Cambria" w:cs="Cambria"/>
        </w:rPr>
        <w:t xml:space="preserve"> </w:t>
      </w:r>
    </w:p>
    <w:p w14:paraId="5E057996" w14:textId="22A1A17C" w:rsidR="00B51031" w:rsidRDefault="0018237F">
      <w:r>
        <w:rPr>
          <w:rFonts w:ascii="Cambria" w:hAnsi="Cambria" w:cs="Cambria"/>
        </w:rPr>
        <w:t xml:space="preserve">Given the considerations above, we determined </w:t>
      </w:r>
      <w:del w:id="53" w:author="Alpha Omega" w:date="2015-02-14T11:49:00Z">
        <w:r w:rsidDel="00075E5D">
          <w:rPr>
            <w:rFonts w:ascii="Cambria" w:hAnsi="Cambria" w:cs="Cambria"/>
          </w:rPr>
          <w:delText xml:space="preserve">that </w:delText>
        </w:r>
      </w:del>
      <w:r>
        <w:rPr>
          <w:rFonts w:ascii="Cambria" w:hAnsi="Cambria" w:cs="Cambria"/>
        </w:rPr>
        <w:t xml:space="preserve">a necessary first step was to produce a </w:t>
      </w:r>
      <w:r>
        <w:rPr>
          <w:rFonts w:ascii="Cambria" w:hAnsi="Cambria" w:cs="Cambria"/>
          <w:i/>
          <w:iCs/>
        </w:rPr>
        <w:t>logical</w:t>
      </w:r>
      <w:r>
        <w:rPr>
          <w:rFonts w:ascii="Cambria" w:hAnsi="Cambria" w:cs="Cambria"/>
        </w:rPr>
        <w:t xml:space="preserve"> model </w:t>
      </w:r>
      <w:del w:id="54" w:author="Alpha Omega" w:date="2015-02-14T11:49:00Z">
        <w:r w:rsidDel="00243EA5">
          <w:rPr>
            <w:rFonts w:ascii="Cambria" w:hAnsi="Cambria" w:cs="Cambria"/>
          </w:rPr>
          <w:delText xml:space="preserve">that </w:delText>
        </w:r>
      </w:del>
      <w:r>
        <w:rPr>
          <w:rFonts w:ascii="Cambria" w:hAnsi="Cambria" w:cs="Cambria"/>
        </w:rPr>
        <w:t>faithfully preserv</w:t>
      </w:r>
      <w:ins w:id="55" w:author="Alpha Omega" w:date="2015-02-14T11:49:00Z">
        <w:r w:rsidR="00243EA5">
          <w:rPr>
            <w:rFonts w:ascii="Cambria" w:hAnsi="Cambria" w:cs="Cambria"/>
          </w:rPr>
          <w:t>ing</w:t>
        </w:r>
      </w:ins>
      <w:del w:id="56" w:author="Alpha Omega" w:date="2015-02-14T11:49:00Z">
        <w:r w:rsidDel="00243EA5">
          <w:rPr>
            <w:rFonts w:ascii="Cambria" w:hAnsi="Cambria" w:cs="Cambria"/>
          </w:rPr>
          <w:delText>ed</w:delText>
        </w:r>
      </w:del>
      <w:r>
        <w:rPr>
          <w:rFonts w:ascii="Cambria" w:hAnsi="Cambria" w:cs="Cambria"/>
        </w:rPr>
        <w:t xml:space="preserve"> the semantics of the AOM but address</w:t>
      </w:r>
      <w:ins w:id="57" w:author="Alpha Omega" w:date="2015-02-14T11:50:00Z">
        <w:r w:rsidR="00243EA5">
          <w:rPr>
            <w:rFonts w:ascii="Cambria" w:hAnsi="Cambria" w:cs="Cambria"/>
          </w:rPr>
          <w:t>ing</w:t>
        </w:r>
      </w:ins>
      <w:del w:id="58" w:author="Alpha Omega" w:date="2015-02-14T11:50:00Z">
        <w:r w:rsidDel="00243EA5">
          <w:rPr>
            <w:rFonts w:ascii="Cambria" w:hAnsi="Cambria" w:cs="Cambria"/>
          </w:rPr>
          <w:delText>ed</w:delText>
        </w:r>
      </w:del>
      <w:r>
        <w:rPr>
          <w:rFonts w:ascii="Cambria" w:hAnsi="Cambria" w:cs="Cambria"/>
        </w:rPr>
        <w:t xml:space="preserve"> the various issues described above.  The result of this process can be found in Appendix A</w:t>
      </w:r>
      <w:hyperlink w:anchor="_ftn1" w:history="1">
        <w:r>
          <w:rPr>
            <w:rFonts w:ascii="Cambria" w:hAnsi="Cambria" w:cs="Cambria"/>
            <w:color w:val="0000FF"/>
            <w:u w:val="single"/>
            <w:vertAlign w:val="superscript"/>
          </w:rPr>
          <w:t>[1]</w:t>
        </w:r>
      </w:hyperlink>
      <w:r>
        <w:rPr>
          <w:rFonts w:ascii="Cambria" w:hAnsi="Cambria" w:cs="Cambria"/>
        </w:rPr>
        <w:t xml:space="preserve">.  </w:t>
      </w:r>
    </w:p>
    <w:p w14:paraId="13164BA8" w14:textId="77777777" w:rsidR="00B51031" w:rsidRDefault="0018237F">
      <w:r>
        <w:rPr>
          <w:rFonts w:ascii="Cambria" w:hAnsi="Cambria" w:cs="Cambria"/>
        </w:rPr>
        <w:t xml:space="preserve"> </w:t>
      </w:r>
    </w:p>
    <w:p w14:paraId="59612F8A" w14:textId="77777777" w:rsidR="00B51031" w:rsidRDefault="0018237F">
      <w:r>
        <w:rPr>
          <w:rFonts w:ascii="Cambria" w:hAnsi="Cambria" w:cs="Cambria"/>
        </w:rPr>
        <w:t xml:space="preserve"> </w:t>
      </w:r>
    </w:p>
    <w:p w14:paraId="0069B43A" w14:textId="77777777" w:rsidR="00B51031" w:rsidRDefault="00B51031"/>
    <w:p w14:paraId="7233C88B" w14:textId="77777777" w:rsidR="00B51031" w:rsidRDefault="00B51031"/>
    <w:p w14:paraId="47A17488" w14:textId="77777777" w:rsidR="00B51031" w:rsidRDefault="00B51031"/>
    <w:p w14:paraId="18006D2F" w14:textId="77777777" w:rsidR="00B51031" w:rsidRDefault="008917FF">
      <w:hyperlink w:anchor="_ftnref1" w:history="1">
        <w:r w:rsidR="0018237F">
          <w:rPr>
            <w:rFonts w:ascii="Cambria" w:hAnsi="Cambria" w:cs="Cambria"/>
            <w:color w:val="0000FF"/>
            <w:u w:val="single"/>
            <w:vertAlign w:val="superscript"/>
          </w:rPr>
          <w:t>[1]</w:t>
        </w:r>
      </w:hyperlink>
      <w:r w:rsidR="0018237F">
        <w:rPr>
          <w:rFonts w:ascii="Cambria" w:hAnsi="Cambria" w:cs="Cambria"/>
        </w:rPr>
        <w:t xml:space="preserve"> This process also required several changes and simplifications to the AOM 1.5 model.  The contents of Appendix </w:t>
      </w:r>
      <w:proofErr w:type="gramStart"/>
      <w:r w:rsidR="0018237F">
        <w:rPr>
          <w:rFonts w:ascii="Cambria" w:hAnsi="Cambria" w:cs="Cambria"/>
        </w:rPr>
        <w:t>A</w:t>
      </w:r>
      <w:proofErr w:type="gramEnd"/>
      <w:r w:rsidR="0018237F">
        <w:rPr>
          <w:rFonts w:ascii="Cambria" w:hAnsi="Cambria" w:cs="Cambria"/>
        </w:rPr>
        <w:t xml:space="preserve"> are aligned with the AOM </w:t>
      </w:r>
      <w:r w:rsidR="0018237F">
        <w:rPr>
          <w:rFonts w:ascii="Cambria" w:hAnsi="Cambria" w:cs="Cambria"/>
          <w:i/>
          <w:iCs/>
        </w:rPr>
        <w:t>2.0</w:t>
      </w:r>
      <w:r w:rsidR="0018237F">
        <w:rPr>
          <w:rFonts w:ascii="Cambria" w:hAnsi="Cambria" w:cs="Cambria"/>
        </w:rPr>
        <w:t xml:space="preserve"> version of the model rather than 1.5 as requested in the RFP.</w:t>
      </w:r>
    </w:p>
    <w:p w14:paraId="63696D81" w14:textId="77777777" w:rsidR="00B51031" w:rsidRDefault="0018237F">
      <w:r>
        <w:t xml:space="preserve"> </w:t>
      </w:r>
    </w:p>
    <w:p w14:paraId="5E9AC800" w14:textId="77777777" w:rsidR="0018237F" w:rsidRDefault="007B402A" w:rsidP="0051087E">
      <w:r w:rsidRPr="00C867D8">
        <w:t xml:space="preserve"> </w:t>
      </w:r>
    </w:p>
    <w:p w14:paraId="72F7958B" w14:textId="77777777" w:rsidR="0018237F" w:rsidRDefault="0018237F">
      <w:r>
        <w:br w:type="page"/>
      </w:r>
    </w:p>
    <w:p w14:paraId="1F30E4C4" w14:textId="77777777" w:rsidR="000B5713" w:rsidRPr="00C867D8" w:rsidRDefault="000B5713" w:rsidP="0051087E"/>
    <w:p w14:paraId="31C50301" w14:textId="77777777" w:rsidR="002C0F83" w:rsidRDefault="00A4049A" w:rsidP="00860763">
      <w:pPr>
        <w:pStyle w:val="Heading1"/>
      </w:pPr>
      <w:bookmarkStart w:id="59" w:name="_Toc285534694"/>
      <w:r>
        <w:t>Profiles</w:t>
      </w:r>
      <w:bookmarkEnd w:id="59"/>
      <w:r w:rsidR="003C6850">
        <w:t xml:space="preserve"> </w:t>
      </w:r>
    </w:p>
    <w:p w14:paraId="6E1101FF" w14:textId="0E9AB7FC" w:rsidR="00B51031" w:rsidRDefault="0018237F">
      <w:r>
        <w:t xml:space="preserve">The accurate and timely communication within and across health information systems </w:t>
      </w:r>
      <w:del w:id="60" w:author="Alpha Omega" w:date="2015-02-14T11:54:00Z">
        <w:r w:rsidDel="00976317">
          <w:delText xml:space="preserve">of hospitals </w:delText>
        </w:r>
      </w:del>
      <w:r>
        <w:t xml:space="preserve">presents </w:t>
      </w:r>
      <w:del w:id="61" w:author="Alpha Omega" w:date="2015-02-14T11:54:00Z">
        <w:r w:rsidDel="00E93FC6">
          <w:delText xml:space="preserve">an </w:delText>
        </w:r>
      </w:del>
      <w:r>
        <w:t>important challenge</w:t>
      </w:r>
      <w:ins w:id="62" w:author="Alpha Omega" w:date="2015-02-14T11:54:00Z">
        <w:r w:rsidR="00E93FC6">
          <w:t>s</w:t>
        </w:r>
      </w:ins>
      <w:r>
        <w:t xml:space="preserve"> and opportunit</w:t>
      </w:r>
      <w:ins w:id="63" w:author="Alpha Omega" w:date="2015-02-14T11:54:00Z">
        <w:r w:rsidR="00E93FC6">
          <w:t>ies</w:t>
        </w:r>
      </w:ins>
      <w:del w:id="64" w:author="Alpha Omega" w:date="2015-02-14T11:54:00Z">
        <w:r w:rsidDel="00E93FC6">
          <w:delText>y</w:delText>
        </w:r>
      </w:del>
      <w:r>
        <w:t xml:space="preserve"> </w:t>
      </w:r>
      <w:del w:id="65" w:author="Alpha Omega" w:date="2015-02-14T11:54:00Z">
        <w:r w:rsidDel="00E93FC6">
          <w:delText xml:space="preserve">to </w:delText>
        </w:r>
      </w:del>
      <w:ins w:id="66" w:author="Alpha Omega" w:date="2015-02-14T11:54:00Z">
        <w:r w:rsidR="00E93FC6">
          <w:t xml:space="preserve">for </w:t>
        </w:r>
      </w:ins>
      <w:r>
        <w:t>improving the quality of health care and patient safety. Health information by its very nature is distributed across independent and disparate solutions that are often syntactically or semantically inconsistent. This impedes users from accessing information in a normalized and meaningful manner. The objective of this submission is to provide a standard for modeling Archetype Models (AMs) using UML, to support the representation of Clinical Information Modeling Initiative (CIMI) artifacts in UML.</w:t>
      </w:r>
    </w:p>
    <w:p w14:paraId="1D867C2A" w14:textId="77777777" w:rsidR="00B51031" w:rsidRDefault="0018237F">
      <w:r>
        <w:t xml:space="preserve"> </w:t>
      </w:r>
    </w:p>
    <w:p w14:paraId="4B5619B8" w14:textId="26B05D37" w:rsidR="00B51031" w:rsidRDefault="0018237F">
      <w:r>
        <w:t>Archetypes are Platform Independent Models (PIMs)</w:t>
      </w:r>
      <w:del w:id="67" w:author="Alpha Omega" w:date="2015-02-14T11:58:00Z">
        <w:r w:rsidDel="00AE2E93">
          <w:delText>, which are</w:delText>
        </w:r>
      </w:del>
      <w:r>
        <w:t xml:space="preserve"> developed as a set of constraints on a specific Reference Model (RM). These archetypes are detailed and domain-specific definitions of concepts defined in terms of structured and constrained combinations of model elements within a reference model or parent archetype. These models refer to and represent clinical concepts such as heart rate, blood pressure, examination, etc. The ISO EN 13606 and OpenEHR communities define Archetypes utilizing the Archetype Definition Language (ADL).</w:t>
      </w:r>
    </w:p>
    <w:p w14:paraId="4125861B" w14:textId="77777777" w:rsidR="00B51031" w:rsidRDefault="0018237F">
      <w:r>
        <w:t xml:space="preserve"> </w:t>
      </w:r>
    </w:p>
    <w:p w14:paraId="5796809D" w14:textId="77777777" w:rsidR="00B51031" w:rsidRDefault="0018237F">
      <w:r>
        <w:t>The following models define the UML Profile “Archetype Modeling Language” (AML). The AML Profile was developed as an aggregation of three sub-profiles, which together meet the requirements of archetype modeling. The three sub-profiles of the AML Profile will include:</w:t>
      </w:r>
    </w:p>
    <w:p w14:paraId="43D0F9D3" w14:textId="77777777" w:rsidR="00B51031" w:rsidRDefault="0018237F">
      <w:r>
        <w:t xml:space="preserve"> </w:t>
      </w:r>
    </w:p>
    <w:p w14:paraId="430CF7FB" w14:textId="77777777" w:rsidR="00B51031" w:rsidRDefault="0018237F">
      <w:pPr>
        <w:pStyle w:val="ListParagraph"/>
        <w:numPr>
          <w:ilvl w:val="0"/>
          <w:numId w:val="21"/>
        </w:numPr>
      </w:pPr>
      <w:r>
        <w:t>Reference Model Profile (RMP): Enables the specification of reference models, upon which archetypes can be based.</w:t>
      </w:r>
    </w:p>
    <w:p w14:paraId="63923A56" w14:textId="77777777" w:rsidR="00B51031" w:rsidRDefault="0018237F">
      <w:pPr>
        <w:pStyle w:val="ListParagraph"/>
        <w:numPr>
          <w:ilvl w:val="0"/>
          <w:numId w:val="21"/>
        </w:numPr>
      </w:pPr>
      <w:r>
        <w:t>Constraint Model Profile (CMP): Support the specification of constraints on a given reference model, to enable the development of archetypes</w:t>
      </w:r>
      <w:del w:id="68" w:author="Alpha Omega" w:date="2015-02-14T12:27:00Z">
        <w:r w:rsidDel="001A12B4">
          <w:delText>,</w:delText>
        </w:r>
      </w:del>
      <w:r>
        <w:t xml:space="preserve"> including Clinical Information Models (CIMs).</w:t>
      </w:r>
    </w:p>
    <w:p w14:paraId="7BD4F37E" w14:textId="2D22C952" w:rsidR="00B51031" w:rsidRDefault="0018237F">
      <w:pPr>
        <w:pStyle w:val="ListParagraph"/>
        <w:numPr>
          <w:ilvl w:val="0"/>
          <w:numId w:val="21"/>
        </w:numPr>
      </w:pPr>
      <w:r>
        <w:t xml:space="preserve">A Terminology Binding Profile (TBP): Provides support </w:t>
      </w:r>
      <w:ins w:id="69" w:author="Alpha Omega" w:date="2015-02-14T12:28:00Z">
        <w:r w:rsidR="001A12B4">
          <w:t xml:space="preserve">for </w:t>
        </w:r>
      </w:ins>
      <w:r>
        <w:t>the binding of information models to terminology</w:t>
      </w:r>
      <w:del w:id="70" w:author="Alpha Omega" w:date="2015-02-14T12:28:00Z">
        <w:r w:rsidDel="001A12B4">
          <w:delText>,</w:delText>
        </w:r>
      </w:del>
      <w:r>
        <w:t xml:space="preserve"> with optional support for binding to CTS2. Terminology bindings will include:</w:t>
      </w:r>
    </w:p>
    <w:p w14:paraId="338E2B73" w14:textId="77777777" w:rsidR="00B51031" w:rsidRDefault="0018237F">
      <w:pPr>
        <w:pStyle w:val="ListParagraph"/>
        <w:numPr>
          <w:ilvl w:val="0"/>
          <w:numId w:val="24"/>
        </w:numPr>
      </w:pPr>
      <w:r>
        <w:t>Value Bindings: Linkage of the data model to value domains, which restrict the valid value of an attribute to a set of values that correspond</w:t>
      </w:r>
      <w:del w:id="71" w:author="Alpha Omega" w:date="2015-02-14T12:28:00Z">
        <w:r w:rsidDel="001A12B4">
          <w:delText>s</w:delText>
        </w:r>
      </w:del>
      <w:r>
        <w:t xml:space="preserve"> to a set of meanings recorded in an external terminology;</w:t>
      </w:r>
    </w:p>
    <w:p w14:paraId="7025AC39" w14:textId="77777777" w:rsidR="00B51031" w:rsidRDefault="0018237F">
      <w:pPr>
        <w:pStyle w:val="ListParagraph"/>
        <w:numPr>
          <w:ilvl w:val="0"/>
          <w:numId w:val="24"/>
        </w:numPr>
      </w:pPr>
      <w:r>
        <w:t>Semantic Bindings: Defining the meaning of model elements</w:t>
      </w:r>
      <w:del w:id="72" w:author="Alpha Omega" w:date="2015-02-14T12:29:00Z">
        <w:r w:rsidDel="001A12B4">
          <w:delText>,</w:delText>
        </w:r>
      </w:del>
      <w:r>
        <w:t xml:space="preserve"> using concepts in an external terminology; and</w:t>
      </w:r>
    </w:p>
    <w:p w14:paraId="704CF18D" w14:textId="77777777" w:rsidR="00B51031" w:rsidRDefault="0018237F">
      <w:pPr>
        <w:pStyle w:val="ListParagraph"/>
        <w:numPr>
          <w:ilvl w:val="0"/>
          <w:numId w:val="24"/>
        </w:numPr>
      </w:pPr>
      <w:r>
        <w:t>Constraint Bindings: Specifying constraints on the information model</w:t>
      </w:r>
      <w:del w:id="73" w:author="Alpha Omega" w:date="2015-02-14T12:29:00Z">
        <w:r w:rsidDel="0028761C">
          <w:delText>,</w:delText>
        </w:r>
      </w:del>
      <w:r>
        <w:t xml:space="preserve"> using concepts and relationships defined in an external terminology.</w:t>
      </w:r>
    </w:p>
    <w:p w14:paraId="52DBAF53" w14:textId="77777777" w:rsidR="002C0F83" w:rsidRDefault="001F24CC" w:rsidP="00860763">
      <w:pPr>
        <w:pStyle w:val="Heading2"/>
      </w:pPr>
      <w:bookmarkStart w:id="74" w:name="_Toc285534695"/>
      <w:r w:rsidRPr="001F24CC">
        <w:t>Dependencies</w:t>
      </w:r>
      <w:bookmarkEnd w:id="74"/>
      <w:r w:rsidR="003C6850">
        <w:t xml:space="preserve"> </w:t>
      </w:r>
    </w:p>
    <w:p w14:paraId="50E1DBCB" w14:textId="77777777" w:rsidR="003E4BE1" w:rsidRDefault="003E4BE1" w:rsidP="00FC2D47">
      <w:pPr>
        <w:ind w:firstLine="720"/>
      </w:pPr>
      <w:r>
        <w:rPr>
          <w:noProof/>
        </w:rPr>
        <w:drawing>
          <wp:inline distT="0" distB="0" distL="0" distR="0" wp14:anchorId="11BB053E" wp14:editId="4EC4CDCD">
            <wp:extent cx="5943600" cy="2343150"/>
            <wp:effectExtent l="0" t="0" r="0" b="0"/>
            <wp:docPr id="2" name="Picture -75530508.png" descr="-75530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5530508.png"/>
                    <pic:cNvPicPr/>
                  </pic:nvPicPr>
                  <pic:blipFill>
                    <a:blip r:embed="rId24" cstate="print"/>
                    <a:stretch>
                      <a:fillRect/>
                    </a:stretch>
                  </pic:blipFill>
                  <pic:spPr>
                    <a:xfrm>
                      <a:off x="0" y="0"/>
                      <a:ext cx="5943600" cy="2343150"/>
                    </a:xfrm>
                    <a:prstGeom prst="rect">
                      <a:avLst/>
                    </a:prstGeom>
                  </pic:spPr>
                </pic:pic>
              </a:graphicData>
            </a:graphic>
          </wp:inline>
        </w:drawing>
      </w:r>
    </w:p>
    <w:p w14:paraId="03B9D005"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75" w:name="_d3f1a583143f39145b81b4a61ccf1a32"/>
      <w:r w:rsidRPr="007B5B34">
        <w:rPr>
          <w:b/>
          <w:sz w:val="24"/>
          <w:szCs w:val="24"/>
        </w:rPr>
        <w:t>Dependencies</w:t>
      </w:r>
      <w:bookmarkEnd w:id="75"/>
    </w:p>
    <w:p w14:paraId="0A6DF80E" w14:textId="77777777" w:rsidR="002C0F83" w:rsidRDefault="001F24CC" w:rsidP="00860763">
      <w:pPr>
        <w:pStyle w:val="Heading2"/>
      </w:pPr>
      <w:bookmarkStart w:id="76" w:name="_Toc285534696"/>
      <w:r w:rsidRPr="001F24CC">
        <w:t>Reference Model Profile</w:t>
      </w:r>
      <w:bookmarkEnd w:id="76"/>
      <w:r w:rsidR="003C6850">
        <w:t xml:space="preserve"> </w:t>
      </w:r>
    </w:p>
    <w:p w14:paraId="37D1F951" w14:textId="14E50D9F" w:rsidR="00B51031" w:rsidRDefault="0018237F">
      <w:r>
        <w:t xml:space="preserve">The CIMI modeling methodology utilizes a two level modeling approach.  The first level, the reference model, defines the "language" of clinical modeling.  A reference model is a UML model that </w:t>
      </w:r>
      <w:ins w:id="77" w:author="Alpha Omega" w:date="2015-02-14T12:29:00Z">
        <w:r w:rsidR="0028761C">
          <w:t xml:space="preserve">is </w:t>
        </w:r>
      </w:ins>
      <w:r>
        <w:t>extended using the Reference Model Profile (RMP) as defined in the following sections.  A reference model defines the "maximal" set of possible data instances</w:t>
      </w:r>
      <w:del w:id="78" w:author="Alpha Omega" w:date="2015-02-14T12:30:00Z">
        <w:r w:rsidDel="0028761C">
          <w:delText xml:space="preserve"> of</w:delText>
        </w:r>
      </w:del>
      <w:r>
        <w:t xml:space="preserve"> and models the highest level of abstraction over which information can be usefully exchanged.</w:t>
      </w:r>
    </w:p>
    <w:p w14:paraId="0D56762A" w14:textId="77777777" w:rsidR="00B51031" w:rsidRDefault="0018237F">
      <w:r>
        <w:t xml:space="preserve"> </w:t>
      </w:r>
    </w:p>
    <w:p w14:paraId="48FFE5A6" w14:textId="6F887947" w:rsidR="00B51031" w:rsidRDefault="0018237F">
      <w:r>
        <w:t>An archetype</w:t>
      </w:r>
      <w:del w:id="79" w:author="Alpha Omega" w:date="2015-02-14T12:36:00Z">
        <w:r w:rsidDel="00FF57FA">
          <w:delText>, which is</w:delText>
        </w:r>
      </w:del>
      <w:r>
        <w:t xml:space="preserve"> expressed using the Constraint Modeling Profile (CMP) restricts or "constrains" the set of possible reference model data instances.</w:t>
      </w:r>
    </w:p>
    <w:p w14:paraId="1C19FA95" w14:textId="77777777" w:rsidR="00B51031" w:rsidRDefault="0018237F">
      <w:r>
        <w:t xml:space="preserve"> </w:t>
      </w:r>
    </w:p>
    <w:p w14:paraId="2BAEE179" w14:textId="61A18D28" w:rsidR="00B51031" w:rsidRDefault="0018237F">
      <w:r>
        <w:t>The Reference Model Profile defines stereotypes that</w:t>
      </w:r>
      <w:ins w:id="80" w:author="Alpha Omega" w:date="2015-02-14T12:36:00Z">
        <w:r w:rsidR="00FF57FA">
          <w:t>:</w:t>
        </w:r>
      </w:ins>
    </w:p>
    <w:p w14:paraId="6F0CB366" w14:textId="77777777" w:rsidR="00B51031" w:rsidRDefault="0018237F">
      <w:r>
        <w:t>·       Identify and enable annotation on the package containing the reference model</w:t>
      </w:r>
    </w:p>
    <w:p w14:paraId="554B4517" w14:textId="77777777" w:rsidR="00B51031" w:rsidRDefault="0018237F">
      <w:r>
        <w:t>·       Identify which reference model components cannot be constrained</w:t>
      </w:r>
    </w:p>
    <w:p w14:paraId="43A67911" w14:textId="71365A6E" w:rsidR="00B51031" w:rsidRDefault="0018237F">
      <w:r>
        <w:t xml:space="preserve">·       </w:t>
      </w:r>
      <w:proofErr w:type="gramStart"/>
      <w:r>
        <w:t>Identify</w:t>
      </w:r>
      <w:proofErr w:type="gramEnd"/>
      <w:r>
        <w:t xml:space="preserve"> the model elements </w:t>
      </w:r>
      <w:del w:id="81" w:author="Alpha Omega" w:date="2015-02-14T12:36:00Z">
        <w:r w:rsidDel="00FF57FA">
          <w:delText xml:space="preserve">that </w:delText>
        </w:r>
      </w:del>
      <w:r>
        <w:t>represent</w:t>
      </w:r>
      <w:ins w:id="82" w:author="Alpha Omega" w:date="2015-02-14T12:36:00Z">
        <w:r w:rsidR="00FF57FA">
          <w:t>ing</w:t>
        </w:r>
      </w:ins>
      <w:r>
        <w:t xml:space="preserve"> AML data types and, if necessary, identify points where a transformation process is needed.</w:t>
      </w:r>
    </w:p>
    <w:p w14:paraId="647F68BA" w14:textId="77777777" w:rsidR="005F31BE" w:rsidRDefault="001F24CC" w:rsidP="005F31BE">
      <w:pPr>
        <w:pStyle w:val="Heading3"/>
      </w:pPr>
      <w:bookmarkStart w:id="83" w:name="_Toc285534697"/>
      <w:r>
        <w:t>Reference Model Stereotypes</w:t>
      </w:r>
      <w:bookmarkEnd w:id="83"/>
    </w:p>
    <w:p w14:paraId="06E18276" w14:textId="5F07651D" w:rsidR="00B51031" w:rsidRDefault="0018237F">
      <w:r>
        <w:t xml:space="preserve">The AML Reference Model Profile defines the stereotypes </w:t>
      </w:r>
      <w:del w:id="84" w:author="Alpha Omega" w:date="2015-02-14T12:39:00Z">
        <w:r w:rsidDel="000214DD">
          <w:delText xml:space="preserve">that are </w:delText>
        </w:r>
      </w:del>
      <w:r>
        <w:t>used to identify the root package of the target reference model, identify the target reference model properties in the target that are not constrainable</w:t>
      </w:r>
      <w:ins w:id="85" w:author="Alpha Omega" w:date="2015-02-14T12:39:00Z">
        <w:r w:rsidR="000214DD">
          <w:t>,</w:t>
        </w:r>
      </w:ins>
      <w:r>
        <w:t xml:space="preserve"> and </w:t>
      </w:r>
      <w:del w:id="86" w:author="Alpha Omega" w:date="2015-02-14T12:40:00Z">
        <w:r w:rsidDel="000214DD">
          <w:delText xml:space="preserve">to </w:delText>
        </w:r>
      </w:del>
      <w:r>
        <w:t xml:space="preserve">identify the reference model classifiers </w:t>
      </w:r>
      <w:del w:id="87" w:author="Alpha Omega" w:date="2015-02-14T12:40:00Z">
        <w:r w:rsidDel="000214DD">
          <w:delText xml:space="preserve">that </w:delText>
        </w:r>
      </w:del>
      <w:r>
        <w:t>represent</w:t>
      </w:r>
      <w:ins w:id="88" w:author="Alpha Omega" w:date="2015-02-14T12:40:00Z">
        <w:r w:rsidR="000214DD">
          <w:t>ing</w:t>
        </w:r>
      </w:ins>
      <w:r>
        <w:t xml:space="preserve"> built-in AML data types.  </w:t>
      </w:r>
    </w:p>
    <w:p w14:paraId="1456A902" w14:textId="77777777" w:rsidR="003E4BE1" w:rsidRDefault="003E4BE1" w:rsidP="00FC2D47">
      <w:pPr>
        <w:ind w:firstLine="720"/>
      </w:pPr>
      <w:r>
        <w:rPr>
          <w:noProof/>
        </w:rPr>
        <w:drawing>
          <wp:inline distT="0" distB="0" distL="0" distR="0" wp14:anchorId="6F1806BD" wp14:editId="07C775A1">
            <wp:extent cx="5676900" cy="1714500"/>
            <wp:effectExtent l="0" t="0" r="0" b="0"/>
            <wp:docPr id="4" name="Picture 1708171876.png" descr="17081718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708171876.png"/>
                    <pic:cNvPicPr/>
                  </pic:nvPicPr>
                  <pic:blipFill>
                    <a:blip r:embed="rId25" cstate="print"/>
                    <a:stretch>
                      <a:fillRect/>
                    </a:stretch>
                  </pic:blipFill>
                  <pic:spPr>
                    <a:xfrm>
                      <a:off x="0" y="0"/>
                      <a:ext cx="5676900" cy="1714500"/>
                    </a:xfrm>
                    <a:prstGeom prst="rect">
                      <a:avLst/>
                    </a:prstGeom>
                  </pic:spPr>
                </pic:pic>
              </a:graphicData>
            </a:graphic>
          </wp:inline>
        </w:drawing>
      </w:r>
    </w:p>
    <w:p w14:paraId="5B9E77C8"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89" w:name="_549d0bc2f9c4ac0312fc619b71bf4d08"/>
      <w:r w:rsidRPr="007B5B34">
        <w:rPr>
          <w:b/>
          <w:sz w:val="24"/>
          <w:szCs w:val="24"/>
        </w:rPr>
        <w:t>Reference Model Stereotypes</w:t>
      </w:r>
      <w:bookmarkEnd w:id="89"/>
    </w:p>
    <w:p w14:paraId="69662D7D" w14:textId="53A1D662" w:rsidR="00B51031" w:rsidRDefault="0018237F">
      <w:r>
        <w:t xml:space="preserve"> An AML Archetype Library [ref: AML Archetype Library] defines a set of constraints on a target reference model.  The &lt;&lt;ReferenceModel&gt;&gt; stereotype is used to identify the "root" package in the target reference model to which the library constraints apply.   The &lt;&lt;Infrastructure&gt;&gt; and &lt;&lt;Runtime&gt;&gt; stereotypes identify properties in the target reference model that cannot be constrained because they represent model specific infrastructure such as archetype identifiers or secondary keys or because they carry information such as provenance and timestamps</w:t>
      </w:r>
      <w:del w:id="90" w:author="Alpha Omega" w:date="2015-02-14T12:40:00Z">
        <w:r w:rsidDel="000214DD">
          <w:delText xml:space="preserve"> that is</w:delText>
        </w:r>
      </w:del>
      <w:r>
        <w:t xml:space="preserve"> established at runtime.  &lt;&lt;MappedDataType&gt;&gt; identifies a target reference model classifier </w:t>
      </w:r>
      <w:del w:id="91" w:author="Alpha Omega" w:date="2015-02-14T12:40:00Z">
        <w:r w:rsidDel="000214DD">
          <w:delText xml:space="preserve">that </w:delText>
        </w:r>
      </w:del>
      <w:r>
        <w:t>correspond</w:t>
      </w:r>
      <w:ins w:id="92" w:author="Alpha Omega" w:date="2015-02-14T12:40:00Z">
        <w:r w:rsidR="000214DD">
          <w:t>ing</w:t>
        </w:r>
      </w:ins>
      <w:del w:id="93" w:author="Alpha Omega" w:date="2015-02-14T12:40:00Z">
        <w:r w:rsidDel="000214DD">
          <w:delText>s</w:delText>
        </w:r>
      </w:del>
      <w:r>
        <w:t xml:space="preserve"> to</w:t>
      </w:r>
      <w:del w:id="94" w:author="Alpha Omega" w:date="2015-02-14T12:40:00Z">
        <w:r w:rsidDel="000214DD">
          <w:delText xml:space="preserve"> </w:delText>
        </w:r>
      </w:del>
      <w:r>
        <w:t xml:space="preserve"> a built-in AML Data Type and &lt;&lt;DataBinding&gt;&gt; represents a "transformation" class -- a class </w:t>
      </w:r>
      <w:del w:id="95" w:author="Alpha Omega" w:date="2015-02-14T12:41:00Z">
        <w:r w:rsidDel="000214DD">
          <w:delText xml:space="preserve">that </w:delText>
        </w:r>
      </w:del>
      <w:r>
        <w:t>specializ</w:t>
      </w:r>
      <w:ins w:id="96" w:author="Alpha Omega" w:date="2015-02-14T12:41:00Z">
        <w:r w:rsidR="000214DD">
          <w:t>ing</w:t>
        </w:r>
      </w:ins>
      <w:del w:id="97" w:author="Alpha Omega" w:date="2015-02-14T12:41:00Z">
        <w:r w:rsidDel="000214DD">
          <w:delText>es</w:delText>
        </w:r>
      </w:del>
      <w:r>
        <w:t xml:space="preserve"> both an AML Data Type and its corresponding classifier in the target reference model. </w:t>
      </w:r>
    </w:p>
    <w:p w14:paraId="0FEBFB97" w14:textId="77777777" w:rsidR="005F31BE" w:rsidRDefault="001F24CC" w:rsidP="005F31BE">
      <w:pPr>
        <w:pStyle w:val="Heading3"/>
      </w:pPr>
      <w:bookmarkStart w:id="98" w:name="_Toc285534698"/>
      <w:r>
        <w:t>AML Data Types</w:t>
      </w:r>
      <w:bookmarkEnd w:id="98"/>
    </w:p>
    <w:p w14:paraId="6B1F87E6" w14:textId="6C27B2A4" w:rsidR="00B51031" w:rsidRDefault="0018237F">
      <w:r>
        <w:t>This section specifies the set of data types whose values can be constrained in an AML profile.  The Constraint Model Profile defines mechanisms to specify constraints on the sizes, ranges</w:t>
      </w:r>
      <w:ins w:id="99" w:author="Alpha Omega" w:date="2015-02-14T12:41:00Z">
        <w:r w:rsidR="00AA5C0C">
          <w:t>,</w:t>
        </w:r>
      </w:ins>
      <w:r>
        <w:t xml:space="preserve"> </w:t>
      </w:r>
      <w:del w:id="100" w:author="Alpha Omega" w:date="2015-02-14T12:41:00Z">
        <w:r w:rsidDel="00AA5C0C">
          <w:delText xml:space="preserve">and </w:delText>
        </w:r>
      </w:del>
      <w:r>
        <w:t>possible values</w:t>
      </w:r>
      <w:ins w:id="101" w:author="Alpha Omega" w:date="2015-02-14T12:41:00Z">
        <w:r w:rsidR="00AA5C0C">
          <w:t>,</w:t>
        </w:r>
      </w:ins>
      <w:r>
        <w:t xml:space="preserve"> and other characteristics of these data types.   </w:t>
      </w:r>
    </w:p>
    <w:p w14:paraId="33AD7DAA" w14:textId="77777777" w:rsidR="00B51031" w:rsidRDefault="0018237F">
      <w:r>
        <w:t xml:space="preserve"> </w:t>
      </w:r>
    </w:p>
    <w:p w14:paraId="21BAA705" w14:textId="2F21BE51" w:rsidR="00B51031" w:rsidRDefault="0018237F">
      <w:r>
        <w:t xml:space="preserve">The AML Constraint Model Profile (CMP) defines mechanisms </w:t>
      </w:r>
      <w:del w:id="102" w:author="Alpha Omega" w:date="2015-02-14T12:41:00Z">
        <w:r w:rsidDel="00AA5C0C">
          <w:delText xml:space="preserve">that </w:delText>
        </w:r>
      </w:del>
      <w:r>
        <w:t xml:space="preserve">restricting the possible values </w:t>
      </w:r>
      <w:del w:id="103" w:author="Alpha Omega" w:date="2015-02-14T12:41:00Z">
        <w:r w:rsidDel="00AA5C0C">
          <w:delText xml:space="preserve">that are </w:delText>
        </w:r>
      </w:del>
      <w:r>
        <w:t>allowed in a small set of built-in types</w:t>
      </w:r>
      <w:del w:id="104" w:author="Alpha Omega" w:date="2015-02-14T12:42:00Z">
        <w:r w:rsidDel="00AA5C0C">
          <w:delText xml:space="preserve">, which </w:delText>
        </w:r>
      </w:del>
      <w:ins w:id="105" w:author="Alpha Omega" w:date="2015-02-14T12:42:00Z">
        <w:r w:rsidR="00AA5C0C">
          <w:t xml:space="preserve"> </w:t>
        </w:r>
      </w:ins>
      <w:r>
        <w:t>includ</w:t>
      </w:r>
      <w:ins w:id="106" w:author="Alpha Omega" w:date="2015-02-14T12:42:00Z">
        <w:r w:rsidR="00AA5C0C">
          <w:t>ing</w:t>
        </w:r>
      </w:ins>
      <w:del w:id="107" w:author="Alpha Omega" w:date="2015-02-14T12:42:00Z">
        <w:r w:rsidDel="00AA5C0C">
          <w:delText>e</w:delText>
        </w:r>
      </w:del>
      <w:r>
        <w:t xml:space="preserve"> Boolean, Integer, String, Real, Date, Time, DateTime, Duration</w:t>
      </w:r>
      <w:ins w:id="108" w:author="Alpha Omega" w:date="2015-02-14T12:42:00Z">
        <w:r w:rsidR="00AA5C0C">
          <w:t>,</w:t>
        </w:r>
      </w:ins>
      <w:r>
        <w:t xml:space="preserve"> and coded values. In order to have a meaningful interpretation with respect to a target Reference Model, a mapping must be provided from the built-in AML Data Types to the corresponding elements in the Reference Model.  If the target reference model is already based on the UML String, Integer, Real</w:t>
      </w:r>
      <w:ins w:id="109" w:author="Alpha Omega" w:date="2015-02-14T12:42:00Z">
        <w:r w:rsidR="00AA5C0C">
          <w:t>,</w:t>
        </w:r>
      </w:ins>
      <w:r>
        <w:t xml:space="preserve"> and Boolean primitive types, no further mapping is required.  If, however, the target reference model represents some or all of these types in some other way</w:t>
      </w:r>
      <w:del w:id="110" w:author="Alpha Omega" w:date="2015-02-14T12:42:00Z">
        <w:r w:rsidDel="00AA5C0C">
          <w:delText>,</w:delText>
        </w:r>
      </w:del>
      <w:r>
        <w:t xml:space="preserve"> it is necessary to be able to (a) identify the reference model elements whose values are directly constrainable in AML and (b) create an intermediate classifier </w:t>
      </w:r>
      <w:del w:id="111" w:author="Alpha Omega" w:date="2015-02-14T12:46:00Z">
        <w:r w:rsidDel="002D0AC3">
          <w:delText xml:space="preserve">that </w:delText>
        </w:r>
      </w:del>
      <w:r>
        <w:t>represent</w:t>
      </w:r>
      <w:ins w:id="112" w:author="Alpha Omega" w:date="2015-02-14T12:46:00Z">
        <w:r w:rsidR="002D0AC3">
          <w:t>ing</w:t>
        </w:r>
      </w:ins>
      <w:del w:id="113" w:author="Alpha Omega" w:date="2015-02-14T12:46:00Z">
        <w:r w:rsidDel="002D0AC3">
          <w:delText>s</w:delText>
        </w:r>
      </w:del>
      <w:r>
        <w:t xml:space="preserve"> the native AML Data Type </w:t>
      </w:r>
      <w:r>
        <w:rPr>
          <w:i/>
          <w:iCs/>
        </w:rPr>
        <w:t>and</w:t>
      </w:r>
      <w:r>
        <w:t xml:space="preserve"> its analog in the target reference model.</w:t>
      </w:r>
    </w:p>
    <w:p w14:paraId="10A63081" w14:textId="77777777" w:rsidR="00B51031" w:rsidRDefault="0018237F">
      <w:r>
        <w:t xml:space="preserve"> </w:t>
      </w:r>
    </w:p>
    <w:p w14:paraId="529F757E" w14:textId="7BEB4F00" w:rsidR="00B51031" w:rsidRDefault="0018237F">
      <w:r>
        <w:t xml:space="preserve">The CMP also provides mechanisms for defining constraints on Date, Time, DateTime and Duration </w:t>
      </w:r>
      <w:del w:id="114" w:author="Alpha Omega" w:date="2015-02-14T12:47:00Z">
        <w:r w:rsidDel="002D0AC3">
          <w:delText xml:space="preserve"> </w:delText>
        </w:r>
      </w:del>
      <w:r>
        <w:t xml:space="preserve">types, which </w:t>
      </w:r>
      <w:proofErr w:type="gramStart"/>
      <w:r>
        <w:t>we  refer</w:t>
      </w:r>
      <w:proofErr w:type="gramEnd"/>
      <w:r>
        <w:t xml:space="preserve"> to collectively as "temporal types".  While several models are already available for representing these types [cite: XSDUML, OMG DT</w:t>
      </w:r>
      <w:proofErr w:type="gramStart"/>
      <w:r>
        <w:t>, ?</w:t>
      </w:r>
      <w:proofErr w:type="gramEnd"/>
      <w:r>
        <w:t xml:space="preserve">],  the majority of the reference models </w:t>
      </w:r>
      <w:del w:id="115" w:author="Alpha Omega" w:date="2015-02-14T12:50:00Z">
        <w:r w:rsidDel="00120AAE">
          <w:delText xml:space="preserve">that </w:delText>
        </w:r>
      </w:del>
      <w:r>
        <w:t>exist</w:t>
      </w:r>
      <w:ins w:id="116" w:author="Alpha Omega" w:date="2015-02-14T12:50:00Z">
        <w:r w:rsidR="00120AAE">
          <w:t>ing</w:t>
        </w:r>
      </w:ins>
      <w:r>
        <w:t xml:space="preserve"> today either define their own temporal types or reference the HL7 Version 3 Data Types[cite: HL7V3dt] or the ISO 21090 Healthcare Data types [cite: ISO21090].  The AML Constraint Model Profile uses the XML Schema Primitive Types [cite: XSD Schema 1.1] as defined </w:t>
      </w:r>
      <w:proofErr w:type="gramStart"/>
      <w:r>
        <w:t>in ?</w:t>
      </w:r>
      <w:proofErr w:type="gramEnd"/>
      <w:r>
        <w:t xml:space="preserve"> [</w:t>
      </w:r>
      <w:proofErr w:type="gramStart"/>
      <w:r>
        <w:t>cite</w:t>
      </w:r>
      <w:proofErr w:type="gramEnd"/>
      <w:r>
        <w:t xml:space="preserve">:?] </w:t>
      </w:r>
      <w:proofErr w:type="gramStart"/>
      <w:r>
        <w:t>as</w:t>
      </w:r>
      <w:proofErr w:type="gramEnd"/>
      <w:r>
        <w:t xml:space="preserve"> the "native" temporal types.  </w:t>
      </w:r>
      <w:del w:id="117" w:author="Alpha Omega" w:date="2015-02-14T12:50:00Z">
        <w:r w:rsidDel="004250EC">
          <w:delText xml:space="preserve"> </w:delText>
        </w:r>
      </w:del>
      <w:r>
        <w:t>It has, however, packaged these as values in classes to allow constraints to be expressed as restrictions on classes rather than data types.</w:t>
      </w:r>
    </w:p>
    <w:p w14:paraId="4A6B3831" w14:textId="77777777" w:rsidR="00B51031" w:rsidRDefault="0018237F">
      <w:r>
        <w:t xml:space="preserve"> </w:t>
      </w:r>
    </w:p>
    <w:p w14:paraId="0E578C57" w14:textId="2C5C7626" w:rsidR="00B51031" w:rsidRDefault="0018237F">
      <w:r>
        <w:t>The Constraint Model Profile also allows constraints on the Duration, Date, Time</w:t>
      </w:r>
      <w:ins w:id="118" w:author="Alpha Omega" w:date="2015-02-14T12:50:00Z">
        <w:r w:rsidR="004250EC">
          <w:t>,</w:t>
        </w:r>
      </w:ins>
      <w:r>
        <w:t xml:space="preserve"> and DateTime data types as well as on  "value sets" -- the allowable terminology codes </w:t>
      </w:r>
      <w:del w:id="119" w:author="Alpha Omega" w:date="2015-02-14T12:51:00Z">
        <w:r w:rsidDel="004250EC">
          <w:delText xml:space="preserve">that can be </w:delText>
        </w:r>
      </w:del>
      <w:r>
        <w:t>referenc</w:t>
      </w:r>
      <w:ins w:id="120" w:author="Alpha Omega" w:date="2015-02-14T12:51:00Z">
        <w:r w:rsidR="004250EC">
          <w:t>able</w:t>
        </w:r>
      </w:ins>
      <w:del w:id="121" w:author="Alpha Omega" w:date="2015-02-14T12:51:00Z">
        <w:r w:rsidDel="004250EC">
          <w:delText>ed</w:delText>
        </w:r>
      </w:del>
      <w:r>
        <w:t xml:space="preserve"> by an enumeration or a coded field.   If there are corresponding instances of any of these types in the reference model</w:t>
      </w:r>
      <w:del w:id="122" w:author="Alpha Omega" w:date="2015-02-14T12:51:00Z">
        <w:r w:rsidDel="004250EC">
          <w:delText>,</w:delText>
        </w:r>
      </w:del>
      <w:r>
        <w:t xml:space="preserve"> it will be necessary to identify them and associate them with the corresponding primitive type in the Constraint Model Profile.</w:t>
      </w:r>
    </w:p>
    <w:p w14:paraId="4FAFA598" w14:textId="77777777" w:rsidR="00B51031" w:rsidRDefault="0018237F">
      <w:r>
        <w:t xml:space="preserve"> </w:t>
      </w:r>
    </w:p>
    <w:p w14:paraId="207096B5" w14:textId="77777777" w:rsidR="003E4BE1" w:rsidRDefault="003E4BE1" w:rsidP="00FC2D47">
      <w:pPr>
        <w:ind w:firstLine="720"/>
      </w:pPr>
      <w:r>
        <w:rPr>
          <w:noProof/>
        </w:rPr>
        <w:drawing>
          <wp:inline distT="0" distB="0" distL="0" distR="0" wp14:anchorId="09F8436F" wp14:editId="143FB7AB">
            <wp:extent cx="5591175" cy="2524125"/>
            <wp:effectExtent l="0" t="0" r="0" b="0"/>
            <wp:docPr id="6" name="Picture -1469839220.png" descr="-1469839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69839220.png"/>
                    <pic:cNvPicPr/>
                  </pic:nvPicPr>
                  <pic:blipFill>
                    <a:blip r:embed="rId26" cstate="print"/>
                    <a:stretch>
                      <a:fillRect/>
                    </a:stretch>
                  </pic:blipFill>
                  <pic:spPr>
                    <a:xfrm>
                      <a:off x="0" y="0"/>
                      <a:ext cx="5591175" cy="2524125"/>
                    </a:xfrm>
                    <a:prstGeom prst="rect">
                      <a:avLst/>
                    </a:prstGeom>
                  </pic:spPr>
                </pic:pic>
              </a:graphicData>
            </a:graphic>
          </wp:inline>
        </w:drawing>
      </w:r>
    </w:p>
    <w:p w14:paraId="1A52531B"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23" w:name="_c6849d5d118a9832b3df7e75a9d1a83d"/>
      <w:r w:rsidRPr="007B5B34">
        <w:rPr>
          <w:b/>
          <w:sz w:val="24"/>
          <w:szCs w:val="24"/>
        </w:rPr>
        <w:t>AML Data Types</w:t>
      </w:r>
      <w:bookmarkEnd w:id="123"/>
    </w:p>
    <w:p w14:paraId="634AF2DF" w14:textId="73D438C9" w:rsidR="00B51031" w:rsidRDefault="0018237F">
      <w:r>
        <w:t>The above diagram contains the list of classifiers whose values can be constrained using the AML profile.  These types include the basic Boolean, Integer, String</w:t>
      </w:r>
      <w:ins w:id="124" w:author="Alpha Omega" w:date="2015-02-14T12:54:00Z">
        <w:r w:rsidR="004A2EEE">
          <w:t>,</w:t>
        </w:r>
      </w:ins>
      <w:r>
        <w:t xml:space="preserve"> and Real types as well as Duration, Date, Time</w:t>
      </w:r>
      <w:ins w:id="125" w:author="Alpha Omega" w:date="2015-02-14T12:54:00Z">
        <w:r w:rsidR="004A2EEE">
          <w:t>,</w:t>
        </w:r>
      </w:ins>
      <w:r>
        <w:t xml:space="preserve"> and DateTime.  The AML Terminology Model Profile provides the ability to describe the set of possible value codes </w:t>
      </w:r>
      <w:del w:id="126" w:author="Alpha Omega" w:date="2015-02-14T12:55:00Z">
        <w:r w:rsidDel="004A2EEE">
          <w:delText xml:space="preserve">that are </w:delText>
        </w:r>
      </w:del>
      <w:r>
        <w:t xml:space="preserve">allowed for certain reference model attributes.  </w:t>
      </w:r>
    </w:p>
    <w:p w14:paraId="4D543A77" w14:textId="77777777" w:rsidR="005F31BE" w:rsidRDefault="001F24CC" w:rsidP="005F31BE">
      <w:pPr>
        <w:pStyle w:val="Heading3"/>
      </w:pPr>
      <w:bookmarkStart w:id="127" w:name="_Toc285534699"/>
      <w:r>
        <w:t>Profile Elements</w:t>
      </w:r>
      <w:bookmarkEnd w:id="127"/>
    </w:p>
    <w:p w14:paraId="3353BED3" w14:textId="77777777" w:rsidR="002C0F83" w:rsidRPr="005F31BE" w:rsidRDefault="00F851FF" w:rsidP="005F31BE">
      <w:pPr>
        <w:pStyle w:val="Heading4"/>
      </w:pPr>
      <w:bookmarkStart w:id="128" w:name="_78ee642abf9938398776ce11b2ae5595"/>
      <w:bookmarkStart w:id="129" w:name="_Toc285534700"/>
      <w:r w:rsidRPr="005F31BE">
        <w:t>&lt;Class&gt; DV_Date</w:t>
      </w:r>
      <w:bookmarkEnd w:id="128"/>
      <w:bookmarkEnd w:id="129"/>
    </w:p>
    <w:p w14:paraId="2ECC6518" w14:textId="77777777" w:rsidR="0063570E" w:rsidRDefault="0063570E" w:rsidP="00383490"/>
    <w:p w14:paraId="724F0549" w14:textId="77777777" w:rsidR="00A855E6" w:rsidRDefault="00383490" w:rsidP="00263593">
      <w:r w:rsidRPr="00875584">
        <w:rPr>
          <w:rFonts w:ascii="Arial" w:hAnsi="Arial"/>
          <w:b/>
          <w:sz w:val="24"/>
          <w:szCs w:val="24"/>
        </w:rPr>
        <w:t>Description</w:t>
      </w:r>
    </w:p>
    <w:p w14:paraId="5C8AAADE" w14:textId="77777777" w:rsidR="00B51031" w:rsidRDefault="0018237F">
      <w:r>
        <w:t>Represents an absolute point in time</w:t>
      </w:r>
      <w:del w:id="130" w:author="Alpha Omega" w:date="2015-02-14T12:55:00Z">
        <w:r w:rsidDel="004A2EEE">
          <w:delText>,</w:delText>
        </w:r>
      </w:del>
      <w:r>
        <w:t xml:space="preserve"> as measured on the Gregorian calendar</w:t>
      </w:r>
      <w:del w:id="131" w:author="Alpha Omega" w:date="2015-02-14T12:55:00Z">
        <w:r w:rsidDel="004A2EEE">
          <w:delText>,</w:delText>
        </w:r>
      </w:del>
      <w:r>
        <w:t xml:space="preserve"> and specified only to the day.  [</w:t>
      </w:r>
      <w:proofErr w:type="gramStart"/>
      <w:r>
        <w:t>cite</w:t>
      </w:r>
      <w:proofErr w:type="gramEnd"/>
      <w:r>
        <w:t>: SUPPORT_IM, p24]</w:t>
      </w:r>
    </w:p>
    <w:p w14:paraId="4EC9EF79" w14:textId="77777777" w:rsidR="00377E18" w:rsidRDefault="00C51B43" w:rsidP="00377E18">
      <w:pPr>
        <w:ind w:left="720" w:firstLine="720"/>
      </w:pPr>
      <w:r>
        <w:t xml:space="preserve"> </w:t>
      </w:r>
    </w:p>
    <w:p w14:paraId="33F4D338" w14:textId="77777777" w:rsidR="00377E18" w:rsidRDefault="00C51B43" w:rsidP="00377E18">
      <w:pPr>
        <w:ind w:left="720" w:firstLine="720"/>
      </w:pPr>
      <w:r>
        <w:t xml:space="preserve"> </w:t>
      </w:r>
    </w:p>
    <w:p w14:paraId="5257D226" w14:textId="77777777" w:rsidR="0063570E" w:rsidRDefault="0063570E" w:rsidP="00383490"/>
    <w:p w14:paraId="0E25EE99" w14:textId="77777777" w:rsidR="00A855E6" w:rsidRDefault="00383490" w:rsidP="00263593">
      <w:r w:rsidRPr="00875584">
        <w:rPr>
          <w:rFonts w:ascii="Arial" w:hAnsi="Arial"/>
          <w:b/>
          <w:sz w:val="24"/>
          <w:szCs w:val="24"/>
        </w:rPr>
        <w:t>Diagrams</w:t>
      </w:r>
    </w:p>
    <w:p w14:paraId="603F218C" w14:textId="77777777" w:rsidR="00A93FDC" w:rsidRDefault="008917FF" w:rsidP="00CB0928">
      <w:pPr>
        <w:ind w:left="720"/>
      </w:pPr>
      <w:hyperlink w:anchor="_c6849d5d118a9832b3df7e75a9d1a83d" w:history="1">
        <w:r w:rsidR="003E7695">
          <w:rPr>
            <w:rStyle w:val="Hyperlink"/>
          </w:rPr>
          <w:t>AML Data Types</w:t>
        </w:r>
      </w:hyperlink>
      <w:r w:rsidR="00324424">
        <w:t xml:space="preserve">, </w:t>
      </w:r>
    </w:p>
    <w:p w14:paraId="70F6DA03" w14:textId="77777777" w:rsidR="00A93FDC" w:rsidRDefault="008917FF" w:rsidP="00CB0928">
      <w:pPr>
        <w:ind w:left="720"/>
      </w:pPr>
      <w:hyperlink w:anchor="_8548f4699761fde908c0fa2fe95f29ba" w:history="1">
        <w:r w:rsidR="003E7695">
          <w:rPr>
            <w:rStyle w:val="Hyperlink"/>
          </w:rPr>
          <w:t>Sample Data Binding</w:t>
        </w:r>
      </w:hyperlink>
    </w:p>
    <w:p w14:paraId="4916A358" w14:textId="77777777" w:rsidR="0063570E" w:rsidRDefault="0063570E" w:rsidP="00383490"/>
    <w:p w14:paraId="0485435C" w14:textId="77777777" w:rsidR="00A855E6" w:rsidRDefault="00383490" w:rsidP="00263593">
      <w:r w:rsidRPr="00875584">
        <w:rPr>
          <w:rFonts w:ascii="Arial" w:hAnsi="Arial"/>
          <w:b/>
          <w:sz w:val="24"/>
          <w:szCs w:val="24"/>
        </w:rPr>
        <w:t>Direct Subclasses (Specialization)</w:t>
      </w:r>
    </w:p>
    <w:p w14:paraId="0775D27A" w14:textId="77777777" w:rsidR="00377E18" w:rsidRDefault="008917FF" w:rsidP="00B51B66">
      <w:pPr>
        <w:ind w:firstLine="720"/>
      </w:pPr>
      <w:hyperlink w:anchor="_2a37a0f4cd69c5ee1a32f787b23de875" w:history="1">
        <w:r w:rsidR="006977BE">
          <w:rPr>
            <w:rStyle w:val="Hyperlink"/>
          </w:rPr>
          <w:t>MappedDate</w:t>
        </w:r>
      </w:hyperlink>
    </w:p>
    <w:p w14:paraId="4E1852AF" w14:textId="77777777" w:rsidR="0063570E" w:rsidRDefault="0063570E" w:rsidP="00383490"/>
    <w:p w14:paraId="1628DE8A" w14:textId="77777777" w:rsidR="00A855E6" w:rsidRDefault="00383490" w:rsidP="00263593">
      <w:r w:rsidRPr="00875584">
        <w:rPr>
          <w:rFonts w:ascii="Arial" w:hAnsi="Arial"/>
          <w:b/>
          <w:sz w:val="24"/>
          <w:szCs w:val="24"/>
        </w:rPr>
        <w:t>Attributes</w:t>
      </w:r>
    </w:p>
    <w:p w14:paraId="38EE1B3E" w14:textId="77777777" w:rsidR="00DC3AE7" w:rsidRDefault="00DC3AE7" w:rsidP="00DC3AE7">
      <w:r w:rsidRPr="00DC3AE7">
        <w:t xml:space="preserve"> </w:t>
      </w:r>
    </w:p>
    <w:p w14:paraId="2197DB76" w14:textId="77777777" w:rsidR="00B603FB" w:rsidRDefault="00B603FB" w:rsidP="008B78EB"/>
    <w:p w14:paraId="59CB11B6"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value : XMLPrimitiveTypes::date</w:t>
      </w:r>
    </w:p>
    <w:p w14:paraId="5E7356C5" w14:textId="77777777" w:rsidR="00B51031" w:rsidRDefault="0018237F">
      <w:r>
        <w:t xml:space="preserve">ISO8601 string for date, in format </w:t>
      </w:r>
      <w:r>
        <w:rPr>
          <w:b/>
          <w:bCs/>
        </w:rPr>
        <w:t>YYYYMMDD</w:t>
      </w:r>
      <w:r>
        <w:t xml:space="preserve"> or </w:t>
      </w:r>
      <w:r>
        <w:rPr>
          <w:b/>
          <w:bCs/>
        </w:rPr>
        <w:t>YYYY-MM-DD</w:t>
      </w:r>
      <w:r>
        <w:t>, or a partial invariant.</w:t>
      </w:r>
    </w:p>
    <w:p w14:paraId="09D4B3BD" w14:textId="77777777" w:rsidR="002C0F83" w:rsidRPr="005F31BE" w:rsidRDefault="00F851FF" w:rsidP="005F31BE">
      <w:pPr>
        <w:pStyle w:val="Heading4"/>
      </w:pPr>
      <w:bookmarkStart w:id="132" w:name="_7ba7e85df09d292033e869c3e8664062"/>
      <w:bookmarkStart w:id="133" w:name="_Toc285534701"/>
      <w:r w:rsidRPr="005F31BE">
        <w:t>&lt;Class&gt; DV_DateTime</w:t>
      </w:r>
      <w:bookmarkEnd w:id="132"/>
      <w:bookmarkEnd w:id="133"/>
    </w:p>
    <w:p w14:paraId="400009EA" w14:textId="77777777" w:rsidR="0063570E" w:rsidRDefault="0063570E" w:rsidP="00383490"/>
    <w:p w14:paraId="5C892EF2" w14:textId="77777777" w:rsidR="00A855E6" w:rsidRDefault="00383490" w:rsidP="00263593">
      <w:r w:rsidRPr="00875584">
        <w:rPr>
          <w:rFonts w:ascii="Arial" w:hAnsi="Arial"/>
          <w:b/>
          <w:sz w:val="24"/>
          <w:szCs w:val="24"/>
        </w:rPr>
        <w:t>Description</w:t>
      </w:r>
    </w:p>
    <w:p w14:paraId="15DAEB0F" w14:textId="77777777" w:rsidR="00B51031" w:rsidRDefault="0018237F">
      <w:r>
        <w:t>Represents an absolute point in time, specified to the second. [</w:t>
      </w:r>
      <w:proofErr w:type="gramStart"/>
      <w:r>
        <w:t>cite</w:t>
      </w:r>
      <w:proofErr w:type="gramEnd"/>
      <w:r>
        <w:t>: SUPPORT_IM, p27]</w:t>
      </w:r>
    </w:p>
    <w:p w14:paraId="0A785C92" w14:textId="77777777" w:rsidR="00377E18" w:rsidRDefault="00C51B43" w:rsidP="00377E18">
      <w:pPr>
        <w:ind w:left="720" w:firstLine="720"/>
      </w:pPr>
      <w:r>
        <w:t xml:space="preserve"> </w:t>
      </w:r>
    </w:p>
    <w:p w14:paraId="4683F068" w14:textId="77777777" w:rsidR="0063570E" w:rsidRDefault="0063570E" w:rsidP="00383490"/>
    <w:p w14:paraId="4EAA956E" w14:textId="77777777" w:rsidR="00A855E6" w:rsidRDefault="00383490" w:rsidP="00263593">
      <w:r w:rsidRPr="00875584">
        <w:rPr>
          <w:rFonts w:ascii="Arial" w:hAnsi="Arial"/>
          <w:b/>
          <w:sz w:val="24"/>
          <w:szCs w:val="24"/>
        </w:rPr>
        <w:t>Diagrams</w:t>
      </w:r>
    </w:p>
    <w:p w14:paraId="01337A07" w14:textId="77777777" w:rsidR="00A93FDC" w:rsidRDefault="008917FF" w:rsidP="00CB0928">
      <w:pPr>
        <w:ind w:left="720"/>
      </w:pPr>
      <w:hyperlink w:anchor="_c6849d5d118a9832b3df7e75a9d1a83d" w:history="1">
        <w:r w:rsidR="003E7695">
          <w:rPr>
            <w:rStyle w:val="Hyperlink"/>
          </w:rPr>
          <w:t>AML Data Types</w:t>
        </w:r>
      </w:hyperlink>
    </w:p>
    <w:p w14:paraId="2EDD0296" w14:textId="77777777" w:rsidR="0063570E" w:rsidRDefault="0063570E" w:rsidP="00383490"/>
    <w:p w14:paraId="6FB8F621" w14:textId="77777777" w:rsidR="00A855E6" w:rsidRDefault="00383490" w:rsidP="00263593">
      <w:r w:rsidRPr="00875584">
        <w:rPr>
          <w:rFonts w:ascii="Arial" w:hAnsi="Arial"/>
          <w:b/>
          <w:sz w:val="24"/>
          <w:szCs w:val="24"/>
        </w:rPr>
        <w:t>Attributes</w:t>
      </w:r>
    </w:p>
    <w:p w14:paraId="25C739D4" w14:textId="77777777" w:rsidR="00DC3AE7" w:rsidRDefault="00DC3AE7" w:rsidP="00DC3AE7">
      <w:r w:rsidRPr="00DC3AE7">
        <w:t xml:space="preserve"> </w:t>
      </w:r>
    </w:p>
    <w:p w14:paraId="67023030" w14:textId="77777777" w:rsidR="00B603FB" w:rsidRDefault="00B603FB" w:rsidP="008B78EB"/>
    <w:p w14:paraId="59FF87CA"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value : XMLPrimitiveTypes::dateTime</w:t>
      </w:r>
    </w:p>
    <w:p w14:paraId="3B092EDE" w14:textId="77777777" w:rsidR="00B51031" w:rsidRDefault="0018237F">
      <w:r>
        <w:t>A valid ISO8601 string for date/time, in format</w:t>
      </w:r>
    </w:p>
    <w:p w14:paraId="6A57D65C" w14:textId="77777777" w:rsidR="00B51031" w:rsidRDefault="0018237F">
      <w:proofErr w:type="gramStart"/>
      <w:r>
        <w:rPr>
          <w:b/>
          <w:bCs/>
        </w:rPr>
        <w:t>YYYYMMDDThhmmss[</w:t>
      </w:r>
      <w:proofErr w:type="gramEnd"/>
      <w:r>
        <w:rPr>
          <w:b/>
          <w:bCs/>
        </w:rPr>
        <w:t xml:space="preserve">,sss][Z | ±hh[mm]] </w:t>
      </w:r>
      <w:r>
        <w:t xml:space="preserve">or in extended format </w:t>
      </w:r>
      <w:r>
        <w:rPr>
          <w:b/>
          <w:bCs/>
        </w:rPr>
        <w:t xml:space="preserve">YYYY-MM-DDThh:mm:ss[,sss][Z | ±hh[mm]] </w:t>
      </w:r>
      <w:r>
        <w:t>or a partial variant.</w:t>
      </w:r>
    </w:p>
    <w:p w14:paraId="46C76DD9" w14:textId="77777777" w:rsidR="00B51031" w:rsidRDefault="0018237F">
      <w:r>
        <w:t xml:space="preserve"> </w:t>
      </w:r>
    </w:p>
    <w:p w14:paraId="6BCE0348" w14:textId="17FAB276" w:rsidR="00B51031" w:rsidRDefault="0018237F">
      <w:r>
        <w:t>Note</w:t>
      </w:r>
      <w:ins w:id="134" w:author="Alpha Omega" w:date="2015-02-14T12:56:00Z">
        <w:r w:rsidR="009347E9">
          <w:t>,</w:t>
        </w:r>
      </w:ins>
      <w:r>
        <w:t xml:space="preserve"> </w:t>
      </w:r>
      <w:del w:id="135" w:author="Alpha Omega" w:date="2015-02-14T12:56:00Z">
        <w:r w:rsidDel="009347E9">
          <w:delText xml:space="preserve">that </w:delText>
        </w:r>
      </w:del>
      <w:r>
        <w:t>this class includes 2 deviations from ISO 8601:2004:</w:t>
      </w:r>
    </w:p>
    <w:p w14:paraId="5960DF1C" w14:textId="77777777" w:rsidR="00B51031" w:rsidRDefault="0018237F">
      <w:r>
        <w:t xml:space="preserve">• </w:t>
      </w:r>
      <w:proofErr w:type="gramStart"/>
      <w:r>
        <w:t>for</w:t>
      </w:r>
      <w:proofErr w:type="gramEnd"/>
      <w:r>
        <w:t xml:space="preserve"> partial date/times, any part of the date/time up to the month may be missing, not just seconds and minutes as in the standard;</w:t>
      </w:r>
    </w:p>
    <w:p w14:paraId="745C1C0C" w14:textId="77777777" w:rsidR="00B51031" w:rsidRDefault="0018237F">
      <w:r>
        <w:t xml:space="preserve">• </w:t>
      </w:r>
      <w:proofErr w:type="gramStart"/>
      <w:r>
        <w:t>the</w:t>
      </w:r>
      <w:proofErr w:type="gramEnd"/>
      <w:r>
        <w:t xml:space="preserve"> time 24:00:00 is not allowed,</w:t>
      </w:r>
      <w:del w:id="136" w:author="Alpha Omega" w:date="2015-02-14T12:57:00Z">
        <w:r w:rsidDel="009347E9">
          <w:delText xml:space="preserve"> </w:delText>
        </w:r>
      </w:del>
      <w:r>
        <w:t xml:space="preserve">since it would mean the date was really on the next day. </w:t>
      </w:r>
    </w:p>
    <w:p w14:paraId="0CACE143" w14:textId="77777777" w:rsidR="002C0F83" w:rsidRPr="005F31BE" w:rsidRDefault="00F851FF" w:rsidP="005F31BE">
      <w:pPr>
        <w:pStyle w:val="Heading4"/>
      </w:pPr>
      <w:bookmarkStart w:id="137" w:name="_6f1e8a2b40ce6a6203e07d9c5daded71"/>
      <w:bookmarkStart w:id="138" w:name="_Toc285534702"/>
      <w:r w:rsidRPr="005F31BE">
        <w:t>&lt;Class&gt; DV_Duration</w:t>
      </w:r>
      <w:bookmarkEnd w:id="137"/>
      <w:bookmarkEnd w:id="138"/>
    </w:p>
    <w:p w14:paraId="5F4A8634" w14:textId="77777777" w:rsidR="0063570E" w:rsidRDefault="0063570E" w:rsidP="00383490"/>
    <w:p w14:paraId="490B61F1" w14:textId="77777777" w:rsidR="00A855E6" w:rsidRDefault="00383490" w:rsidP="00263593">
      <w:r w:rsidRPr="00875584">
        <w:rPr>
          <w:rFonts w:ascii="Arial" w:hAnsi="Arial"/>
          <w:b/>
          <w:sz w:val="24"/>
          <w:szCs w:val="24"/>
        </w:rPr>
        <w:t>Description</w:t>
      </w:r>
    </w:p>
    <w:p w14:paraId="54B9275A" w14:textId="77777777" w:rsidR="00B51031" w:rsidRDefault="0018237F">
      <w:r>
        <w:t>Represents a period of time corresponding to a difference between two time-points.  See: ISO8601_DURATION [cite: SUPPORT_IM, p30]</w:t>
      </w:r>
    </w:p>
    <w:p w14:paraId="5E278880" w14:textId="77777777" w:rsidR="00B51031" w:rsidRDefault="0018237F">
      <w:r>
        <w:t xml:space="preserve"> </w:t>
      </w:r>
    </w:p>
    <w:p w14:paraId="2DAC8A6A" w14:textId="77777777" w:rsidR="00B51031" w:rsidRDefault="0018237F">
      <w:r>
        <w:t xml:space="preserve"> </w:t>
      </w:r>
    </w:p>
    <w:p w14:paraId="4F46DE45" w14:textId="77777777" w:rsidR="00377E18" w:rsidRDefault="00C51B43" w:rsidP="00377E18">
      <w:pPr>
        <w:ind w:left="720" w:firstLine="720"/>
      </w:pPr>
      <w:r>
        <w:t xml:space="preserve"> </w:t>
      </w:r>
    </w:p>
    <w:p w14:paraId="6CC9EE21" w14:textId="77777777" w:rsidR="0063570E" w:rsidRDefault="0063570E" w:rsidP="00383490"/>
    <w:p w14:paraId="19C16BDD" w14:textId="77777777" w:rsidR="00A855E6" w:rsidRDefault="00383490" w:rsidP="00263593">
      <w:r w:rsidRPr="00875584">
        <w:rPr>
          <w:rFonts w:ascii="Arial" w:hAnsi="Arial"/>
          <w:b/>
          <w:sz w:val="24"/>
          <w:szCs w:val="24"/>
        </w:rPr>
        <w:t>Diagrams</w:t>
      </w:r>
    </w:p>
    <w:p w14:paraId="2C53CB23" w14:textId="77777777" w:rsidR="00A93FDC" w:rsidRDefault="008917FF" w:rsidP="00CB0928">
      <w:pPr>
        <w:ind w:left="720"/>
      </w:pPr>
      <w:hyperlink w:anchor="_c6849d5d118a9832b3df7e75a9d1a83d" w:history="1">
        <w:r w:rsidR="003E7695">
          <w:rPr>
            <w:rStyle w:val="Hyperlink"/>
          </w:rPr>
          <w:t>AML Data Types</w:t>
        </w:r>
      </w:hyperlink>
    </w:p>
    <w:p w14:paraId="25A4CCFE" w14:textId="77777777" w:rsidR="0063570E" w:rsidRDefault="0063570E" w:rsidP="00383490"/>
    <w:p w14:paraId="3E58E67E" w14:textId="77777777" w:rsidR="00A855E6" w:rsidRDefault="00383490" w:rsidP="00263593">
      <w:r w:rsidRPr="00875584">
        <w:rPr>
          <w:rFonts w:ascii="Arial" w:hAnsi="Arial"/>
          <w:b/>
          <w:sz w:val="24"/>
          <w:szCs w:val="24"/>
        </w:rPr>
        <w:t>Attributes</w:t>
      </w:r>
    </w:p>
    <w:p w14:paraId="738F4EC8" w14:textId="77777777" w:rsidR="00DC3AE7" w:rsidRDefault="00DC3AE7" w:rsidP="00DC3AE7">
      <w:r w:rsidRPr="00DC3AE7">
        <w:t xml:space="preserve"> </w:t>
      </w:r>
    </w:p>
    <w:p w14:paraId="5BCE34C8" w14:textId="77777777" w:rsidR="00B603FB" w:rsidRDefault="00B603FB" w:rsidP="008B78EB"/>
    <w:p w14:paraId="10CBCCAD"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value : XMLPrimitiveTypes::duration</w:t>
      </w:r>
    </w:p>
    <w:p w14:paraId="7577D186" w14:textId="77777777" w:rsidR="00B51031" w:rsidRDefault="0018237F">
      <w:r>
        <w:t>Value is a valid ISO 8601 duration, i.e. takes the form:</w:t>
      </w:r>
    </w:p>
    <w:p w14:paraId="10AE093A" w14:textId="77777777" w:rsidR="00B51031" w:rsidRDefault="0018237F">
      <w:r>
        <w:t xml:space="preserve">• </w:t>
      </w:r>
      <w:proofErr w:type="gramStart"/>
      <w:r>
        <w:rPr>
          <w:b/>
          <w:bCs/>
        </w:rPr>
        <w:t>P[</w:t>
      </w:r>
      <w:proofErr w:type="gramEnd"/>
      <w:r>
        <w:rPr>
          <w:b/>
          <w:bCs/>
        </w:rPr>
        <w:t xml:space="preserve">nnY][nnM][nnW][nnD][T[nnH][nnM][nnS]] </w:t>
      </w:r>
      <w:r>
        <w:t>Where each nn represents a number of years, months, etc. nnW represents a number of 7- day weeks.</w:t>
      </w:r>
    </w:p>
    <w:p w14:paraId="7FA4C02C" w14:textId="77777777" w:rsidR="00B51031" w:rsidRDefault="0018237F">
      <w:r>
        <w:t xml:space="preserve"> </w:t>
      </w:r>
    </w:p>
    <w:p w14:paraId="6E6D4A79" w14:textId="77777777" w:rsidR="00B51031" w:rsidRDefault="0018237F">
      <w:r>
        <w:t xml:space="preserve">Note: allowing the </w:t>
      </w:r>
      <w:r>
        <w:rPr>
          <w:b/>
          <w:bCs/>
        </w:rPr>
        <w:t>W</w:t>
      </w:r>
      <w:r>
        <w:t xml:space="preserve"> designator in the same expression as other designators is an exception to the published standard, but necessary in clinical information (typically for representing pregnancy duration).</w:t>
      </w:r>
    </w:p>
    <w:p w14:paraId="71CEF2C6" w14:textId="77777777" w:rsidR="002C0F83" w:rsidRPr="005F31BE" w:rsidRDefault="00F851FF" w:rsidP="005F31BE">
      <w:pPr>
        <w:pStyle w:val="Heading4"/>
      </w:pPr>
      <w:bookmarkStart w:id="139" w:name="_cba83b2c77167c96697f3caaa1886f5c"/>
      <w:bookmarkStart w:id="140" w:name="_Toc285534703"/>
      <w:r w:rsidRPr="005F31BE">
        <w:t>&lt;Class&gt; DV_Time</w:t>
      </w:r>
      <w:bookmarkEnd w:id="139"/>
      <w:bookmarkEnd w:id="140"/>
    </w:p>
    <w:p w14:paraId="2B4488A6" w14:textId="77777777" w:rsidR="0063570E" w:rsidRDefault="0063570E" w:rsidP="00383490"/>
    <w:p w14:paraId="7F3AFF60" w14:textId="77777777" w:rsidR="00A855E6" w:rsidRDefault="00383490" w:rsidP="00263593">
      <w:r w:rsidRPr="00875584">
        <w:rPr>
          <w:rFonts w:ascii="Arial" w:hAnsi="Arial"/>
          <w:b/>
          <w:sz w:val="24"/>
          <w:szCs w:val="24"/>
        </w:rPr>
        <w:t>Description</w:t>
      </w:r>
    </w:p>
    <w:p w14:paraId="1563F320" w14:textId="77777777" w:rsidR="00B51031" w:rsidRDefault="0018237F">
      <w:r>
        <w:t>Represents an absolute point in time from an origin usually interpreted as meaning the start of the current day, specified to the second. [</w:t>
      </w:r>
      <w:proofErr w:type="gramStart"/>
      <w:r>
        <w:t>cite</w:t>
      </w:r>
      <w:proofErr w:type="gramEnd"/>
      <w:r>
        <w:t>: SUPPORT_IM, p25]</w:t>
      </w:r>
    </w:p>
    <w:p w14:paraId="3672BFCF" w14:textId="77777777" w:rsidR="00B51031" w:rsidRDefault="0018237F">
      <w:r>
        <w:t xml:space="preserve"> </w:t>
      </w:r>
    </w:p>
    <w:p w14:paraId="6B352FFA" w14:textId="77777777" w:rsidR="00B51031" w:rsidRDefault="0018237F">
      <w:r>
        <w:t xml:space="preserve"> </w:t>
      </w:r>
    </w:p>
    <w:p w14:paraId="727E8A78" w14:textId="77777777" w:rsidR="00377E18" w:rsidRDefault="00C51B43" w:rsidP="00377E18">
      <w:pPr>
        <w:ind w:left="720" w:firstLine="720"/>
      </w:pPr>
      <w:r>
        <w:t xml:space="preserve"> </w:t>
      </w:r>
    </w:p>
    <w:p w14:paraId="7B931926" w14:textId="77777777" w:rsidR="00377E18" w:rsidRDefault="00C51B43" w:rsidP="00377E18">
      <w:pPr>
        <w:ind w:left="720" w:firstLine="720"/>
      </w:pPr>
      <w:r>
        <w:t xml:space="preserve"> </w:t>
      </w:r>
    </w:p>
    <w:p w14:paraId="5538B4E0" w14:textId="77777777" w:rsidR="0063570E" w:rsidRDefault="0063570E" w:rsidP="00383490"/>
    <w:p w14:paraId="7B7FC8C4" w14:textId="77777777" w:rsidR="00A855E6" w:rsidRDefault="00383490" w:rsidP="00263593">
      <w:r w:rsidRPr="00875584">
        <w:rPr>
          <w:rFonts w:ascii="Arial" w:hAnsi="Arial"/>
          <w:b/>
          <w:sz w:val="24"/>
          <w:szCs w:val="24"/>
        </w:rPr>
        <w:t>Diagrams</w:t>
      </w:r>
    </w:p>
    <w:p w14:paraId="70460DC6" w14:textId="77777777" w:rsidR="00A93FDC" w:rsidRDefault="008917FF" w:rsidP="00CB0928">
      <w:pPr>
        <w:ind w:left="720"/>
      </w:pPr>
      <w:hyperlink w:anchor="_c6849d5d118a9832b3df7e75a9d1a83d" w:history="1">
        <w:r w:rsidR="003E7695">
          <w:rPr>
            <w:rStyle w:val="Hyperlink"/>
          </w:rPr>
          <w:t>AML Data Types</w:t>
        </w:r>
      </w:hyperlink>
      <w:r w:rsidR="00324424">
        <w:t xml:space="preserve">, </w:t>
      </w:r>
    </w:p>
    <w:p w14:paraId="4A8B4776" w14:textId="77777777" w:rsidR="00A93FDC" w:rsidRDefault="008917FF" w:rsidP="00CB0928">
      <w:pPr>
        <w:ind w:left="720"/>
      </w:pPr>
      <w:hyperlink w:anchor="_8548f4699761fde908c0fa2fe95f29ba" w:history="1">
        <w:r w:rsidR="003E7695">
          <w:rPr>
            <w:rStyle w:val="Hyperlink"/>
          </w:rPr>
          <w:t>Sample Data Binding</w:t>
        </w:r>
      </w:hyperlink>
    </w:p>
    <w:p w14:paraId="5C414E4F" w14:textId="77777777" w:rsidR="0063570E" w:rsidRDefault="0063570E" w:rsidP="00383490"/>
    <w:p w14:paraId="506621BD" w14:textId="77777777" w:rsidR="00A855E6" w:rsidRDefault="00383490" w:rsidP="00263593">
      <w:r w:rsidRPr="00875584">
        <w:rPr>
          <w:rFonts w:ascii="Arial" w:hAnsi="Arial"/>
          <w:b/>
          <w:sz w:val="24"/>
          <w:szCs w:val="24"/>
        </w:rPr>
        <w:t>Direct Subclasses (Specialization)</w:t>
      </w:r>
    </w:p>
    <w:p w14:paraId="79291EDB" w14:textId="77777777" w:rsidR="00377E18" w:rsidRDefault="008917FF" w:rsidP="00B51B66">
      <w:pPr>
        <w:ind w:firstLine="720"/>
      </w:pPr>
      <w:hyperlink w:anchor="_6395ddb1d0c31197b0c966c1281ec5aa" w:history="1">
        <w:r w:rsidR="006977BE">
          <w:rPr>
            <w:rStyle w:val="Hyperlink"/>
          </w:rPr>
          <w:t>MappedTime</w:t>
        </w:r>
      </w:hyperlink>
    </w:p>
    <w:p w14:paraId="3991B789" w14:textId="77777777" w:rsidR="0063570E" w:rsidRDefault="0063570E" w:rsidP="00383490"/>
    <w:p w14:paraId="263AE5E7" w14:textId="77777777" w:rsidR="00A855E6" w:rsidRDefault="00383490" w:rsidP="00263593">
      <w:r w:rsidRPr="00875584">
        <w:rPr>
          <w:rFonts w:ascii="Arial" w:hAnsi="Arial"/>
          <w:b/>
          <w:sz w:val="24"/>
          <w:szCs w:val="24"/>
        </w:rPr>
        <w:t>Attributes</w:t>
      </w:r>
    </w:p>
    <w:p w14:paraId="3C928E4F" w14:textId="77777777" w:rsidR="00DC3AE7" w:rsidRDefault="00DC3AE7" w:rsidP="00DC3AE7">
      <w:r w:rsidRPr="00DC3AE7">
        <w:t xml:space="preserve"> </w:t>
      </w:r>
    </w:p>
    <w:p w14:paraId="5D6A39CD" w14:textId="77777777" w:rsidR="00B603FB" w:rsidRDefault="00B603FB" w:rsidP="008B78EB"/>
    <w:p w14:paraId="4F3843CA"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value : XMLPrimitiveTypes::time</w:t>
      </w:r>
    </w:p>
    <w:p w14:paraId="3C8D7FD0" w14:textId="77777777" w:rsidR="00B51031" w:rsidRDefault="0018237F">
      <w:r>
        <w:t xml:space="preserve">Value representation is ISO8601 string for time, i.e. in form: </w:t>
      </w:r>
      <w:proofErr w:type="gramStart"/>
      <w:r>
        <w:rPr>
          <w:b/>
          <w:bCs/>
        </w:rPr>
        <w:t>hhmmss[</w:t>
      </w:r>
      <w:proofErr w:type="gramEnd"/>
      <w:r>
        <w:rPr>
          <w:b/>
          <w:bCs/>
        </w:rPr>
        <w:t>,sss][Z|±hh[mm]]</w:t>
      </w:r>
      <w:r>
        <w:t xml:space="preserve"> or the extended form: </w:t>
      </w:r>
      <w:r>
        <w:rPr>
          <w:b/>
          <w:bCs/>
        </w:rPr>
        <w:t>hh:mm:ss[,sss][Z|±hh[mm]]</w:t>
      </w:r>
      <w:r>
        <w:t>, or a partial invariant.</w:t>
      </w:r>
    </w:p>
    <w:p w14:paraId="1B6D29D4" w14:textId="77777777" w:rsidR="00B51031" w:rsidRDefault="0018237F">
      <w:r>
        <w:t xml:space="preserve"> </w:t>
      </w:r>
    </w:p>
    <w:p w14:paraId="45EA66A2" w14:textId="77777777" w:rsidR="00B51031" w:rsidRDefault="0018237F">
      <w:r>
        <w:t xml:space="preserve">A small deviation to the ISO 8601:2004 standard in this class is that the time 24:00:00 is not allowed, for consistency with </w:t>
      </w:r>
      <w:r>
        <w:rPr>
          <w:b/>
          <w:bCs/>
        </w:rPr>
        <w:t>DateTime</w:t>
      </w:r>
      <w:r>
        <w:t xml:space="preserve">. </w:t>
      </w:r>
    </w:p>
    <w:p w14:paraId="4C702CAB" w14:textId="77777777" w:rsidR="002C0F83" w:rsidRPr="005F31BE" w:rsidRDefault="00F851FF" w:rsidP="005F31BE">
      <w:pPr>
        <w:pStyle w:val="Heading4"/>
      </w:pPr>
      <w:bookmarkStart w:id="141" w:name="_919dd29f1657eb59a5b5017477c08d6b"/>
      <w:bookmarkStart w:id="142" w:name="_Toc285534704"/>
      <w:r w:rsidRPr="005F31BE">
        <w:t>&lt;Class&gt; TerminologyCode</w:t>
      </w:r>
      <w:bookmarkEnd w:id="141"/>
      <w:bookmarkEnd w:id="142"/>
    </w:p>
    <w:p w14:paraId="066E7178" w14:textId="77777777" w:rsidR="0063570E" w:rsidRDefault="0063570E" w:rsidP="00383490"/>
    <w:p w14:paraId="5603B7CC" w14:textId="77777777" w:rsidR="00A855E6" w:rsidRDefault="00383490" w:rsidP="00263593">
      <w:r w:rsidRPr="00875584">
        <w:rPr>
          <w:rFonts w:ascii="Arial" w:hAnsi="Arial"/>
          <w:b/>
          <w:sz w:val="24"/>
          <w:szCs w:val="24"/>
        </w:rPr>
        <w:t>Description</w:t>
      </w:r>
    </w:p>
    <w:p w14:paraId="67AEF795" w14:textId="77777777" w:rsidR="00B51031" w:rsidRDefault="0018237F">
      <w:r>
        <w:t xml:space="preserve">Represents a scoped identifier that is unique within the context of a given namespace.  While a terminology code is treated as data type from the AML perspective, </w:t>
      </w:r>
      <w:proofErr w:type="gramStart"/>
      <w:r>
        <w:t>there</w:t>
      </w:r>
      <w:proofErr w:type="gramEnd"/>
      <w:r>
        <w:t xml:space="preserve"> multiple ways of representing the same "value" including:</w:t>
      </w:r>
    </w:p>
    <w:p w14:paraId="3E5CED3D" w14:textId="77777777" w:rsidR="00B51031" w:rsidRDefault="0018237F">
      <w:pPr>
        <w:pStyle w:val="ListParagraph"/>
        <w:numPr>
          <w:ilvl w:val="0"/>
          <w:numId w:val="26"/>
        </w:numPr>
      </w:pPr>
      <w:r>
        <w:t xml:space="preserve"> </w:t>
      </w:r>
      <w:proofErr w:type="gramStart"/>
      <w:r>
        <w:t>terminologyId</w:t>
      </w:r>
      <w:proofErr w:type="gramEnd"/>
      <w:r>
        <w:t xml:space="preserve"> + code -- a combination of the URI of a scoping namespace (terminologyId) and identifier (code)</w:t>
      </w:r>
    </w:p>
    <w:p w14:paraId="0E061C66" w14:textId="6803FB9C" w:rsidR="00B51031" w:rsidRDefault="0018237F">
      <w:pPr>
        <w:pStyle w:val="ListParagraph"/>
        <w:numPr>
          <w:ilvl w:val="0"/>
          <w:numId w:val="26"/>
        </w:numPr>
      </w:pPr>
      <w:r>
        <w:t xml:space="preserve"> </w:t>
      </w:r>
      <w:proofErr w:type="gramStart"/>
      <w:r>
        <w:t>uri</w:t>
      </w:r>
      <w:proofErr w:type="gramEnd"/>
      <w:r>
        <w:t xml:space="preserve"> -- a URI </w:t>
      </w:r>
      <w:del w:id="143" w:author="Alpha Omega" w:date="2015-02-14T13:11:00Z">
        <w:r w:rsidDel="009D335B">
          <w:delText xml:space="preserve">that </w:delText>
        </w:r>
      </w:del>
      <w:r>
        <w:t>embod</w:t>
      </w:r>
      <w:ins w:id="144" w:author="Alpha Omega" w:date="2015-02-14T13:11:00Z">
        <w:r w:rsidR="009D335B">
          <w:t>ying</w:t>
        </w:r>
      </w:ins>
      <w:del w:id="145" w:author="Alpha Omega" w:date="2015-02-14T13:11:00Z">
        <w:r w:rsidDel="009D335B">
          <w:delText>ies</w:delText>
        </w:r>
      </w:del>
      <w:r>
        <w:t xml:space="preserve"> both the namespace and the code</w:t>
      </w:r>
    </w:p>
    <w:p w14:paraId="1B7C235D" w14:textId="3AC17C54" w:rsidR="00B51031" w:rsidRDefault="0018237F">
      <w:pPr>
        <w:pStyle w:val="ListParagraph"/>
        <w:numPr>
          <w:ilvl w:val="0"/>
          <w:numId w:val="26"/>
        </w:numPr>
      </w:pPr>
      <w:proofErr w:type="gramStart"/>
      <w:r>
        <w:t>terminologyVersion</w:t>
      </w:r>
      <w:proofErr w:type="gramEnd"/>
      <w:r>
        <w:t xml:space="preserve"> -- the URI of a terminology (code system, ontology) </w:t>
      </w:r>
      <w:del w:id="146" w:author="Alpha Omega" w:date="2015-02-14T13:11:00Z">
        <w:r w:rsidDel="009D335B">
          <w:delText xml:space="preserve">that </w:delText>
        </w:r>
      </w:del>
      <w:r>
        <w:t>contain</w:t>
      </w:r>
      <w:ins w:id="147" w:author="Alpha Omega" w:date="2015-02-14T13:11:00Z">
        <w:r w:rsidR="009D335B">
          <w:t>ing</w:t>
        </w:r>
      </w:ins>
      <w:del w:id="148" w:author="Alpha Omega" w:date="2015-02-14T13:11:00Z">
        <w:r w:rsidDel="009D335B">
          <w:delText>s</w:delText>
        </w:r>
      </w:del>
      <w:r>
        <w:t xml:space="preserve"> a description of what the code represents.</w:t>
      </w:r>
    </w:p>
    <w:p w14:paraId="04656401" w14:textId="0DDEA936" w:rsidR="00B51031" w:rsidRDefault="0018237F">
      <w:pPr>
        <w:pStyle w:val="ListParagraph"/>
        <w:numPr>
          <w:ilvl w:val="0"/>
          <w:numId w:val="26"/>
        </w:numPr>
      </w:pPr>
      <w:proofErr w:type="gramStart"/>
      <w:r>
        <w:t>term</w:t>
      </w:r>
      <w:proofErr w:type="gramEnd"/>
      <w:r>
        <w:t xml:space="preserve"> -- a language specific string </w:t>
      </w:r>
      <w:del w:id="149" w:author="Alpha Omega" w:date="2015-02-14T13:11:00Z">
        <w:r w:rsidDel="009D335B">
          <w:delText xml:space="preserve">that </w:delText>
        </w:r>
      </w:del>
      <w:r>
        <w:t>provid</w:t>
      </w:r>
      <w:ins w:id="150" w:author="Alpha Omega" w:date="2015-02-14T13:11:00Z">
        <w:r w:rsidR="009D335B">
          <w:t>ing</w:t>
        </w:r>
      </w:ins>
      <w:del w:id="151" w:author="Alpha Omega" w:date="2015-02-14T13:11:00Z">
        <w:r w:rsidDel="009D335B">
          <w:delText>es</w:delText>
        </w:r>
      </w:del>
      <w:r>
        <w:t xml:space="preserve"> a hint at the intended meaning of the code</w:t>
      </w:r>
    </w:p>
    <w:p w14:paraId="40BA3D33" w14:textId="77777777" w:rsidR="00B51031" w:rsidRDefault="0018237F">
      <w:r>
        <w:t xml:space="preserve"> </w:t>
      </w:r>
    </w:p>
    <w:p w14:paraId="43CAA844" w14:textId="091CEB7B" w:rsidR="00B51031" w:rsidRDefault="0018237F">
      <w:r>
        <w:t>Note</w:t>
      </w:r>
      <w:ins w:id="152" w:author="Alpha Omega" w:date="2015-02-14T13:12:00Z">
        <w:r w:rsidR="00CB3737">
          <w:t>,</w:t>
        </w:r>
      </w:ins>
      <w:r>
        <w:t xml:space="preserve"> </w:t>
      </w:r>
      <w:del w:id="153" w:author="Alpha Omega" w:date="2015-02-14T13:11:00Z">
        <w:r w:rsidDel="00CB3737">
          <w:delText xml:space="preserve">that </w:delText>
        </w:r>
      </w:del>
      <w:r>
        <w:t>"terminologyId" and "terminologyVersion" represent very different constructs.  "</w:t>
      </w:r>
      <w:proofErr w:type="gramStart"/>
      <w:r>
        <w:t>terminologyId</w:t>
      </w:r>
      <w:proofErr w:type="gramEnd"/>
      <w:r>
        <w:t>" represents a namespace, not an ontology / code system.  "</w:t>
      </w:r>
      <w:proofErr w:type="gramStart"/>
      <w:r>
        <w:t>terminologyVersion</w:t>
      </w:r>
      <w:proofErr w:type="gramEnd"/>
      <w:r>
        <w:t>" references a</w:t>
      </w:r>
      <w:del w:id="154" w:author="Alpha Omega" w:date="2015-02-14T13:12:00Z">
        <w:r w:rsidDel="00CB3737">
          <w:delText>n</w:delText>
        </w:r>
      </w:del>
      <w:r>
        <w:t xml:space="preserve"> collection of code descriptions.</w:t>
      </w:r>
    </w:p>
    <w:p w14:paraId="50A61145" w14:textId="77777777" w:rsidR="00B51031" w:rsidRDefault="0018237F">
      <w:r>
        <w:t xml:space="preserve"> </w:t>
      </w:r>
    </w:p>
    <w:p w14:paraId="0DF1525F" w14:textId="6DC6AF5A" w:rsidR="00B51031" w:rsidRDefault="0018237F">
      <w:r>
        <w:rPr>
          <w:b/>
          <w:bCs/>
        </w:rPr>
        <w:t>TerminologyCode</w:t>
      </w:r>
      <w:r>
        <w:t xml:space="preserve"> represents the contents of either an </w:t>
      </w:r>
      <w:r>
        <w:rPr>
          <w:b/>
          <w:bCs/>
        </w:rPr>
        <w:t>EnumerationLiteral</w:t>
      </w:r>
      <w:r>
        <w:t xml:space="preserve"> or a </w:t>
      </w:r>
      <w:r>
        <w:rPr>
          <w:b/>
          <w:bCs/>
        </w:rPr>
        <w:t>PermissibleValue</w:t>
      </w:r>
      <w:r>
        <w:t>.  It corresponds to the AOM</w:t>
      </w:r>
      <w:r>
        <w:rPr>
          <w:b/>
          <w:bCs/>
        </w:rPr>
        <w:t xml:space="preserve"> Terminology_Code</w:t>
      </w:r>
      <w:r>
        <w:t xml:space="preserve">, and its function is to gather sufficient information that, in combination with the KnownNamespace Enumeration extension, </w:t>
      </w:r>
      <w:ins w:id="155" w:author="Alpha Omega" w:date="2015-02-14T13:13:00Z">
        <w:r w:rsidR="00CB3737">
          <w:t xml:space="preserve">make </w:t>
        </w:r>
      </w:ins>
      <w:r>
        <w:t>it</w:t>
      </w:r>
      <w:del w:id="156" w:author="Alpha Omega" w:date="2015-02-14T13:13:00Z">
        <w:r w:rsidDel="00CB3737">
          <w:delText xml:space="preserve"> will be</w:delText>
        </w:r>
      </w:del>
      <w:r>
        <w:t xml:space="preserve"> possible to populate a variety of target coded types, including the ISO 21090 CD type, the openEHR DV_CODED_TEXT, the CIMI CODED_TEXT, etc.</w:t>
      </w:r>
    </w:p>
    <w:p w14:paraId="7DF1B2DE" w14:textId="77777777" w:rsidR="00B51031" w:rsidRDefault="0018237F">
      <w:r>
        <w:t xml:space="preserve"> </w:t>
      </w:r>
    </w:p>
    <w:p w14:paraId="3C67DCDE" w14:textId="77777777" w:rsidR="00377E18" w:rsidRDefault="00C51B43" w:rsidP="00377E18">
      <w:pPr>
        <w:ind w:left="720" w:firstLine="720"/>
      </w:pPr>
      <w:r>
        <w:t xml:space="preserve"> </w:t>
      </w:r>
    </w:p>
    <w:p w14:paraId="779111FA" w14:textId="77777777" w:rsidR="0063570E" w:rsidRDefault="0063570E" w:rsidP="00383490"/>
    <w:p w14:paraId="136BA227" w14:textId="77777777" w:rsidR="00A855E6" w:rsidRDefault="00383490" w:rsidP="00263593">
      <w:r w:rsidRPr="00875584">
        <w:rPr>
          <w:rFonts w:ascii="Arial" w:hAnsi="Arial"/>
          <w:b/>
          <w:sz w:val="24"/>
          <w:szCs w:val="24"/>
        </w:rPr>
        <w:t>Diagrams</w:t>
      </w:r>
    </w:p>
    <w:p w14:paraId="23386F3D" w14:textId="77777777" w:rsidR="00A93FDC" w:rsidRDefault="008917FF" w:rsidP="00CB0928">
      <w:pPr>
        <w:ind w:left="720"/>
      </w:pPr>
      <w:hyperlink w:anchor="_c6849d5d118a9832b3df7e75a9d1a83d" w:history="1">
        <w:r w:rsidR="003E7695">
          <w:rPr>
            <w:rStyle w:val="Hyperlink"/>
          </w:rPr>
          <w:t>AML Data Types</w:t>
        </w:r>
      </w:hyperlink>
    </w:p>
    <w:p w14:paraId="47102C0F" w14:textId="77777777" w:rsidR="0063570E" w:rsidRDefault="0063570E" w:rsidP="00383490"/>
    <w:p w14:paraId="52771E6E" w14:textId="77777777" w:rsidR="00A855E6" w:rsidRDefault="00383490" w:rsidP="00263593">
      <w:r w:rsidRPr="00875584">
        <w:rPr>
          <w:rFonts w:ascii="Arial" w:hAnsi="Arial"/>
          <w:b/>
          <w:sz w:val="24"/>
          <w:szCs w:val="24"/>
        </w:rPr>
        <w:t>Attributes</w:t>
      </w:r>
    </w:p>
    <w:p w14:paraId="3ED739C7" w14:textId="77777777" w:rsidR="00DC3AE7" w:rsidRDefault="00DC3AE7" w:rsidP="00DC3AE7">
      <w:r w:rsidRPr="00DC3AE7">
        <w:t xml:space="preserve"> </w:t>
      </w:r>
    </w:p>
    <w:p w14:paraId="61D05CA2" w14:textId="77777777" w:rsidR="00B603FB" w:rsidRDefault="00B603FB" w:rsidP="008B78EB"/>
    <w:p w14:paraId="117EAEC9"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terminologyId : UML Standard Profile::UML2 Metamodel::PrimitiveTypes::String</w:t>
      </w:r>
    </w:p>
    <w:p w14:paraId="44041921" w14:textId="77777777" w:rsidR="00B51031" w:rsidRDefault="0018237F">
      <w:proofErr w:type="gramStart"/>
      <w:r>
        <w:t xml:space="preserve">The </w:t>
      </w:r>
      <w:r>
        <w:rPr>
          <w:i/>
          <w:iCs/>
        </w:rPr>
        <w:t>name</w:t>
      </w:r>
      <w:r>
        <w:t xml:space="preserve"> or </w:t>
      </w:r>
      <w:r>
        <w:rPr>
          <w:i/>
          <w:iCs/>
        </w:rPr>
        <w:t>uri</w:t>
      </w:r>
      <w:r>
        <w:t xml:space="preserve"> of the </w:t>
      </w:r>
      <w:r>
        <w:rPr>
          <w:i/>
          <w:iCs/>
        </w:rPr>
        <w:t>namespace</w:t>
      </w:r>
      <w:r>
        <w:t xml:space="preserve"> that scopes </w:t>
      </w:r>
      <w:r>
        <w:rPr>
          <w:i/>
          <w:iCs/>
        </w:rPr>
        <w:t>code.</w:t>
      </w:r>
      <w:proofErr w:type="gramEnd"/>
    </w:p>
    <w:p w14:paraId="6C44E519" w14:textId="77777777" w:rsidR="00B51031" w:rsidRDefault="0018237F">
      <w:r>
        <w:t xml:space="preserve"> </w:t>
      </w:r>
    </w:p>
    <w:p w14:paraId="2A15CF51" w14:textId="7A420C73" w:rsidR="00B51031" w:rsidRDefault="0018237F">
      <w:r>
        <w:t xml:space="preserve">Either the </w:t>
      </w:r>
      <w:r>
        <w:rPr>
          <w:i/>
          <w:iCs/>
        </w:rPr>
        <w:t>name</w:t>
      </w:r>
      <w:r>
        <w:t xml:space="preserve"> of the </w:t>
      </w:r>
      <w:r>
        <w:rPr>
          <w:b/>
          <w:bCs/>
        </w:rPr>
        <w:t>Enumeration</w:t>
      </w:r>
      <w:r>
        <w:t xml:space="preserve"> that owns the </w:t>
      </w:r>
      <w:r>
        <w:rPr>
          <w:b/>
          <w:bCs/>
        </w:rPr>
        <w:t>EnumerationLiteral</w:t>
      </w:r>
      <w:r>
        <w:t xml:space="preserve"> represented by the </w:t>
      </w:r>
      <w:r>
        <w:rPr>
          <w:i/>
          <w:iCs/>
        </w:rPr>
        <w:t>code</w:t>
      </w:r>
      <w:r>
        <w:t xml:space="preserve"> attribute or the </w:t>
      </w:r>
      <w:r>
        <w:rPr>
          <w:i/>
          <w:iCs/>
        </w:rPr>
        <w:t>uri</w:t>
      </w:r>
      <w:r>
        <w:t xml:space="preserve"> tag of the </w:t>
      </w:r>
      <w:r>
        <w:rPr>
          <w:b/>
          <w:bCs/>
        </w:rPr>
        <w:t>Enumeration</w:t>
      </w:r>
      <w:r>
        <w:t xml:space="preserve"> if it is extended by the </w:t>
      </w:r>
      <w:r>
        <w:rPr>
          <w:b/>
          <w:bCs/>
        </w:rPr>
        <w:t>ScopedIdentifier</w:t>
      </w:r>
      <w:r>
        <w:t xml:space="preserve"> stereotype and the tag </w:t>
      </w:r>
      <w:proofErr w:type="gramStart"/>
      <w:r>
        <w:t>is</w:t>
      </w:r>
      <w:proofErr w:type="gramEnd"/>
      <w:r>
        <w:t xml:space="preserve"> present.</w:t>
      </w:r>
    </w:p>
    <w:p w14:paraId="21BF2B2C" w14:textId="77777777" w:rsidR="00DC3AE7" w:rsidRDefault="00DC3AE7" w:rsidP="00DC3AE7">
      <w:r w:rsidRPr="00DC3AE7">
        <w:t xml:space="preserve"> </w:t>
      </w:r>
    </w:p>
    <w:p w14:paraId="3DE7FB2B" w14:textId="77777777" w:rsidR="00B603FB" w:rsidRDefault="00B603FB" w:rsidP="008B78EB"/>
    <w:p w14:paraId="079B85B4"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code : UML Standard Profile::UML2 Metamodel::PrimitiveTypes::String</w:t>
      </w:r>
    </w:p>
    <w:p w14:paraId="7464FF23" w14:textId="77777777" w:rsidR="00B51031" w:rsidRDefault="0018237F">
      <w:proofErr w:type="gramStart"/>
      <w:r>
        <w:t xml:space="preserve">The representation of an </w:t>
      </w:r>
      <w:r>
        <w:rPr>
          <w:b/>
          <w:bCs/>
        </w:rPr>
        <w:t>EnumerationLiteral.</w:t>
      </w:r>
      <w:proofErr w:type="gramEnd"/>
      <w:r>
        <w:rPr>
          <w:b/>
          <w:bCs/>
        </w:rPr>
        <w:t xml:space="preserve"> </w:t>
      </w:r>
      <w:r>
        <w:t xml:space="preserve">This will usually be the name of the </w:t>
      </w:r>
      <w:r>
        <w:rPr>
          <w:b/>
          <w:bCs/>
        </w:rPr>
        <w:t>EnumerationLiteral</w:t>
      </w:r>
      <w:r>
        <w:t xml:space="preserve">, but it should be possible for implementations to associate other numeric or string values with literals through either the </w:t>
      </w:r>
      <w:r>
        <w:rPr>
          <w:i/>
          <w:iCs/>
        </w:rPr>
        <w:t>slot</w:t>
      </w:r>
      <w:r>
        <w:t xml:space="preserve"> or </w:t>
      </w:r>
      <w:r>
        <w:rPr>
          <w:i/>
          <w:iCs/>
        </w:rPr>
        <w:t>id</w:t>
      </w:r>
      <w:r>
        <w:t xml:space="preserve"> of an </w:t>
      </w:r>
      <w:r>
        <w:rPr>
          <w:b/>
          <w:bCs/>
        </w:rPr>
        <w:t>IdentifiedItem</w:t>
      </w:r>
      <w:r>
        <w:t xml:space="preserve"> extension that will become the code value instead.</w:t>
      </w:r>
    </w:p>
    <w:p w14:paraId="619CDD1F" w14:textId="77777777" w:rsidR="00DC3AE7" w:rsidRDefault="00DC3AE7" w:rsidP="00DC3AE7">
      <w:r w:rsidRPr="00DC3AE7">
        <w:t xml:space="preserve"> </w:t>
      </w:r>
    </w:p>
    <w:p w14:paraId="59DBCE65" w14:textId="77777777" w:rsidR="00B603FB" w:rsidRDefault="00B603FB" w:rsidP="008B78EB"/>
    <w:p w14:paraId="6089D441"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uri : UML Standard Profile::UML2 Metamodel::PrimitiveTypes::String</w:t>
      </w:r>
    </w:p>
    <w:p w14:paraId="22A09A1B" w14:textId="77777777" w:rsidR="00B51031" w:rsidRDefault="0018237F">
      <w:proofErr w:type="gramStart"/>
      <w:r>
        <w:t xml:space="preserve">The URI of a </w:t>
      </w:r>
      <w:r>
        <w:rPr>
          <w:b/>
          <w:bCs/>
        </w:rPr>
        <w:t>ConceptReference</w:t>
      </w:r>
      <w:r>
        <w:t>.</w:t>
      </w:r>
      <w:proofErr w:type="gramEnd"/>
      <w:r>
        <w:t xml:space="preserve">  This should be populated in the case where the selected value is a </w:t>
      </w:r>
      <w:r>
        <w:rPr>
          <w:b/>
          <w:bCs/>
        </w:rPr>
        <w:t>PermissibleValue</w:t>
      </w:r>
      <w:r>
        <w:t xml:space="preserve"> and either (a) the owning </w:t>
      </w:r>
      <w:r>
        <w:rPr>
          <w:b/>
          <w:bCs/>
        </w:rPr>
        <w:t>Enumeration</w:t>
      </w:r>
      <w:r>
        <w:t xml:space="preserve"> is stereotyped by </w:t>
      </w:r>
      <w:r>
        <w:rPr>
          <w:b/>
          <w:bCs/>
        </w:rPr>
        <w:t>ScopedIdentifier</w:t>
      </w:r>
      <w:r>
        <w:t xml:space="preserve"> and it has a </w:t>
      </w:r>
      <w:r>
        <w:rPr>
          <w:i/>
          <w:iCs/>
        </w:rPr>
        <w:t>uriPattern</w:t>
      </w:r>
      <w:r>
        <w:t xml:space="preserve"> attribute or (b) the </w:t>
      </w:r>
      <w:r>
        <w:rPr>
          <w:b/>
          <w:bCs/>
        </w:rPr>
        <w:t>PermissibleValue</w:t>
      </w:r>
      <w:r>
        <w:t xml:space="preserve"> includes a </w:t>
      </w:r>
      <w:r>
        <w:rPr>
          <w:i/>
          <w:iCs/>
        </w:rPr>
        <w:t xml:space="preserve">meaning </w:t>
      </w:r>
      <w:r>
        <w:t xml:space="preserve">tag of type </w:t>
      </w:r>
      <w:r>
        <w:rPr>
          <w:b/>
          <w:bCs/>
        </w:rPr>
        <w:t>ConceptReference</w:t>
      </w:r>
      <w:r>
        <w:t xml:space="preserve">, in which case </w:t>
      </w:r>
      <w:r>
        <w:rPr>
          <w:i/>
          <w:iCs/>
        </w:rPr>
        <w:t>uri</w:t>
      </w:r>
      <w:r>
        <w:t xml:space="preserve"> equals the </w:t>
      </w:r>
      <w:r>
        <w:rPr>
          <w:i/>
          <w:iCs/>
        </w:rPr>
        <w:t>uri</w:t>
      </w:r>
      <w:r>
        <w:t xml:space="preserve"> of the </w:t>
      </w:r>
      <w:r>
        <w:rPr>
          <w:b/>
          <w:bCs/>
        </w:rPr>
        <w:t>ConceptReference</w:t>
      </w:r>
      <w:r>
        <w:t xml:space="preserve">. </w:t>
      </w:r>
    </w:p>
    <w:p w14:paraId="0644C525" w14:textId="77777777" w:rsidR="00B51031" w:rsidRDefault="0018237F">
      <w:r>
        <w:t xml:space="preserve"> </w:t>
      </w:r>
    </w:p>
    <w:p w14:paraId="174BCCEC" w14:textId="485653CA" w:rsidR="00B51031" w:rsidRDefault="0018237F">
      <w:r>
        <w:t xml:space="preserve">If two TerminologyCodes have the same </w:t>
      </w:r>
      <w:r>
        <w:rPr>
          <w:i/>
          <w:iCs/>
        </w:rPr>
        <w:t>uri</w:t>
      </w:r>
      <w:del w:id="157" w:author="Alpha Omega" w:date="2015-02-14T13:14:00Z">
        <w:r w:rsidDel="00CB3737">
          <w:delText>,</w:delText>
        </w:r>
      </w:del>
      <w:r>
        <w:t xml:space="preserve"> they are considered to be identical. If a </w:t>
      </w:r>
      <w:del w:id="158" w:author="Alpha Omega" w:date="2015-02-14T13:15:00Z">
        <w:r w:rsidDel="00D43DFC">
          <w:delText xml:space="preserve">uri </w:delText>
        </w:r>
      </w:del>
      <w:ins w:id="159" w:author="Alpha Omega" w:date="2015-02-14T13:15:00Z">
        <w:r w:rsidR="00D43DFC">
          <w:t xml:space="preserve">URI </w:t>
        </w:r>
      </w:ins>
      <w:r>
        <w:t>is absent in one or both TerminologyCodes</w:t>
      </w:r>
      <w:del w:id="160" w:author="Alpha Omega" w:date="2015-02-14T13:15:00Z">
        <w:r w:rsidDel="00D43DFC">
          <w:delText>,</w:delText>
        </w:r>
      </w:del>
      <w:r>
        <w:t xml:space="preserve"> they are considered to be identical only if the </w:t>
      </w:r>
      <w:r>
        <w:rPr>
          <w:i/>
          <w:iCs/>
        </w:rPr>
        <w:t>terminologyId</w:t>
      </w:r>
      <w:r>
        <w:t xml:space="preserve"> and </w:t>
      </w:r>
      <w:r>
        <w:rPr>
          <w:i/>
          <w:iCs/>
        </w:rPr>
        <w:t>code</w:t>
      </w:r>
      <w:r>
        <w:t xml:space="preserve"> are the same.</w:t>
      </w:r>
    </w:p>
    <w:p w14:paraId="52014137" w14:textId="77777777" w:rsidR="00DC3AE7" w:rsidRDefault="00DC3AE7" w:rsidP="00DC3AE7">
      <w:r w:rsidRPr="00DC3AE7">
        <w:t xml:space="preserve"> </w:t>
      </w:r>
    </w:p>
    <w:p w14:paraId="152FBFC3" w14:textId="77777777" w:rsidR="00B603FB" w:rsidRDefault="00B603FB" w:rsidP="008B78EB"/>
    <w:p w14:paraId="63DC5B14"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terminologyVersion : UML Standard Profile::UML2 Metamodel::PrimitiveTypes::String</w:t>
      </w:r>
    </w:p>
    <w:p w14:paraId="179EF3CC" w14:textId="77777777" w:rsidR="00B51031" w:rsidRDefault="0018237F">
      <w:proofErr w:type="gramStart"/>
      <w:r>
        <w:t>The uri of a CodeSystem or CodeSystemVersion that carried a description of the particular code at some point in time.</w:t>
      </w:r>
      <w:proofErr w:type="gramEnd"/>
      <w:r>
        <w:t xml:space="preserve">  This attribute is strictly informative and should is not part of the identity of the terminology code.</w:t>
      </w:r>
    </w:p>
    <w:p w14:paraId="47FB914E" w14:textId="77777777" w:rsidR="00B51031" w:rsidRDefault="0018237F">
      <w:r>
        <w:t xml:space="preserve"> </w:t>
      </w:r>
    </w:p>
    <w:p w14:paraId="19024005" w14:textId="77777777" w:rsidR="00B51031" w:rsidRDefault="0018237F">
      <w:r>
        <w:t xml:space="preserve"> </w:t>
      </w:r>
    </w:p>
    <w:p w14:paraId="065EBBC3" w14:textId="77777777" w:rsidR="00B51031" w:rsidRDefault="0018237F">
      <w:r>
        <w:t xml:space="preserve">If the source </w:t>
      </w:r>
      <w:r>
        <w:rPr>
          <w:b/>
          <w:bCs/>
        </w:rPr>
        <w:t>EnumerationLiteral</w:t>
      </w:r>
      <w:r>
        <w:t xml:space="preserve"> is stereotyped by </w:t>
      </w:r>
      <w:r>
        <w:rPr>
          <w:b/>
          <w:bCs/>
        </w:rPr>
        <w:t>PermissibleValue</w:t>
      </w:r>
      <w:r>
        <w:t xml:space="preserve">, the meaning tag is present and the </w:t>
      </w:r>
      <w:r>
        <w:rPr>
          <w:b/>
          <w:bCs/>
        </w:rPr>
        <w:t>ConceptReference</w:t>
      </w:r>
      <w:r>
        <w:t xml:space="preserve"> in the meaning tag has a </w:t>
      </w:r>
      <w:r>
        <w:rPr>
          <w:b/>
          <w:bCs/>
        </w:rPr>
        <w:t>CodeSystemAndVersion</w:t>
      </w:r>
      <w:r>
        <w:t>, this is set to:</w:t>
      </w:r>
    </w:p>
    <w:p w14:paraId="7B55E74D" w14:textId="77777777" w:rsidR="00B51031" w:rsidRDefault="0018237F">
      <w:pPr>
        <w:pStyle w:val="ListParagraph"/>
        <w:numPr>
          <w:ilvl w:val="0"/>
          <w:numId w:val="28"/>
        </w:numPr>
      </w:pPr>
      <w:r>
        <w:t xml:space="preserve">The </w:t>
      </w:r>
      <w:r>
        <w:rPr>
          <w:i/>
          <w:iCs/>
        </w:rPr>
        <w:t>uri</w:t>
      </w:r>
      <w:r>
        <w:t xml:space="preserve"> of the </w:t>
      </w:r>
      <w:r>
        <w:rPr>
          <w:b/>
          <w:bCs/>
        </w:rPr>
        <w:t>CodeSystemVersionReference</w:t>
      </w:r>
      <w:r>
        <w:t xml:space="preserve"> if it is present</w:t>
      </w:r>
    </w:p>
    <w:p w14:paraId="29976F68" w14:textId="77777777" w:rsidR="00B51031" w:rsidRDefault="0018237F">
      <w:pPr>
        <w:pStyle w:val="ListParagraph"/>
        <w:numPr>
          <w:ilvl w:val="0"/>
          <w:numId w:val="28"/>
        </w:numPr>
      </w:pPr>
      <w:r>
        <w:t xml:space="preserve">The </w:t>
      </w:r>
      <w:r>
        <w:rPr>
          <w:i/>
          <w:iCs/>
        </w:rPr>
        <w:t>uri</w:t>
      </w:r>
      <w:r>
        <w:t xml:space="preserve"> of the </w:t>
      </w:r>
      <w:r>
        <w:rPr>
          <w:b/>
          <w:bCs/>
        </w:rPr>
        <w:t>CodeSystemReference</w:t>
      </w:r>
      <w:r>
        <w:t xml:space="preserve"> otherwise. </w:t>
      </w:r>
    </w:p>
    <w:p w14:paraId="3199BB21" w14:textId="77777777" w:rsidR="00DC3AE7" w:rsidRDefault="00DC3AE7" w:rsidP="00DC3AE7">
      <w:r w:rsidRPr="00DC3AE7">
        <w:t xml:space="preserve"> </w:t>
      </w:r>
    </w:p>
    <w:p w14:paraId="71ACAC5D" w14:textId="77777777" w:rsidR="00B603FB" w:rsidRDefault="00B603FB" w:rsidP="008B78EB"/>
    <w:p w14:paraId="085D61A7"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term : UML Standard Profile::UML2 Metamodel::PrimitiveTypes::String</w:t>
      </w:r>
    </w:p>
    <w:p w14:paraId="0177EC82" w14:textId="32D941E1" w:rsidR="00B51031" w:rsidRDefault="0018237F">
      <w:proofErr w:type="gramStart"/>
      <w:r>
        <w:t xml:space="preserve">A string designating the intended target of the </w:t>
      </w:r>
      <w:r>
        <w:rPr>
          <w:b/>
          <w:bCs/>
        </w:rPr>
        <w:t>TerminologyCode</w:t>
      </w:r>
      <w:r>
        <w:t xml:space="preserve"> in a given language and context.</w:t>
      </w:r>
      <w:proofErr w:type="gramEnd"/>
      <w:r>
        <w:t xml:space="preserve">  This is strictly informative and </w:t>
      </w:r>
      <w:del w:id="161" w:author="Alpha Omega" w:date="2015-02-14T13:15:00Z">
        <w:r w:rsidDel="00D43DFC">
          <w:delText xml:space="preserve">is </w:delText>
        </w:r>
      </w:del>
      <w:r>
        <w:t xml:space="preserve">not part of the </w:t>
      </w:r>
      <w:del w:id="162" w:author="Alpha Omega" w:date="2015-02-14T13:16:00Z">
        <w:r w:rsidDel="00D43DFC">
          <w:delText xml:space="preserve">part of the </w:delText>
        </w:r>
      </w:del>
      <w:r>
        <w:t xml:space="preserve">identity of a </w:t>
      </w:r>
      <w:r>
        <w:rPr>
          <w:b/>
          <w:bCs/>
        </w:rPr>
        <w:t>TerminologyCode</w:t>
      </w:r>
      <w:r>
        <w:t xml:space="preserve"> as it may change as data moves through different languages or contexts. </w:t>
      </w:r>
    </w:p>
    <w:p w14:paraId="70B8EA7A" w14:textId="77777777" w:rsidR="002C0F83" w:rsidRPr="005F31BE" w:rsidRDefault="00F851FF" w:rsidP="005F31BE">
      <w:pPr>
        <w:pStyle w:val="Heading4"/>
      </w:pPr>
      <w:bookmarkStart w:id="163" w:name="_3664d839b5cf7107b63f1e5e501e1c37"/>
      <w:bookmarkStart w:id="164" w:name="_Toc285534705"/>
      <w:r w:rsidRPr="005F31BE">
        <w:t>&lt;Stereotype&gt; DataBinding</w:t>
      </w:r>
      <w:bookmarkEnd w:id="163"/>
      <w:bookmarkEnd w:id="164"/>
    </w:p>
    <w:p w14:paraId="01082D75" w14:textId="77777777" w:rsidR="0063570E" w:rsidRDefault="0063570E" w:rsidP="00383490"/>
    <w:p w14:paraId="31C48625" w14:textId="77777777" w:rsidR="00A855E6" w:rsidRDefault="00383490" w:rsidP="00263593">
      <w:r w:rsidRPr="00875584">
        <w:rPr>
          <w:rFonts w:ascii="Arial" w:hAnsi="Arial"/>
          <w:b/>
          <w:sz w:val="24"/>
          <w:szCs w:val="24"/>
        </w:rPr>
        <w:t>Description</w:t>
      </w:r>
    </w:p>
    <w:p w14:paraId="5B5B0C76" w14:textId="77777777" w:rsidR="00B51031" w:rsidRDefault="0018237F">
      <w:r>
        <w:t xml:space="preserve">The </w:t>
      </w:r>
      <w:r>
        <w:rPr>
          <w:b/>
          <w:bCs/>
        </w:rPr>
        <w:t>DataBinding</w:t>
      </w:r>
      <w:r>
        <w:t xml:space="preserve"> stereotype identifies a "bridge" class providing a mapping between an internal AML data type identified by the </w:t>
      </w:r>
      <w:r>
        <w:rPr>
          <w:b/>
          <w:bCs/>
        </w:rPr>
        <w:t>AMLDataType</w:t>
      </w:r>
      <w:r>
        <w:t xml:space="preserve"> stereotype and a corresponding Reference Model </w:t>
      </w:r>
      <w:r>
        <w:rPr>
          <w:b/>
          <w:bCs/>
        </w:rPr>
        <w:t>DataType</w:t>
      </w:r>
      <w:r>
        <w:t xml:space="preserve"> or </w:t>
      </w:r>
      <w:r>
        <w:rPr>
          <w:b/>
          <w:bCs/>
        </w:rPr>
        <w:t xml:space="preserve">Class </w:t>
      </w:r>
      <w:r>
        <w:t xml:space="preserve">identified by the </w:t>
      </w:r>
      <w:r>
        <w:rPr>
          <w:b/>
          <w:bCs/>
        </w:rPr>
        <w:t>MappedDataType</w:t>
      </w:r>
      <w:r>
        <w:t xml:space="preserve"> stereotype. </w:t>
      </w:r>
    </w:p>
    <w:p w14:paraId="4EF9FA19" w14:textId="77777777" w:rsidR="00B51031" w:rsidRDefault="0018237F">
      <w:r>
        <w:t xml:space="preserve"> </w:t>
      </w:r>
    </w:p>
    <w:p w14:paraId="66FC708A" w14:textId="77777777" w:rsidR="00B51031" w:rsidRDefault="0018237F">
      <w:r>
        <w:t>The Class or DataType extended by a DataBinding function</w:t>
      </w:r>
      <w:del w:id="165" w:author="Alpha Omega" w:date="2015-02-14T13:16:00Z">
        <w:r w:rsidDel="00D43DFC">
          <w:delText>s</w:delText>
        </w:r>
      </w:del>
      <w:r>
        <w:t xml:space="preserve"> as the base point for AML constraints.</w:t>
      </w:r>
    </w:p>
    <w:p w14:paraId="7D7647B4" w14:textId="77777777" w:rsidR="00377E18" w:rsidRDefault="00C51B43" w:rsidP="00377E18">
      <w:pPr>
        <w:ind w:left="720" w:firstLine="720"/>
      </w:pPr>
      <w:r>
        <w:t xml:space="preserve"> </w:t>
      </w:r>
    </w:p>
    <w:p w14:paraId="3DA9C1F9" w14:textId="77777777" w:rsidR="0063570E" w:rsidRDefault="0063570E" w:rsidP="00383490"/>
    <w:p w14:paraId="3483316B" w14:textId="77777777" w:rsidR="00A855E6" w:rsidRDefault="00383490" w:rsidP="00263593">
      <w:r w:rsidRPr="00875584">
        <w:rPr>
          <w:rFonts w:ascii="Arial" w:hAnsi="Arial"/>
          <w:b/>
          <w:sz w:val="24"/>
          <w:szCs w:val="24"/>
        </w:rPr>
        <w:t>Diagrams</w:t>
      </w:r>
    </w:p>
    <w:p w14:paraId="280BA60C" w14:textId="77777777" w:rsidR="00A93FDC" w:rsidRDefault="008917FF" w:rsidP="00CB0928">
      <w:pPr>
        <w:ind w:left="720"/>
      </w:pPr>
      <w:hyperlink w:anchor="_549d0bc2f9c4ac0312fc619b71bf4d08" w:history="1">
        <w:r w:rsidR="003E7695">
          <w:rPr>
            <w:rStyle w:val="Hyperlink"/>
          </w:rPr>
          <w:t>Reference Model Stereotypes</w:t>
        </w:r>
      </w:hyperlink>
    </w:p>
    <w:p w14:paraId="61EDDB78" w14:textId="77777777" w:rsidR="0063570E" w:rsidRDefault="0063570E" w:rsidP="00383490"/>
    <w:p w14:paraId="7D0984E0" w14:textId="77777777" w:rsidR="00A855E6" w:rsidRDefault="00383490" w:rsidP="00263593">
      <w:r w:rsidRPr="00875584">
        <w:rPr>
          <w:rFonts w:ascii="Arial" w:hAnsi="Arial"/>
          <w:b/>
          <w:sz w:val="24"/>
          <w:szCs w:val="24"/>
        </w:rPr>
        <w:t>Constraints</w:t>
      </w:r>
    </w:p>
    <w:p w14:paraId="713B6FFF" w14:textId="77777777" w:rsidR="0087616E" w:rsidRPr="00BC6BEC" w:rsidRDefault="0087616E" w:rsidP="00263593">
      <w:pPr>
        <w:rPr>
          <w:rFonts w:ascii="Arial" w:hAnsi="Arial"/>
          <w:b/>
          <w:sz w:val="24"/>
          <w:szCs w:val="24"/>
        </w:rPr>
      </w:pPr>
    </w:p>
    <w:p w14:paraId="104475C3"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oneAMLDataType1</w:t>
      </w:r>
      <w:proofErr w:type="gramEnd"/>
    </w:p>
    <w:p w14:paraId="2D667183" w14:textId="77777777" w:rsidR="00B51031" w:rsidRDefault="0018237F">
      <w:r>
        <w:t>This Class must specialize</w:t>
      </w:r>
      <w:del w:id="166" w:author="Alpha Omega" w:date="2015-02-14T13:16:00Z">
        <w:r w:rsidDel="00D43DFC">
          <w:delText>d</w:delText>
        </w:r>
      </w:del>
      <w:r>
        <w:t xml:space="preserve"> an &lt;&lt;AMLDataType&gt;&gt;</w:t>
      </w:r>
    </w:p>
    <w:p w14:paraId="4E1D86DB" w14:textId="77777777" w:rsidR="00377E18" w:rsidRDefault="00CF06F6" w:rsidP="00377E18">
      <w:pPr>
        <w:ind w:left="3600" w:firstLine="720"/>
      </w:pPr>
      <w:r w:rsidRPr="00467F03">
        <w:t>[OCL]</w:t>
      </w:r>
    </w:p>
    <w:p w14:paraId="5DCB5859" w14:textId="77777777" w:rsidR="008B78EB" w:rsidRDefault="004B279F" w:rsidP="00ED4063">
      <w:proofErr w:type="gramStart"/>
      <w:r w:rsidRPr="0047488C">
        <w:rPr>
          <w:rFonts w:ascii="Courier" w:hAnsi="Courier"/>
        </w:rPr>
        <w:t>not</w:t>
      </w:r>
      <w:proofErr w:type="gramEnd"/>
      <w:r w:rsidRPr="0047488C">
        <w:rPr>
          <w:rFonts w:ascii="Courier" w:hAnsi="Courier"/>
        </w:rPr>
        <w:t>(self.base_Class.oclIsUndefined()) implies self.base_Class.general-&gt;select(x|x.stereotypedBy('AMLDataType'))-&gt;size() = 1</w:t>
      </w:r>
    </w:p>
    <w:p w14:paraId="5D093189" w14:textId="77777777" w:rsidR="0087616E" w:rsidRPr="00BC6BEC" w:rsidRDefault="0087616E" w:rsidP="00263593">
      <w:pPr>
        <w:rPr>
          <w:rFonts w:ascii="Arial" w:hAnsi="Arial"/>
          <w:b/>
          <w:sz w:val="24"/>
          <w:szCs w:val="24"/>
        </w:rPr>
      </w:pPr>
    </w:p>
    <w:p w14:paraId="44BE417E"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oneAMLDataType2</w:t>
      </w:r>
      <w:proofErr w:type="gramEnd"/>
    </w:p>
    <w:p w14:paraId="51E347C1" w14:textId="77777777" w:rsidR="00B51031" w:rsidRDefault="0018237F">
      <w:r>
        <w:t>This DataType must specialize an &lt;&lt;AMLDataType&gt;&gt;</w:t>
      </w:r>
    </w:p>
    <w:p w14:paraId="17448DCF" w14:textId="77777777" w:rsidR="00377E18" w:rsidRDefault="00CF06F6" w:rsidP="00377E18">
      <w:pPr>
        <w:ind w:left="3600" w:firstLine="720"/>
      </w:pPr>
      <w:r w:rsidRPr="00467F03">
        <w:t>[OCL]</w:t>
      </w:r>
    </w:p>
    <w:p w14:paraId="3C00F7BF" w14:textId="77777777" w:rsidR="008B78EB" w:rsidRDefault="004B279F" w:rsidP="00ED4063">
      <w:proofErr w:type="gramStart"/>
      <w:r w:rsidRPr="0047488C">
        <w:rPr>
          <w:rFonts w:ascii="Courier" w:hAnsi="Courier"/>
        </w:rPr>
        <w:t>not</w:t>
      </w:r>
      <w:proofErr w:type="gramEnd"/>
      <w:r w:rsidRPr="0047488C">
        <w:rPr>
          <w:rFonts w:ascii="Courier" w:hAnsi="Courier"/>
        </w:rPr>
        <w:t>(self.base_DataType.oclIsUndefined()) implies self.base_DataType.general-&gt;select(x|x.stereotypedBy('AMLDataType'))-&gt;size() = 1</w:t>
      </w:r>
    </w:p>
    <w:p w14:paraId="0C2D210C" w14:textId="77777777" w:rsidR="0087616E" w:rsidRPr="00BC6BEC" w:rsidRDefault="0087616E" w:rsidP="00263593">
      <w:pPr>
        <w:rPr>
          <w:rFonts w:ascii="Arial" w:hAnsi="Arial"/>
          <w:b/>
          <w:sz w:val="24"/>
          <w:szCs w:val="24"/>
        </w:rPr>
      </w:pPr>
    </w:p>
    <w:p w14:paraId="3A5987DA"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atLeastOneMappedDataType1</w:t>
      </w:r>
      <w:proofErr w:type="gramEnd"/>
    </w:p>
    <w:p w14:paraId="17BD7C68" w14:textId="77777777" w:rsidR="00B51031" w:rsidRDefault="0018237F">
      <w:proofErr w:type="gramStart"/>
      <w:r>
        <w:t>This Class must be stereotyped by &lt;&lt;MappedDataType&gt;&gt;</w:t>
      </w:r>
      <w:proofErr w:type="gramEnd"/>
    </w:p>
    <w:p w14:paraId="5B5A5CD3" w14:textId="77777777" w:rsidR="00377E18" w:rsidRDefault="00CF06F6" w:rsidP="00377E18">
      <w:pPr>
        <w:ind w:left="3600" w:firstLine="720"/>
      </w:pPr>
      <w:r w:rsidRPr="00467F03">
        <w:t>[OCL]</w:t>
      </w:r>
    </w:p>
    <w:p w14:paraId="34A7E996" w14:textId="77777777" w:rsidR="008B78EB" w:rsidRDefault="004B279F" w:rsidP="00ED4063">
      <w:proofErr w:type="gramStart"/>
      <w:r w:rsidRPr="0047488C">
        <w:rPr>
          <w:rFonts w:ascii="Courier" w:hAnsi="Courier"/>
        </w:rPr>
        <w:t>not</w:t>
      </w:r>
      <w:proofErr w:type="gramEnd"/>
      <w:r w:rsidRPr="0047488C">
        <w:rPr>
          <w:rFonts w:ascii="Courier" w:hAnsi="Courier"/>
        </w:rPr>
        <w:t>(self.base_Class.oclIsUndefined()) implies self.base_Class.general-&gt;exists(x|x.stereotypedBy('MappedDataType'))</w:t>
      </w:r>
    </w:p>
    <w:p w14:paraId="28B8FEA7" w14:textId="77777777" w:rsidR="0087616E" w:rsidRPr="00BC6BEC" w:rsidRDefault="0087616E" w:rsidP="00263593">
      <w:pPr>
        <w:rPr>
          <w:rFonts w:ascii="Arial" w:hAnsi="Arial"/>
          <w:b/>
          <w:sz w:val="24"/>
          <w:szCs w:val="24"/>
        </w:rPr>
      </w:pPr>
    </w:p>
    <w:p w14:paraId="5C0E1A5E"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atLeastOneMappedDataType2</w:t>
      </w:r>
      <w:proofErr w:type="gramEnd"/>
    </w:p>
    <w:p w14:paraId="24166FDA" w14:textId="77777777" w:rsidR="00B51031" w:rsidRDefault="0018237F">
      <w:r>
        <w:t>This DataType must be specialized from &lt;&lt;MappedDataType&gt;&gt;</w:t>
      </w:r>
    </w:p>
    <w:p w14:paraId="0BCDC0A9" w14:textId="77777777" w:rsidR="00377E18" w:rsidRDefault="00CF06F6" w:rsidP="00377E18">
      <w:pPr>
        <w:ind w:left="3600" w:firstLine="720"/>
      </w:pPr>
      <w:r w:rsidRPr="00467F03">
        <w:t>[OCL]</w:t>
      </w:r>
    </w:p>
    <w:p w14:paraId="6F64CB4A" w14:textId="77777777" w:rsidR="008B78EB" w:rsidRDefault="004B279F" w:rsidP="00ED4063">
      <w:proofErr w:type="gramStart"/>
      <w:r w:rsidRPr="0047488C">
        <w:rPr>
          <w:rFonts w:ascii="Courier" w:hAnsi="Courier"/>
        </w:rPr>
        <w:t>not</w:t>
      </w:r>
      <w:proofErr w:type="gramEnd"/>
      <w:r w:rsidRPr="0047488C">
        <w:rPr>
          <w:rFonts w:ascii="Courier" w:hAnsi="Courier"/>
        </w:rPr>
        <w:t>(self.base_DataType.oclIsUndefined()) implies self.base_DataType.general-&gt;exists(x|x.stereotypedBy('MappedDataType'))</w:t>
      </w:r>
    </w:p>
    <w:p w14:paraId="08D7C30F" w14:textId="77777777" w:rsidR="0087616E" w:rsidRPr="00BC6BEC" w:rsidRDefault="0087616E" w:rsidP="00263593">
      <w:pPr>
        <w:rPr>
          <w:rFonts w:ascii="Arial" w:hAnsi="Arial"/>
          <w:b/>
          <w:sz w:val="24"/>
          <w:szCs w:val="24"/>
        </w:rPr>
      </w:pPr>
    </w:p>
    <w:p w14:paraId="5862BC96"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amlTypeMatch</w:t>
      </w:r>
      <w:proofErr w:type="gramEnd"/>
    </w:p>
    <w:p w14:paraId="5EE9B1CA" w14:textId="77777777" w:rsidR="00377E18" w:rsidRDefault="00CF06F6" w:rsidP="00377E18">
      <w:pPr>
        <w:ind w:left="3600" w:firstLine="720"/>
      </w:pPr>
      <w:r w:rsidRPr="00467F03">
        <w:t>[English]</w:t>
      </w:r>
    </w:p>
    <w:p w14:paraId="4656706B" w14:textId="30D7C6F8" w:rsidR="008B78EB" w:rsidRDefault="004B279F" w:rsidP="00ED4063">
      <w:r w:rsidRPr="0047488C">
        <w:rPr>
          <w:rFonts w:ascii="Courier" w:hAnsi="Courier"/>
        </w:rPr>
        <w:t>A data binding should specialize exactly two classifiers</w:t>
      </w:r>
      <w:ins w:id="167" w:author="Alpha Omega" w:date="2015-02-14T13:17:00Z">
        <w:r w:rsidR="00D43DFC">
          <w:rPr>
            <w:rFonts w:ascii="Courier" w:hAnsi="Courier"/>
          </w:rPr>
          <w:t>;</w:t>
        </w:r>
      </w:ins>
      <w:del w:id="168" w:author="Alpha Omega" w:date="2015-02-14T13:17:00Z">
        <w:r w:rsidRPr="0047488C" w:rsidDel="00D43DFC">
          <w:rPr>
            <w:rFonts w:ascii="Courier" w:hAnsi="Courier"/>
          </w:rPr>
          <w:delText>,</w:delText>
        </w:r>
      </w:del>
      <w:r w:rsidRPr="0047488C">
        <w:rPr>
          <w:rFonts w:ascii="Courier" w:hAnsi="Courier"/>
        </w:rPr>
        <w:t xml:space="preserve"> one that is stereotyped by MappedDataType and a second that must be a descendant of UML Boolean, UML Integer, UML String, UML Real, Date, Time, DateTime, Duration</w:t>
      </w:r>
      <w:ins w:id="169" w:author="Alpha Omega" w:date="2015-02-14T13:17:00Z">
        <w:r w:rsidR="00D43DFC">
          <w:rPr>
            <w:rFonts w:ascii="Courier" w:hAnsi="Courier"/>
          </w:rPr>
          <w:t>,</w:t>
        </w:r>
      </w:ins>
      <w:r w:rsidRPr="0047488C">
        <w:rPr>
          <w:rFonts w:ascii="Courier" w:hAnsi="Courier"/>
        </w:rPr>
        <w:t xml:space="preserve"> or TerminologyCode.  Furthermore, the amlType of the </w:t>
      </w:r>
      <w:del w:id="170" w:author="Alpha Omega" w:date="2015-02-14T13:17:00Z">
        <w:r w:rsidRPr="0047488C" w:rsidDel="00D43DFC">
          <w:rPr>
            <w:rFonts w:ascii="Courier" w:hAnsi="Courier"/>
          </w:rPr>
          <w:delText xml:space="preserve"> </w:delText>
        </w:r>
      </w:del>
      <w:r w:rsidRPr="0047488C">
        <w:rPr>
          <w:rFonts w:ascii="Courier" w:hAnsi="Courier"/>
        </w:rPr>
        <w:t>classifier stereotyped by MappedDataType must reference the corresponding classifier of the other generalization.</w:t>
      </w:r>
    </w:p>
    <w:p w14:paraId="7D239122" w14:textId="77777777" w:rsidR="002C0F83" w:rsidRPr="005F31BE" w:rsidRDefault="00F851FF" w:rsidP="005F31BE">
      <w:pPr>
        <w:pStyle w:val="Heading4"/>
      </w:pPr>
      <w:bookmarkStart w:id="171" w:name="_1ef4456b7ca3649e5ebfe664a2c5d7f8"/>
      <w:bookmarkStart w:id="172" w:name="_Toc285534706"/>
      <w:r w:rsidRPr="005F31BE">
        <w:t>&lt;Stereotype&gt; Infrastructure</w:t>
      </w:r>
      <w:bookmarkEnd w:id="171"/>
      <w:bookmarkEnd w:id="172"/>
    </w:p>
    <w:p w14:paraId="5883C481" w14:textId="77777777" w:rsidR="0063570E" w:rsidRDefault="0063570E" w:rsidP="00383490"/>
    <w:p w14:paraId="52166C24" w14:textId="77777777" w:rsidR="00A855E6" w:rsidRDefault="00383490" w:rsidP="00263593">
      <w:r w:rsidRPr="00875584">
        <w:rPr>
          <w:rFonts w:ascii="Arial" w:hAnsi="Arial"/>
          <w:b/>
          <w:sz w:val="24"/>
          <w:szCs w:val="24"/>
        </w:rPr>
        <w:t>Description</w:t>
      </w:r>
    </w:p>
    <w:p w14:paraId="413F94C5" w14:textId="77777777" w:rsidR="00B51031" w:rsidRDefault="0018237F">
      <w:r>
        <w:t>A stereotype indicating a base Property represents an aspect of an Archetype implementation such as a specific Archetype identifier or other element.  Properties with the Infrastructure stereotype cannot be constrained in AML.</w:t>
      </w:r>
    </w:p>
    <w:p w14:paraId="3F3B0E6D" w14:textId="77777777" w:rsidR="00377E18" w:rsidRDefault="00C51B43" w:rsidP="00377E18">
      <w:pPr>
        <w:ind w:left="720" w:firstLine="720"/>
      </w:pPr>
      <w:r>
        <w:t xml:space="preserve"> </w:t>
      </w:r>
    </w:p>
    <w:p w14:paraId="57A542AA" w14:textId="77777777" w:rsidR="0063570E" w:rsidRDefault="0063570E" w:rsidP="00383490"/>
    <w:p w14:paraId="79FB5024" w14:textId="77777777" w:rsidR="00A855E6" w:rsidRDefault="00383490" w:rsidP="00263593">
      <w:r w:rsidRPr="00875584">
        <w:rPr>
          <w:rFonts w:ascii="Arial" w:hAnsi="Arial"/>
          <w:b/>
          <w:sz w:val="24"/>
          <w:szCs w:val="24"/>
        </w:rPr>
        <w:t>Diagrams</w:t>
      </w:r>
    </w:p>
    <w:p w14:paraId="393E73DC" w14:textId="77777777" w:rsidR="00A93FDC" w:rsidRDefault="008917FF" w:rsidP="00CB0928">
      <w:pPr>
        <w:ind w:left="720"/>
      </w:pPr>
      <w:hyperlink w:anchor="_549d0bc2f9c4ac0312fc619b71bf4d08" w:history="1">
        <w:r w:rsidR="003E7695">
          <w:rPr>
            <w:rStyle w:val="Hyperlink"/>
          </w:rPr>
          <w:t>Reference Model Stereotypes</w:t>
        </w:r>
      </w:hyperlink>
    </w:p>
    <w:p w14:paraId="2BEF7F49" w14:textId="77777777" w:rsidR="002C0F83" w:rsidRPr="005F31BE" w:rsidRDefault="00F851FF" w:rsidP="005F31BE">
      <w:pPr>
        <w:pStyle w:val="Heading4"/>
      </w:pPr>
      <w:bookmarkStart w:id="173" w:name="_36cd609085d608934ca9b52828d35424"/>
      <w:bookmarkStart w:id="174" w:name="_Toc285534707"/>
      <w:r w:rsidRPr="005F31BE">
        <w:t>&lt;Stereotype&gt; MappedDataType</w:t>
      </w:r>
      <w:bookmarkEnd w:id="173"/>
      <w:bookmarkEnd w:id="174"/>
    </w:p>
    <w:p w14:paraId="1DF2EE7C" w14:textId="77777777" w:rsidR="0063570E" w:rsidRDefault="0063570E" w:rsidP="00383490"/>
    <w:p w14:paraId="0BB3D228" w14:textId="77777777" w:rsidR="00A855E6" w:rsidRDefault="00383490" w:rsidP="00263593">
      <w:r w:rsidRPr="00875584">
        <w:rPr>
          <w:rFonts w:ascii="Arial" w:hAnsi="Arial"/>
          <w:b/>
          <w:sz w:val="24"/>
          <w:szCs w:val="24"/>
        </w:rPr>
        <w:t>Description</w:t>
      </w:r>
    </w:p>
    <w:p w14:paraId="0C920A79" w14:textId="77777777" w:rsidR="00B51031" w:rsidRDefault="0018237F">
      <w:r>
        <w:t xml:space="preserve">Extends a Class or DataType in the Reference Model and indicates the base Class or DataType represents the classifier referenced by the </w:t>
      </w:r>
      <w:r>
        <w:rPr>
          <w:i/>
          <w:iCs/>
        </w:rPr>
        <w:t>amlType</w:t>
      </w:r>
      <w:r>
        <w:t xml:space="preserve"> tag and is to be treated as an atomic "primitive"</w:t>
      </w:r>
      <w:del w:id="175" w:author="Alpha Omega" w:date="2015-02-14T13:18:00Z">
        <w:r w:rsidDel="00F84A26">
          <w:delText xml:space="preserve"> </w:delText>
        </w:r>
      </w:del>
      <w:r>
        <w:t xml:space="preserve"> type that cannot be further decomposed.</w:t>
      </w:r>
    </w:p>
    <w:p w14:paraId="59A87170" w14:textId="77777777" w:rsidR="00B51031" w:rsidRDefault="0018237F">
      <w:r>
        <w:t xml:space="preserve"> </w:t>
      </w:r>
    </w:p>
    <w:p w14:paraId="2E14B958" w14:textId="77777777" w:rsidR="00377E18" w:rsidRDefault="00C51B43" w:rsidP="00377E18">
      <w:pPr>
        <w:ind w:left="720" w:firstLine="720"/>
      </w:pPr>
      <w:r>
        <w:t xml:space="preserve"> </w:t>
      </w:r>
    </w:p>
    <w:p w14:paraId="6C172EC5" w14:textId="77777777" w:rsidR="0063570E" w:rsidRDefault="0063570E" w:rsidP="00383490"/>
    <w:p w14:paraId="506A388C" w14:textId="77777777" w:rsidR="00A855E6" w:rsidRDefault="00383490" w:rsidP="00263593">
      <w:r w:rsidRPr="00875584">
        <w:rPr>
          <w:rFonts w:ascii="Arial" w:hAnsi="Arial"/>
          <w:b/>
          <w:sz w:val="24"/>
          <w:szCs w:val="24"/>
        </w:rPr>
        <w:t>Diagrams</w:t>
      </w:r>
    </w:p>
    <w:p w14:paraId="16082BCD" w14:textId="77777777" w:rsidR="00A93FDC" w:rsidRDefault="008917FF" w:rsidP="00CB0928">
      <w:pPr>
        <w:ind w:left="720"/>
      </w:pPr>
      <w:hyperlink w:anchor="_549d0bc2f9c4ac0312fc619b71bf4d08" w:history="1">
        <w:r w:rsidR="003E7695">
          <w:rPr>
            <w:rStyle w:val="Hyperlink"/>
          </w:rPr>
          <w:t>Reference Model Stereotypes</w:t>
        </w:r>
      </w:hyperlink>
    </w:p>
    <w:p w14:paraId="52852240" w14:textId="77777777" w:rsidR="0063570E" w:rsidRDefault="0063570E" w:rsidP="00383490"/>
    <w:p w14:paraId="587FD5BA" w14:textId="77777777" w:rsidR="00A855E6" w:rsidRDefault="00383490" w:rsidP="00263593">
      <w:r w:rsidRPr="00875584">
        <w:rPr>
          <w:rFonts w:ascii="Arial" w:hAnsi="Arial"/>
          <w:b/>
          <w:sz w:val="24"/>
          <w:szCs w:val="24"/>
        </w:rPr>
        <w:t>Attributes</w:t>
      </w:r>
    </w:p>
    <w:p w14:paraId="3B3730AA" w14:textId="77777777" w:rsidR="00DC3AE7" w:rsidRDefault="00DC3AE7" w:rsidP="00DC3AE7">
      <w:r w:rsidRPr="00DC3AE7">
        <w:t xml:space="preserve"> </w:t>
      </w:r>
    </w:p>
    <w:p w14:paraId="4F52B968" w14:textId="77777777" w:rsidR="00B603FB" w:rsidRDefault="00B603FB" w:rsidP="008B78EB"/>
    <w:p w14:paraId="339FA7D8"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amlType : UML Standard Profile::UML2 Metamodel::Classifier</w:t>
      </w:r>
    </w:p>
    <w:p w14:paraId="0EF6D3E0" w14:textId="77777777" w:rsidR="00B51031" w:rsidRDefault="0018237F">
      <w:r>
        <w:t xml:space="preserve">The assumed or built-in AML Data Type corresponding to the extended Class or DataType. </w:t>
      </w:r>
    </w:p>
    <w:p w14:paraId="2E2AFA03" w14:textId="77777777" w:rsidR="0063570E" w:rsidRDefault="0063570E" w:rsidP="00383490"/>
    <w:p w14:paraId="41C6236D" w14:textId="77777777" w:rsidR="00A855E6" w:rsidRDefault="00383490" w:rsidP="00263593">
      <w:r w:rsidRPr="00875584">
        <w:rPr>
          <w:rFonts w:ascii="Arial" w:hAnsi="Arial"/>
          <w:b/>
          <w:sz w:val="24"/>
          <w:szCs w:val="24"/>
        </w:rPr>
        <w:t>Constraints</w:t>
      </w:r>
    </w:p>
    <w:p w14:paraId="6949DA5F" w14:textId="77777777" w:rsidR="0087616E" w:rsidRPr="00BC6BEC" w:rsidRDefault="0087616E" w:rsidP="00263593">
      <w:pPr>
        <w:rPr>
          <w:rFonts w:ascii="Arial" w:hAnsi="Arial"/>
          <w:b/>
          <w:sz w:val="24"/>
          <w:szCs w:val="24"/>
        </w:rPr>
      </w:pPr>
    </w:p>
    <w:p w14:paraId="514B5D2E"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isAMLDataType</w:t>
      </w:r>
      <w:proofErr w:type="gramEnd"/>
    </w:p>
    <w:p w14:paraId="5342926A" w14:textId="77777777" w:rsidR="00B51031" w:rsidRDefault="0018237F">
      <w:r>
        <w:t xml:space="preserve">The amlType must reference a classifier (Class or DataType) that has </w:t>
      </w:r>
      <w:proofErr w:type="gramStart"/>
      <w:r>
        <w:t>a</w:t>
      </w:r>
      <w:proofErr w:type="gramEnd"/>
      <w:r>
        <w:t xml:space="preserve"> AMLDataType stereotype.</w:t>
      </w:r>
    </w:p>
    <w:p w14:paraId="3BF7CB25" w14:textId="77777777" w:rsidR="00377E18" w:rsidRDefault="00CF06F6" w:rsidP="00377E18">
      <w:pPr>
        <w:ind w:left="3600" w:firstLine="720"/>
      </w:pPr>
      <w:r w:rsidRPr="00467F03">
        <w:t>[OCL]</w:t>
      </w:r>
    </w:p>
    <w:p w14:paraId="2C390DBB" w14:textId="77777777" w:rsidR="008B78EB" w:rsidRDefault="004B279F" w:rsidP="00ED4063">
      <w:proofErr w:type="gramStart"/>
      <w:r w:rsidRPr="0047488C">
        <w:rPr>
          <w:rFonts w:ascii="Courier" w:hAnsi="Courier"/>
        </w:rPr>
        <w:t>self.amlType.stereotypedBy</w:t>
      </w:r>
      <w:proofErr w:type="gramEnd"/>
      <w:r w:rsidRPr="0047488C">
        <w:rPr>
          <w:rFonts w:ascii="Courier" w:hAnsi="Courier"/>
        </w:rPr>
        <w:t>('AMLDataType')</w:t>
      </w:r>
    </w:p>
    <w:p w14:paraId="23D076C2" w14:textId="77777777" w:rsidR="0087616E" w:rsidRPr="00BC6BEC" w:rsidRDefault="0087616E" w:rsidP="00263593">
      <w:pPr>
        <w:rPr>
          <w:rFonts w:ascii="Arial" w:hAnsi="Arial"/>
          <w:b/>
          <w:sz w:val="24"/>
          <w:szCs w:val="24"/>
        </w:rPr>
      </w:pPr>
    </w:p>
    <w:p w14:paraId="0F68B052"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amltypematch</w:t>
      </w:r>
      <w:proofErr w:type="gramEnd"/>
    </w:p>
    <w:p w14:paraId="3E40E3F9" w14:textId="77777777" w:rsidR="002C0F83" w:rsidRPr="005F31BE" w:rsidRDefault="00F851FF" w:rsidP="005F31BE">
      <w:pPr>
        <w:pStyle w:val="Heading4"/>
      </w:pPr>
      <w:bookmarkStart w:id="176" w:name="_e50b1e945ae67ec50611fe0d76c717d5"/>
      <w:bookmarkStart w:id="177" w:name="_Toc285534708"/>
      <w:r w:rsidRPr="005F31BE">
        <w:t>&lt;Stereotype&gt; ReferenceModel</w:t>
      </w:r>
      <w:bookmarkEnd w:id="176"/>
      <w:bookmarkEnd w:id="177"/>
    </w:p>
    <w:p w14:paraId="5A76AB69" w14:textId="77777777" w:rsidR="0063570E" w:rsidRDefault="0063570E" w:rsidP="00383490"/>
    <w:p w14:paraId="159AC0D3" w14:textId="77777777" w:rsidR="00A855E6" w:rsidRDefault="00383490" w:rsidP="00263593">
      <w:r w:rsidRPr="00875584">
        <w:rPr>
          <w:rFonts w:ascii="Arial" w:hAnsi="Arial"/>
          <w:b/>
          <w:sz w:val="24"/>
          <w:szCs w:val="24"/>
        </w:rPr>
        <w:t>Description</w:t>
      </w:r>
    </w:p>
    <w:p w14:paraId="6CE424C8" w14:textId="0D09E254" w:rsidR="00B51031" w:rsidRDefault="0018237F">
      <w:r>
        <w:t xml:space="preserve">This stereotype identifies a package as a </w:t>
      </w:r>
      <w:del w:id="178" w:author="Alpha Omega" w:date="2015-02-14T13:18:00Z">
        <w:r w:rsidDel="00F84A26">
          <w:delText xml:space="preserve"> </w:delText>
        </w:r>
      </w:del>
      <w:r>
        <w:t xml:space="preserve">Reference Model -- a package </w:t>
      </w:r>
      <w:del w:id="179" w:author="Alpha Omega" w:date="2015-02-14T13:19:00Z">
        <w:r w:rsidDel="00F84A26">
          <w:delText xml:space="preserve">which </w:delText>
        </w:r>
      </w:del>
      <w:r>
        <w:t>contain</w:t>
      </w:r>
      <w:ins w:id="180" w:author="Alpha Omega" w:date="2015-02-14T13:19:00Z">
        <w:r w:rsidR="00F84A26">
          <w:t>ing</w:t>
        </w:r>
      </w:ins>
      <w:del w:id="181" w:author="Alpha Omega" w:date="2015-02-14T13:19:00Z">
        <w:r w:rsidDel="00F84A26">
          <w:delText>s</w:delText>
        </w:r>
      </w:del>
      <w:r>
        <w:t xml:space="preserve"> the collection of UML Classes that can be constrained by the Archetypes in an Archetype Library.  The Reference Model stereotype also allows the specification of the publisher, namespace</w:t>
      </w:r>
      <w:ins w:id="182" w:author="Alpha Omega" w:date="2015-02-14T13:19:00Z">
        <w:r w:rsidR="00F84A26">
          <w:t>,</w:t>
        </w:r>
      </w:ins>
      <w:r>
        <w:t xml:space="preserve"> and version of a Reference Model in a form compatible with a modeling language such as ADL.</w:t>
      </w:r>
    </w:p>
    <w:p w14:paraId="07640D76" w14:textId="77777777" w:rsidR="00377E18" w:rsidRDefault="00C51B43" w:rsidP="00377E18">
      <w:pPr>
        <w:ind w:left="720" w:firstLine="720"/>
      </w:pPr>
      <w:r>
        <w:t xml:space="preserve"> </w:t>
      </w:r>
    </w:p>
    <w:p w14:paraId="246524A3" w14:textId="77777777" w:rsidR="0063570E" w:rsidRDefault="0063570E" w:rsidP="00383490"/>
    <w:p w14:paraId="573B409A" w14:textId="77777777" w:rsidR="00A855E6" w:rsidRDefault="00383490" w:rsidP="00263593">
      <w:r w:rsidRPr="00875584">
        <w:rPr>
          <w:rFonts w:ascii="Arial" w:hAnsi="Arial"/>
          <w:b/>
          <w:sz w:val="24"/>
          <w:szCs w:val="24"/>
        </w:rPr>
        <w:t>Diagrams</w:t>
      </w:r>
    </w:p>
    <w:p w14:paraId="172A476A" w14:textId="77777777" w:rsidR="00A93FDC" w:rsidRDefault="008917FF" w:rsidP="00CB0928">
      <w:pPr>
        <w:ind w:left="720"/>
      </w:pPr>
      <w:hyperlink w:anchor="_549d0bc2f9c4ac0312fc619b71bf4d08" w:history="1">
        <w:r w:rsidR="003E7695">
          <w:rPr>
            <w:rStyle w:val="Hyperlink"/>
          </w:rPr>
          <w:t>Reference Model Stereotypes</w:t>
        </w:r>
      </w:hyperlink>
    </w:p>
    <w:p w14:paraId="4C025D76" w14:textId="77777777" w:rsidR="0063570E" w:rsidRDefault="0063570E" w:rsidP="00383490"/>
    <w:p w14:paraId="11C85B4D" w14:textId="77777777" w:rsidR="00A855E6" w:rsidRDefault="00383490" w:rsidP="00263593">
      <w:r w:rsidRPr="00875584">
        <w:rPr>
          <w:rFonts w:ascii="Arial" w:hAnsi="Arial"/>
          <w:b/>
          <w:sz w:val="24"/>
          <w:szCs w:val="24"/>
        </w:rPr>
        <w:t>Attributes</w:t>
      </w:r>
    </w:p>
    <w:p w14:paraId="4E634DDF" w14:textId="77777777" w:rsidR="00DC3AE7" w:rsidRDefault="00DC3AE7" w:rsidP="00DC3AE7">
      <w:r w:rsidRPr="00DC3AE7">
        <w:t xml:space="preserve"> </w:t>
      </w:r>
    </w:p>
    <w:p w14:paraId="52AF46FE" w14:textId="77777777" w:rsidR="00B603FB" w:rsidRDefault="00B603FB" w:rsidP="008B78EB"/>
    <w:p w14:paraId="29435617"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rmPublisher : UML Standard Profile::UML2 Metamodel::PrimitiveTypes::String</w:t>
      </w:r>
    </w:p>
    <w:p w14:paraId="174A85B4" w14:textId="77777777" w:rsidR="00B51031" w:rsidRDefault="0018237F">
      <w:r>
        <w:t xml:space="preserve"> </w:t>
      </w:r>
      <w:proofErr w:type="gramStart"/>
      <w:r>
        <w:t>The name of the Reference Model publisher.</w:t>
      </w:r>
      <w:proofErr w:type="gramEnd"/>
      <w:r>
        <w:t xml:space="preserve">  Corresponds to </w:t>
      </w:r>
      <w:r>
        <w:rPr>
          <w:i/>
          <w:iCs/>
        </w:rPr>
        <w:t xml:space="preserve">rm_publisher </w:t>
      </w:r>
      <w:r>
        <w:t>in AOM 2.0</w:t>
      </w:r>
    </w:p>
    <w:p w14:paraId="20F7F999" w14:textId="77777777" w:rsidR="00DC3AE7" w:rsidRDefault="00DC3AE7" w:rsidP="00DC3AE7">
      <w:r w:rsidRPr="00DC3AE7">
        <w:t xml:space="preserve"> </w:t>
      </w:r>
    </w:p>
    <w:p w14:paraId="642F26B1" w14:textId="77777777" w:rsidR="00B603FB" w:rsidRDefault="00B603FB" w:rsidP="008B78EB"/>
    <w:p w14:paraId="7FEC3268"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rmNamespace : UML Standard Profile::UML2 Metamodel::PrimitiveTypes::String</w:t>
      </w:r>
    </w:p>
    <w:p w14:paraId="2356C561" w14:textId="77777777" w:rsidR="00B51031" w:rsidRDefault="0018237F">
      <w:r>
        <w:t xml:space="preserve"> </w:t>
      </w:r>
      <w:proofErr w:type="gramStart"/>
      <w:r>
        <w:t>The owning domain name of the archetype.</w:t>
      </w:r>
      <w:proofErr w:type="gramEnd"/>
      <w:r>
        <w:t xml:space="preserve">  Corresponds to the </w:t>
      </w:r>
      <w:r>
        <w:rPr>
          <w:i/>
          <w:iCs/>
        </w:rPr>
        <w:t>namespace</w:t>
      </w:r>
      <w:r>
        <w:t xml:space="preserve"> attribute in AOM2.0.</w:t>
      </w:r>
    </w:p>
    <w:p w14:paraId="52DEEEFB" w14:textId="77777777" w:rsidR="00DC3AE7" w:rsidRDefault="00DC3AE7" w:rsidP="00DC3AE7">
      <w:r w:rsidRPr="00DC3AE7">
        <w:t xml:space="preserve"> </w:t>
      </w:r>
    </w:p>
    <w:p w14:paraId="4D82FDBB" w14:textId="77777777" w:rsidR="00B603FB" w:rsidRDefault="00B603FB" w:rsidP="008B78EB"/>
    <w:p w14:paraId="354CD403"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rmVersion : UML Standard Profile::UML2 Metamodel::PrimitiveTypes::String</w:t>
      </w:r>
    </w:p>
    <w:p w14:paraId="5F6E5233" w14:textId="77777777" w:rsidR="00B51031" w:rsidRDefault="0018237F">
      <w:r>
        <w:t xml:space="preserve">Designates the version id of the reference model on which the archetype is based. Corresponds to </w:t>
      </w:r>
      <w:r>
        <w:rPr>
          <w:i/>
          <w:iCs/>
        </w:rPr>
        <w:t>rm_release</w:t>
      </w:r>
      <w:r>
        <w:t xml:space="preserve"> in AOM 2.0</w:t>
      </w:r>
    </w:p>
    <w:p w14:paraId="265469F0" w14:textId="77777777" w:rsidR="002C0F83" w:rsidRPr="005F31BE" w:rsidRDefault="00F851FF" w:rsidP="005F31BE">
      <w:pPr>
        <w:pStyle w:val="Heading4"/>
      </w:pPr>
      <w:bookmarkStart w:id="183" w:name="_586eaf5aed11940796b62636e9174f40"/>
      <w:bookmarkStart w:id="184" w:name="_Toc285534709"/>
      <w:r w:rsidRPr="005F31BE">
        <w:t>&lt;Stereotype&gt; Runtime</w:t>
      </w:r>
      <w:bookmarkEnd w:id="183"/>
      <w:bookmarkEnd w:id="184"/>
    </w:p>
    <w:p w14:paraId="0F70D5E3" w14:textId="77777777" w:rsidR="0063570E" w:rsidRDefault="0063570E" w:rsidP="00383490"/>
    <w:p w14:paraId="76CA13B1" w14:textId="77777777" w:rsidR="00A855E6" w:rsidRDefault="00383490" w:rsidP="00263593">
      <w:r w:rsidRPr="00875584">
        <w:rPr>
          <w:rFonts w:ascii="Arial" w:hAnsi="Arial"/>
          <w:b/>
          <w:sz w:val="24"/>
          <w:szCs w:val="24"/>
        </w:rPr>
        <w:t>Description</w:t>
      </w:r>
    </w:p>
    <w:p w14:paraId="41627047" w14:textId="1EA64275" w:rsidR="00B51031" w:rsidRDefault="0018237F">
      <w:r>
        <w:t xml:space="preserve">Indicates </w:t>
      </w:r>
      <w:del w:id="185" w:author="Alpha Omega" w:date="2015-02-14T13:19:00Z">
        <w:r w:rsidDel="00F84A26">
          <w:delText xml:space="preserve">that </w:delText>
        </w:r>
      </w:del>
      <w:r>
        <w:t xml:space="preserve">the base Property represents a dynamic or "runtime" element </w:t>
      </w:r>
      <w:del w:id="186" w:author="Alpha Omega" w:date="2015-02-14T13:20:00Z">
        <w:r w:rsidDel="00F84A26">
          <w:delText>that cannot be</w:delText>
        </w:r>
      </w:del>
      <w:ins w:id="187" w:author="Alpha Omega" w:date="2015-02-14T13:20:00Z">
        <w:r w:rsidR="00F84A26">
          <w:t>not</w:t>
        </w:r>
      </w:ins>
      <w:r>
        <w:t xml:space="preserve"> constrain</w:t>
      </w:r>
      <w:ins w:id="188" w:author="Alpha Omega" w:date="2015-02-14T13:20:00Z">
        <w:r w:rsidR="00F84A26">
          <w:t>able</w:t>
        </w:r>
      </w:ins>
      <w:del w:id="189" w:author="Alpha Omega" w:date="2015-02-14T13:20:00Z">
        <w:r w:rsidDel="00F84A26">
          <w:delText>ed</w:delText>
        </w:r>
      </w:del>
      <w:r>
        <w:t xml:space="preserve"> using AML.</w:t>
      </w:r>
    </w:p>
    <w:p w14:paraId="787A1ABF" w14:textId="77777777" w:rsidR="00B51031" w:rsidRDefault="0018237F">
      <w:r>
        <w:t xml:space="preserve"> </w:t>
      </w:r>
    </w:p>
    <w:p w14:paraId="7F61121C" w14:textId="77777777" w:rsidR="00377E18" w:rsidRDefault="00C51B43" w:rsidP="00377E18">
      <w:pPr>
        <w:ind w:left="720" w:firstLine="720"/>
      </w:pPr>
      <w:r>
        <w:t xml:space="preserve"> </w:t>
      </w:r>
    </w:p>
    <w:p w14:paraId="4A00BEC6" w14:textId="77777777" w:rsidR="0063570E" w:rsidRDefault="0063570E" w:rsidP="00383490"/>
    <w:p w14:paraId="19A37C7C" w14:textId="77777777" w:rsidR="00A855E6" w:rsidRDefault="00383490" w:rsidP="00263593">
      <w:r w:rsidRPr="00875584">
        <w:rPr>
          <w:rFonts w:ascii="Arial" w:hAnsi="Arial"/>
          <w:b/>
          <w:sz w:val="24"/>
          <w:szCs w:val="24"/>
        </w:rPr>
        <w:t>Diagrams</w:t>
      </w:r>
    </w:p>
    <w:p w14:paraId="2FEB709F" w14:textId="77777777" w:rsidR="00A93FDC" w:rsidRDefault="008917FF" w:rsidP="00CB0928">
      <w:pPr>
        <w:ind w:left="720"/>
      </w:pPr>
      <w:hyperlink w:anchor="_549d0bc2f9c4ac0312fc619b71bf4d08" w:history="1">
        <w:r w:rsidR="003E7695">
          <w:rPr>
            <w:rStyle w:val="Hyperlink"/>
          </w:rPr>
          <w:t>Reference Model Stereotypes</w:t>
        </w:r>
      </w:hyperlink>
    </w:p>
    <w:p w14:paraId="764C59DA" w14:textId="77777777" w:rsidR="00081DAD" w:rsidRDefault="00081DAD">
      <w:pPr>
        <w:rPr>
          <w:rFonts w:ascii="Arial" w:eastAsiaTheme="majorEastAsia" w:hAnsi="Arial" w:cs="Arial"/>
          <w:b/>
          <w:bCs/>
          <w:kern w:val="32"/>
          <w:sz w:val="28"/>
          <w:szCs w:val="32"/>
        </w:rPr>
      </w:pPr>
      <w:bookmarkStart w:id="190" w:name="_Toc285534710"/>
      <w:r>
        <w:br w:type="page"/>
      </w:r>
    </w:p>
    <w:p w14:paraId="6A1FF515" w14:textId="77777777" w:rsidR="002C0F83" w:rsidRDefault="001F24CC" w:rsidP="00860763">
      <w:pPr>
        <w:pStyle w:val="Heading2"/>
      </w:pPr>
      <w:r w:rsidRPr="001F24CC">
        <w:t>Terminology Profile</w:t>
      </w:r>
      <w:bookmarkEnd w:id="190"/>
      <w:r w:rsidR="003C6850">
        <w:t xml:space="preserve"> </w:t>
      </w:r>
    </w:p>
    <w:p w14:paraId="670A0E41" w14:textId="77777777" w:rsidR="00B51031" w:rsidRDefault="0018237F">
      <w:r>
        <w:t>The AML Terminology Profile is the UML equivalent of the ADL 2.0 terminology section, including:</w:t>
      </w:r>
    </w:p>
    <w:p w14:paraId="07D1B579" w14:textId="029AA8AC" w:rsidR="00B51031" w:rsidRDefault="0018237F">
      <w:pPr>
        <w:pStyle w:val="ListParagraph"/>
        <w:numPr>
          <w:ilvl w:val="0"/>
          <w:numId w:val="30"/>
        </w:numPr>
      </w:pPr>
      <w:r>
        <w:t xml:space="preserve"> Identifiers -- "id", "at"</w:t>
      </w:r>
      <w:ins w:id="191" w:author="Alpha Omega" w:date="2015-02-14T13:20:00Z">
        <w:r w:rsidR="00F84A26">
          <w:t>,</w:t>
        </w:r>
      </w:ins>
      <w:r>
        <w:t xml:space="preserve"> and "ac" identifiers may be assigned to Class constraints, EnumerationLiterals</w:t>
      </w:r>
      <w:ins w:id="192" w:author="Alpha Omega" w:date="2015-02-14T13:20:00Z">
        <w:r w:rsidR="00F84A26">
          <w:t>,</w:t>
        </w:r>
      </w:ins>
      <w:r>
        <w:t xml:space="preserve"> and Enumerations respectively.</w:t>
      </w:r>
    </w:p>
    <w:p w14:paraId="132B9EFA" w14:textId="77777777" w:rsidR="00B51031" w:rsidRDefault="0018237F">
      <w:pPr>
        <w:pStyle w:val="ListParagraph"/>
        <w:numPr>
          <w:ilvl w:val="0"/>
          <w:numId w:val="30"/>
        </w:numPr>
      </w:pPr>
      <w:r>
        <w:t>Term definitions -- multilingual designation ("text") / description tuples may be assigned to any named AML model artifact</w:t>
      </w:r>
    </w:p>
    <w:p w14:paraId="0B7EA342" w14:textId="77777777" w:rsidR="00B51031" w:rsidRDefault="0018237F">
      <w:pPr>
        <w:pStyle w:val="ListParagraph"/>
        <w:numPr>
          <w:ilvl w:val="0"/>
          <w:numId w:val="30"/>
        </w:numPr>
      </w:pPr>
      <w:r>
        <w:t>Term bindings</w:t>
      </w:r>
    </w:p>
    <w:p w14:paraId="1449C491" w14:textId="0E0DC750" w:rsidR="00B51031" w:rsidRDefault="0018237F">
      <w:pPr>
        <w:pStyle w:val="ListParagraph"/>
        <w:numPr>
          <w:ilvl w:val="1"/>
          <w:numId w:val="30"/>
        </w:numPr>
      </w:pPr>
      <w:r>
        <w:t xml:space="preserve">Class constraints may be associated with a reference to an external resource </w:t>
      </w:r>
      <w:del w:id="193" w:author="Alpha Omega" w:date="2015-02-14T13:21:00Z">
        <w:r w:rsidDel="00454220">
          <w:delText xml:space="preserve">that </w:delText>
        </w:r>
      </w:del>
      <w:r>
        <w:t>the constraint is "about"</w:t>
      </w:r>
    </w:p>
    <w:p w14:paraId="6D069AE2" w14:textId="77777777" w:rsidR="00B51031" w:rsidRDefault="0018237F">
      <w:pPr>
        <w:pStyle w:val="ListParagraph"/>
        <w:numPr>
          <w:ilvl w:val="1"/>
          <w:numId w:val="30"/>
        </w:numPr>
      </w:pPr>
      <w:r>
        <w:t>Enumeration constraints may be associated with a reference to an external value set constraining the set of possible values and value meanings</w:t>
      </w:r>
    </w:p>
    <w:p w14:paraId="3170B063" w14:textId="77777777" w:rsidR="00B51031" w:rsidRDefault="0018237F">
      <w:pPr>
        <w:pStyle w:val="ListParagraph"/>
        <w:numPr>
          <w:ilvl w:val="1"/>
          <w:numId w:val="30"/>
        </w:numPr>
      </w:pPr>
      <w:r>
        <w:t>TerminologyCode (Permissible) values may be associated with "concept" (aka. class, category, term) references providing the meaning for the value</w:t>
      </w:r>
    </w:p>
    <w:p w14:paraId="4B2B892D" w14:textId="4DA78FC4" w:rsidR="00B51031" w:rsidRDefault="0018237F">
      <w:pPr>
        <w:pStyle w:val="ListParagraph"/>
        <w:numPr>
          <w:ilvl w:val="0"/>
          <w:numId w:val="30"/>
        </w:numPr>
      </w:pPr>
      <w:r>
        <w:t xml:space="preserve">Value Sets -- local enumerations may be defined </w:t>
      </w:r>
      <w:del w:id="194" w:author="Alpha Omega" w:date="2015-02-14T13:21:00Z">
        <w:r w:rsidDel="00454220">
          <w:delText xml:space="preserve">that </w:delText>
        </w:r>
      </w:del>
      <w:r>
        <w:t>associat</w:t>
      </w:r>
      <w:ins w:id="195" w:author="Alpha Omega" w:date="2015-02-14T13:21:00Z">
        <w:r w:rsidR="00454220">
          <w:t>ing</w:t>
        </w:r>
      </w:ins>
      <w:del w:id="196" w:author="Alpha Omega" w:date="2015-02-14T13:21:00Z">
        <w:r w:rsidDel="00454220">
          <w:delText>e</w:delText>
        </w:r>
      </w:del>
      <w:r>
        <w:t xml:space="preserve"> collections of individual codes (ADL "at" codes) with a local value set or enumeration (ADL "ac" code).</w:t>
      </w:r>
    </w:p>
    <w:p w14:paraId="603A5A90" w14:textId="0E7318ED" w:rsidR="00B51031" w:rsidRDefault="0018237F">
      <w:r>
        <w:t>The Terminology Binding profile draws on the ISO 11179-3 model for the identification, designation, definition</w:t>
      </w:r>
      <w:ins w:id="197" w:author="Alpha Omega" w:date="2015-02-14T13:21:00Z">
        <w:r w:rsidR="00454220">
          <w:t>,</w:t>
        </w:r>
      </w:ins>
      <w:r>
        <w:t xml:space="preserve"> and value / meaning binding aspects</w:t>
      </w:r>
      <w:ins w:id="198" w:author="Alpha Omega" w:date="2015-02-14T13:22:00Z">
        <w:r w:rsidR="00454220">
          <w:t>,</w:t>
        </w:r>
      </w:ins>
      <w:r>
        <w:t xml:space="preserve"> and on the OMG Common Terminology Services 2 (CTS2) specification for the model of Concept, Code System, Code System Version, Value Set</w:t>
      </w:r>
      <w:ins w:id="199" w:author="Alpha Omega" w:date="2015-02-14T13:22:00Z">
        <w:r w:rsidR="00454220">
          <w:t>,</w:t>
        </w:r>
      </w:ins>
      <w:r>
        <w:t xml:space="preserve"> and Value Set Definition references.</w:t>
      </w:r>
    </w:p>
    <w:p w14:paraId="39B130A3" w14:textId="77777777" w:rsidR="005F31BE" w:rsidRDefault="001F24CC" w:rsidP="005F31BE">
      <w:pPr>
        <w:pStyle w:val="Heading3"/>
      </w:pPr>
      <w:bookmarkStart w:id="200" w:name="_Toc285534711"/>
      <w:r>
        <w:t>Identification and Designation</w:t>
      </w:r>
      <w:bookmarkEnd w:id="200"/>
    </w:p>
    <w:p w14:paraId="5DA3AD63" w14:textId="5B5CDDCA" w:rsidR="00B51031" w:rsidRDefault="0018237F">
      <w:r>
        <w:t xml:space="preserve"> The first section in the AML Terminology Profile focuses on resource identifiers, the equivalent of which in the ADL/AOM 2.0 specification would be the "id", "at"</w:t>
      </w:r>
      <w:ins w:id="201" w:author="Alpha Omega" w:date="2015-02-14T13:22:00Z">
        <w:r w:rsidR="00454220">
          <w:t>,</w:t>
        </w:r>
      </w:ins>
      <w:r>
        <w:t xml:space="preserve"> and "ac" codes, their namespaces</w:t>
      </w:r>
      <w:ins w:id="202" w:author="Alpha Omega" w:date="2015-02-14T13:22:00Z">
        <w:r w:rsidR="00454220">
          <w:t>,</w:t>
        </w:r>
      </w:ins>
      <w:r>
        <w:t xml:space="preserve"> and their multilingual designations and descriptions.</w:t>
      </w:r>
    </w:p>
    <w:p w14:paraId="6B3F9670" w14:textId="77777777" w:rsidR="003E4BE1" w:rsidRDefault="003E4BE1" w:rsidP="00FC2D47">
      <w:pPr>
        <w:ind w:firstLine="720"/>
      </w:pPr>
      <w:r>
        <w:rPr>
          <w:noProof/>
        </w:rPr>
        <w:drawing>
          <wp:inline distT="0" distB="0" distL="0" distR="0" wp14:anchorId="6B75D364" wp14:editId="223B8CFB">
            <wp:extent cx="5934075" cy="4210050"/>
            <wp:effectExtent l="0" t="0" r="0" b="0"/>
            <wp:docPr id="8" name="Picture 1801900124.png" descr="1801900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801900124.png"/>
                    <pic:cNvPicPr/>
                  </pic:nvPicPr>
                  <pic:blipFill>
                    <a:blip r:embed="rId27" cstate="print"/>
                    <a:stretch>
                      <a:fillRect/>
                    </a:stretch>
                  </pic:blipFill>
                  <pic:spPr>
                    <a:xfrm>
                      <a:off x="0" y="0"/>
                      <a:ext cx="5934075" cy="4210050"/>
                    </a:xfrm>
                    <a:prstGeom prst="rect">
                      <a:avLst/>
                    </a:prstGeom>
                  </pic:spPr>
                </pic:pic>
              </a:graphicData>
            </a:graphic>
          </wp:inline>
        </w:drawing>
      </w:r>
    </w:p>
    <w:p w14:paraId="017B40FA"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03" w:name="_0628ce7e5381e7543ba417bb320e03fb"/>
      <w:r w:rsidRPr="007B5B34">
        <w:rPr>
          <w:b/>
          <w:sz w:val="24"/>
          <w:szCs w:val="24"/>
        </w:rPr>
        <w:t>IdentificationAndDesignation</w:t>
      </w:r>
      <w:bookmarkEnd w:id="203"/>
    </w:p>
    <w:p w14:paraId="707854B7" w14:textId="77777777" w:rsidR="005F31BE" w:rsidRDefault="001F24CC" w:rsidP="005F31BE">
      <w:pPr>
        <w:pStyle w:val="Heading3"/>
      </w:pPr>
      <w:bookmarkStart w:id="204" w:name="_Toc285534712"/>
      <w:r>
        <w:t>Resource References</w:t>
      </w:r>
      <w:bookmarkEnd w:id="204"/>
    </w:p>
    <w:p w14:paraId="5356DC87" w14:textId="77777777" w:rsidR="00B51031" w:rsidRDefault="0018237F">
      <w:r>
        <w:t xml:space="preserve">This clause describes the profiles corresponding to the </w:t>
      </w:r>
      <w:proofErr w:type="gramStart"/>
      <w:r>
        <w:t>MetaModel</w:t>
      </w:r>
      <w:proofErr w:type="gramEnd"/>
      <w:r>
        <w:t xml:space="preserve"> constructs:</w:t>
      </w:r>
    </w:p>
    <w:p w14:paraId="46570993" w14:textId="77777777" w:rsidR="00B51031" w:rsidRDefault="0018237F">
      <w:pPr>
        <w:pStyle w:val="ListParagraph"/>
        <w:numPr>
          <w:ilvl w:val="0"/>
          <w:numId w:val="32"/>
        </w:numPr>
      </w:pPr>
      <w:r>
        <w:t>ResourceReference</w:t>
      </w:r>
    </w:p>
    <w:p w14:paraId="141720C6" w14:textId="77777777" w:rsidR="00B51031" w:rsidRDefault="0018237F">
      <w:pPr>
        <w:pStyle w:val="ListParagraph"/>
        <w:numPr>
          <w:ilvl w:val="0"/>
          <w:numId w:val="32"/>
        </w:numPr>
      </w:pPr>
      <w:r>
        <w:t>CodeSystemAndVersionReference</w:t>
      </w:r>
    </w:p>
    <w:p w14:paraId="565113A3" w14:textId="77777777" w:rsidR="00B51031" w:rsidRDefault="0018237F">
      <w:pPr>
        <w:pStyle w:val="ListParagraph"/>
        <w:numPr>
          <w:ilvl w:val="0"/>
          <w:numId w:val="32"/>
        </w:numPr>
      </w:pPr>
      <w:r>
        <w:t>ValueSetAndDefinitionReference</w:t>
      </w:r>
    </w:p>
    <w:p w14:paraId="7F6B2788" w14:textId="127CB591" w:rsidR="00B51031" w:rsidRDefault="0018237F">
      <w:r>
        <w:t xml:space="preserve">The first clause below defines how each of these elements </w:t>
      </w:r>
      <w:del w:id="205" w:author="Alpha Omega" w:date="2015-02-14T13:23:00Z">
        <w:r w:rsidDel="00454220">
          <w:delText>are</w:delText>
        </w:r>
      </w:del>
      <w:ins w:id="206" w:author="Alpha Omega" w:date="2015-02-14T13:23:00Z">
        <w:r w:rsidR="00454220">
          <w:t>is</w:t>
        </w:r>
      </w:ins>
      <w:r>
        <w:t xml:space="preserve"> represented.  The second clause defines a set of extensions to the Abstraction relationship providing links between model elements and their target ResourceReferences.</w:t>
      </w:r>
    </w:p>
    <w:p w14:paraId="4CD88C02" w14:textId="77777777" w:rsidR="002C0F83" w:rsidRPr="005F31BE" w:rsidRDefault="001F24CC" w:rsidP="005F31BE">
      <w:pPr>
        <w:pStyle w:val="Heading4"/>
      </w:pPr>
      <w:bookmarkStart w:id="207" w:name="_Toc285534713"/>
      <w:r w:rsidRPr="005F31BE">
        <w:t>Resource References</w:t>
      </w:r>
      <w:bookmarkEnd w:id="207"/>
    </w:p>
    <w:p w14:paraId="2A800F74" w14:textId="77777777" w:rsidR="003E4BE1" w:rsidRDefault="003E4BE1" w:rsidP="00FC2D47">
      <w:pPr>
        <w:ind w:firstLine="720"/>
      </w:pPr>
      <w:r>
        <w:rPr>
          <w:noProof/>
        </w:rPr>
        <w:drawing>
          <wp:inline distT="0" distB="0" distL="0" distR="0" wp14:anchorId="619C3127" wp14:editId="4016994F">
            <wp:extent cx="5943600" cy="3295650"/>
            <wp:effectExtent l="0" t="0" r="0" b="0"/>
            <wp:docPr id="10" name="Picture 1481389195.png" descr="1481389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81389195.png"/>
                    <pic:cNvPicPr/>
                  </pic:nvPicPr>
                  <pic:blipFill>
                    <a:blip r:embed="rId28" cstate="print"/>
                    <a:stretch>
                      <a:fillRect/>
                    </a:stretch>
                  </pic:blipFill>
                  <pic:spPr>
                    <a:xfrm>
                      <a:off x="0" y="0"/>
                      <a:ext cx="5943600" cy="3295650"/>
                    </a:xfrm>
                    <a:prstGeom prst="rect">
                      <a:avLst/>
                    </a:prstGeom>
                  </pic:spPr>
                </pic:pic>
              </a:graphicData>
            </a:graphic>
          </wp:inline>
        </w:drawing>
      </w:r>
    </w:p>
    <w:p w14:paraId="0DDDB01B"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08" w:name="_aa2597b87275ed4e1724a94a9c31d90b"/>
      <w:r w:rsidRPr="007B5B34">
        <w:rPr>
          <w:b/>
          <w:sz w:val="24"/>
          <w:szCs w:val="24"/>
        </w:rPr>
        <w:t>Resource References</w:t>
      </w:r>
      <w:bookmarkEnd w:id="208"/>
    </w:p>
    <w:p w14:paraId="0CB9C2EB" w14:textId="77777777" w:rsidR="00B51031" w:rsidRDefault="0018237F">
      <w:proofErr w:type="gramStart"/>
      <w:r>
        <w:t>A URI naming the resource.</w:t>
      </w:r>
      <w:proofErr w:type="gramEnd"/>
      <w:r>
        <w:t xml:space="preserve">  This should conform to the semantics of the CTS2 </w:t>
      </w:r>
      <w:r>
        <w:rPr>
          <w:b/>
          <w:bCs/>
        </w:rPr>
        <w:t>PersistentURI</w:t>
      </w:r>
      <w:r>
        <w:t>.</w:t>
      </w:r>
    </w:p>
    <w:p w14:paraId="4D77734F" w14:textId="77777777" w:rsidR="002C0F83" w:rsidRPr="005F31BE" w:rsidRDefault="001F24CC" w:rsidP="005F31BE">
      <w:pPr>
        <w:pStyle w:val="Heading4"/>
      </w:pPr>
      <w:bookmarkStart w:id="209" w:name="_Toc285534714"/>
      <w:r w:rsidRPr="005F31BE">
        <w:t>Resource Reference Relationships</w:t>
      </w:r>
      <w:bookmarkEnd w:id="209"/>
    </w:p>
    <w:p w14:paraId="7A8F718A" w14:textId="3409361E" w:rsidR="00B51031" w:rsidRDefault="0018237F">
      <w:r>
        <w:t xml:space="preserve">This section describes the set of associations </w:t>
      </w:r>
      <w:del w:id="210" w:author="Alpha Omega" w:date="2015-02-14T13:23:00Z">
        <w:r w:rsidDel="00454220">
          <w:delText xml:space="preserve">that </w:delText>
        </w:r>
      </w:del>
      <w:r>
        <w:t>allow</w:t>
      </w:r>
      <w:ins w:id="211" w:author="Alpha Omega" w:date="2015-02-14T13:23:00Z">
        <w:r w:rsidR="00454220">
          <w:t>ing</w:t>
        </w:r>
      </w:ins>
      <w:r>
        <w:t xml:space="preserve"> the various types of ResourceReference to be linked to their referencing elements.</w:t>
      </w:r>
    </w:p>
    <w:p w14:paraId="6C03C526" w14:textId="77777777" w:rsidR="003E4BE1" w:rsidRDefault="003E4BE1" w:rsidP="00FC2D47">
      <w:pPr>
        <w:ind w:firstLine="720"/>
      </w:pPr>
      <w:r>
        <w:rPr>
          <w:noProof/>
        </w:rPr>
        <w:drawing>
          <wp:inline distT="0" distB="0" distL="0" distR="0" wp14:anchorId="3E043401" wp14:editId="424BEF11">
            <wp:extent cx="5934075" cy="3228975"/>
            <wp:effectExtent l="0" t="0" r="0" b="0"/>
            <wp:docPr id="12" name="Picture 1633751419.png" descr="163375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633751419.png"/>
                    <pic:cNvPicPr/>
                  </pic:nvPicPr>
                  <pic:blipFill>
                    <a:blip r:embed="rId29" cstate="print"/>
                    <a:stretch>
                      <a:fillRect/>
                    </a:stretch>
                  </pic:blipFill>
                  <pic:spPr>
                    <a:xfrm>
                      <a:off x="0" y="0"/>
                      <a:ext cx="5934075" cy="3228975"/>
                    </a:xfrm>
                    <a:prstGeom prst="rect">
                      <a:avLst/>
                    </a:prstGeom>
                  </pic:spPr>
                </pic:pic>
              </a:graphicData>
            </a:graphic>
          </wp:inline>
        </w:drawing>
      </w:r>
    </w:p>
    <w:p w14:paraId="67AF331F"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12" w:name="_6d065336864e77a240c6e7a3eb36e8cd"/>
      <w:r w:rsidRPr="007B5B34">
        <w:rPr>
          <w:b/>
          <w:sz w:val="24"/>
          <w:szCs w:val="24"/>
        </w:rPr>
        <w:t>Resource Reference Relationships</w:t>
      </w:r>
      <w:bookmarkEnd w:id="212"/>
    </w:p>
    <w:p w14:paraId="474910E4" w14:textId="332D3DBA" w:rsidR="00B51031" w:rsidRDefault="0018237F">
      <w:proofErr w:type="gramStart"/>
      <w:r>
        <w:t xml:space="preserve">A URI </w:t>
      </w:r>
      <w:del w:id="213" w:author="Alpha Omega" w:date="2015-02-14T13:24:00Z">
        <w:r w:rsidDel="00454220">
          <w:delText xml:space="preserve">that </w:delText>
        </w:r>
      </w:del>
      <w:r>
        <w:t>nam</w:t>
      </w:r>
      <w:ins w:id="214" w:author="Alpha Omega" w:date="2015-02-14T13:24:00Z">
        <w:r w:rsidR="00454220">
          <w:t>ing</w:t>
        </w:r>
      </w:ins>
      <w:del w:id="215" w:author="Alpha Omega" w:date="2015-02-14T13:24:00Z">
        <w:r w:rsidDel="00454220">
          <w:delText>es</w:delText>
        </w:r>
      </w:del>
      <w:r>
        <w:t xml:space="preserve"> the resource.</w:t>
      </w:r>
      <w:proofErr w:type="gramEnd"/>
      <w:r>
        <w:t xml:space="preserve">  This should conform to the semantics of the CTS2 </w:t>
      </w:r>
      <w:r>
        <w:rPr>
          <w:b/>
          <w:bCs/>
        </w:rPr>
        <w:t>PersistentURI</w:t>
      </w:r>
      <w:r>
        <w:t>.</w:t>
      </w:r>
    </w:p>
    <w:p w14:paraId="5919D27E" w14:textId="77777777" w:rsidR="005F31BE" w:rsidRDefault="001F24CC" w:rsidP="005F31BE">
      <w:pPr>
        <w:pStyle w:val="Heading3"/>
      </w:pPr>
      <w:bookmarkStart w:id="216" w:name="_Toc285534715"/>
      <w:r>
        <w:t>Enumerated Value Domains</w:t>
      </w:r>
      <w:bookmarkEnd w:id="216"/>
    </w:p>
    <w:p w14:paraId="4EAD198B" w14:textId="1FB951A5" w:rsidR="00B51031" w:rsidRDefault="0018237F">
      <w:r>
        <w:t xml:space="preserve">This clause defines the </w:t>
      </w:r>
      <w:del w:id="217" w:author="Alpha Omega" w:date="2015-02-14T13:24:00Z">
        <w:r w:rsidDel="00A51A42">
          <w:delText xml:space="preserve"> </w:delText>
        </w:r>
      </w:del>
      <w:r>
        <w:rPr>
          <w:color w:val="FF0000"/>
        </w:rPr>
        <w:t>required</w:t>
      </w:r>
      <w:r>
        <w:t xml:space="preserve"> AML extensions to Enumeration and EnumerationLiteral </w:t>
      </w:r>
      <w:del w:id="218" w:author="Alpha Omega" w:date="2015-02-14T13:24:00Z">
        <w:r w:rsidDel="00A51A42">
          <w:delText xml:space="preserve">that </w:delText>
        </w:r>
      </w:del>
      <w:r>
        <w:t>represent</w:t>
      </w:r>
      <w:ins w:id="219" w:author="Alpha Omega" w:date="2015-02-14T13:24:00Z">
        <w:r w:rsidR="00A51A42">
          <w:t>ing</w:t>
        </w:r>
      </w:ins>
      <w:r>
        <w:t xml:space="preserve"> the EnumeratedValueDomain and PermissibleValue elements respectively.</w:t>
      </w:r>
    </w:p>
    <w:p w14:paraId="61B9C74E" w14:textId="77777777" w:rsidR="003E4BE1" w:rsidRDefault="003E4BE1" w:rsidP="00FC2D47">
      <w:pPr>
        <w:ind w:firstLine="720"/>
      </w:pPr>
      <w:r>
        <w:rPr>
          <w:noProof/>
        </w:rPr>
        <w:drawing>
          <wp:inline distT="0" distB="0" distL="0" distR="0" wp14:anchorId="761F3DCF" wp14:editId="279317DA">
            <wp:extent cx="5943600" cy="1990724"/>
            <wp:effectExtent l="0" t="0" r="0" b="0"/>
            <wp:docPr id="14" name="Picture 624742568.png" descr="624742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24742568.png"/>
                    <pic:cNvPicPr/>
                  </pic:nvPicPr>
                  <pic:blipFill>
                    <a:blip r:embed="rId30" cstate="print"/>
                    <a:stretch>
                      <a:fillRect/>
                    </a:stretch>
                  </pic:blipFill>
                  <pic:spPr>
                    <a:xfrm>
                      <a:off x="0" y="0"/>
                      <a:ext cx="5943600" cy="1990724"/>
                    </a:xfrm>
                    <a:prstGeom prst="rect">
                      <a:avLst/>
                    </a:prstGeom>
                  </pic:spPr>
                </pic:pic>
              </a:graphicData>
            </a:graphic>
          </wp:inline>
        </w:drawing>
      </w:r>
    </w:p>
    <w:p w14:paraId="2F1FE510"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20" w:name="_bbceab59bf026d3b0616400766b2619e"/>
      <w:r w:rsidRPr="007B5B34">
        <w:rPr>
          <w:b/>
          <w:sz w:val="24"/>
          <w:szCs w:val="24"/>
        </w:rPr>
        <w:t>Enumerated Value Domains</w:t>
      </w:r>
      <w:bookmarkEnd w:id="220"/>
    </w:p>
    <w:p w14:paraId="75A35599" w14:textId="77777777" w:rsidR="005F31BE" w:rsidRDefault="001F24CC" w:rsidP="005F31BE">
      <w:pPr>
        <w:pStyle w:val="Heading3"/>
      </w:pPr>
      <w:bookmarkStart w:id="221" w:name="_Toc285534716"/>
      <w:r>
        <w:t>Profile Elements</w:t>
      </w:r>
      <w:bookmarkEnd w:id="221"/>
    </w:p>
    <w:p w14:paraId="1617D708" w14:textId="77777777" w:rsidR="002C0F83" w:rsidRPr="005F31BE" w:rsidRDefault="00F851FF" w:rsidP="005F31BE">
      <w:pPr>
        <w:pStyle w:val="Heading4"/>
      </w:pPr>
      <w:bookmarkStart w:id="222" w:name="_Toc285534717"/>
      <w:r w:rsidRPr="005F31BE">
        <w:t>&lt;Class&gt; DV_Date</w:t>
      </w:r>
      <w:bookmarkEnd w:id="222"/>
    </w:p>
    <w:p w14:paraId="2BA0F88B" w14:textId="77777777" w:rsidR="0063570E" w:rsidRDefault="0063570E" w:rsidP="00383490"/>
    <w:p w14:paraId="596BAD88" w14:textId="77777777" w:rsidR="00A855E6" w:rsidRDefault="00383490" w:rsidP="00263593">
      <w:r w:rsidRPr="00875584">
        <w:rPr>
          <w:rFonts w:ascii="Arial" w:hAnsi="Arial"/>
          <w:b/>
          <w:sz w:val="24"/>
          <w:szCs w:val="24"/>
        </w:rPr>
        <w:t>Description</w:t>
      </w:r>
    </w:p>
    <w:p w14:paraId="12ED2DB9" w14:textId="77777777" w:rsidR="00B51031" w:rsidRDefault="0018237F">
      <w:r>
        <w:t>Represents an absolute point in time</w:t>
      </w:r>
      <w:del w:id="223" w:author="Alpha Omega" w:date="2015-02-14T13:24:00Z">
        <w:r w:rsidDel="00A51A42">
          <w:delText>,</w:delText>
        </w:r>
      </w:del>
      <w:r>
        <w:t xml:space="preserve"> as measured on the Gregorian calendar</w:t>
      </w:r>
      <w:del w:id="224" w:author="Alpha Omega" w:date="2015-02-14T13:24:00Z">
        <w:r w:rsidDel="00A51A42">
          <w:delText>,</w:delText>
        </w:r>
      </w:del>
      <w:r>
        <w:t xml:space="preserve"> and specified only to the day.  [</w:t>
      </w:r>
      <w:proofErr w:type="gramStart"/>
      <w:r>
        <w:t>cite</w:t>
      </w:r>
      <w:proofErr w:type="gramEnd"/>
      <w:r>
        <w:t>: SUPPORT_IM, p24]</w:t>
      </w:r>
    </w:p>
    <w:p w14:paraId="2FFFDA97" w14:textId="77777777" w:rsidR="00377E18" w:rsidRDefault="00C51B43" w:rsidP="00377E18">
      <w:pPr>
        <w:ind w:left="720" w:firstLine="720"/>
      </w:pPr>
      <w:r>
        <w:t xml:space="preserve"> </w:t>
      </w:r>
    </w:p>
    <w:p w14:paraId="0571982B" w14:textId="77777777" w:rsidR="00377E18" w:rsidRDefault="00C51B43" w:rsidP="00377E18">
      <w:pPr>
        <w:ind w:left="720" w:firstLine="720"/>
      </w:pPr>
      <w:r>
        <w:t xml:space="preserve"> </w:t>
      </w:r>
    </w:p>
    <w:p w14:paraId="71E75DC5" w14:textId="77777777" w:rsidR="0063570E" w:rsidRDefault="0063570E" w:rsidP="00383490"/>
    <w:p w14:paraId="54053897" w14:textId="77777777" w:rsidR="00A855E6" w:rsidRDefault="00383490" w:rsidP="00263593">
      <w:r w:rsidRPr="00875584">
        <w:rPr>
          <w:rFonts w:ascii="Arial" w:hAnsi="Arial"/>
          <w:b/>
          <w:sz w:val="24"/>
          <w:szCs w:val="24"/>
        </w:rPr>
        <w:t>Diagrams</w:t>
      </w:r>
    </w:p>
    <w:p w14:paraId="6758D397" w14:textId="77777777" w:rsidR="00A93FDC" w:rsidRDefault="008917FF" w:rsidP="00CB0928">
      <w:pPr>
        <w:ind w:left="720"/>
      </w:pPr>
      <w:hyperlink w:anchor="_c6849d5d118a9832b3df7e75a9d1a83d" w:history="1">
        <w:r w:rsidR="003E7695">
          <w:rPr>
            <w:rStyle w:val="Hyperlink"/>
          </w:rPr>
          <w:t>AML Data Types</w:t>
        </w:r>
      </w:hyperlink>
      <w:r w:rsidR="00324424">
        <w:t xml:space="preserve">, </w:t>
      </w:r>
    </w:p>
    <w:p w14:paraId="55BA46C8" w14:textId="77777777" w:rsidR="00A93FDC" w:rsidRDefault="008917FF" w:rsidP="00CB0928">
      <w:pPr>
        <w:ind w:left="720"/>
      </w:pPr>
      <w:hyperlink w:anchor="_8548f4699761fde908c0fa2fe95f29ba" w:history="1">
        <w:r w:rsidR="003E7695">
          <w:rPr>
            <w:rStyle w:val="Hyperlink"/>
          </w:rPr>
          <w:t>Sample Data Binding</w:t>
        </w:r>
      </w:hyperlink>
    </w:p>
    <w:p w14:paraId="663A5B51" w14:textId="77777777" w:rsidR="0063570E" w:rsidRDefault="0063570E" w:rsidP="00383490"/>
    <w:p w14:paraId="67CE2B82" w14:textId="77777777" w:rsidR="00A855E6" w:rsidRDefault="00383490" w:rsidP="00263593">
      <w:r w:rsidRPr="00875584">
        <w:rPr>
          <w:rFonts w:ascii="Arial" w:hAnsi="Arial"/>
          <w:b/>
          <w:sz w:val="24"/>
          <w:szCs w:val="24"/>
        </w:rPr>
        <w:t>Direct Subclasses (Specialization)</w:t>
      </w:r>
    </w:p>
    <w:p w14:paraId="6B680872" w14:textId="77777777" w:rsidR="00377E18" w:rsidRDefault="008917FF" w:rsidP="00B51B66">
      <w:pPr>
        <w:ind w:firstLine="720"/>
      </w:pPr>
      <w:hyperlink w:anchor="_2a37a0f4cd69c5ee1a32f787b23de875" w:history="1">
        <w:r w:rsidR="006977BE">
          <w:rPr>
            <w:rStyle w:val="Hyperlink"/>
          </w:rPr>
          <w:t>MappedDate</w:t>
        </w:r>
      </w:hyperlink>
    </w:p>
    <w:p w14:paraId="1118DEAD" w14:textId="77777777" w:rsidR="0063570E" w:rsidRDefault="0063570E" w:rsidP="00383490"/>
    <w:p w14:paraId="02233DA3" w14:textId="77777777" w:rsidR="00A855E6" w:rsidRDefault="00383490" w:rsidP="00263593">
      <w:r w:rsidRPr="00875584">
        <w:rPr>
          <w:rFonts w:ascii="Arial" w:hAnsi="Arial"/>
          <w:b/>
          <w:sz w:val="24"/>
          <w:szCs w:val="24"/>
        </w:rPr>
        <w:t>Attributes</w:t>
      </w:r>
    </w:p>
    <w:p w14:paraId="1D003ED4" w14:textId="77777777" w:rsidR="00DC3AE7" w:rsidRDefault="00DC3AE7" w:rsidP="00DC3AE7">
      <w:r w:rsidRPr="00DC3AE7">
        <w:t xml:space="preserve"> </w:t>
      </w:r>
    </w:p>
    <w:p w14:paraId="2D770FBB" w14:textId="77777777" w:rsidR="00B603FB" w:rsidRDefault="00B603FB" w:rsidP="008B78EB"/>
    <w:p w14:paraId="4BA332B4"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value : XMLPrimitiveTypes::date</w:t>
      </w:r>
    </w:p>
    <w:p w14:paraId="4EDCFEF4" w14:textId="77777777" w:rsidR="00B51031" w:rsidRDefault="0018237F">
      <w:r>
        <w:t xml:space="preserve">ISO8601 string for date, in format </w:t>
      </w:r>
      <w:r>
        <w:rPr>
          <w:b/>
          <w:bCs/>
        </w:rPr>
        <w:t>YYYYMMDD</w:t>
      </w:r>
      <w:r>
        <w:t xml:space="preserve"> or </w:t>
      </w:r>
      <w:r>
        <w:rPr>
          <w:b/>
          <w:bCs/>
        </w:rPr>
        <w:t>YYYY-MM-DD</w:t>
      </w:r>
      <w:r>
        <w:t>, or a partial invariant.</w:t>
      </w:r>
    </w:p>
    <w:p w14:paraId="0F2DAF22" w14:textId="77777777" w:rsidR="002C0F83" w:rsidRPr="005F31BE" w:rsidRDefault="00F851FF" w:rsidP="005F31BE">
      <w:pPr>
        <w:pStyle w:val="Heading4"/>
      </w:pPr>
      <w:bookmarkStart w:id="225" w:name="_Toc285534718"/>
      <w:r w:rsidRPr="005F31BE">
        <w:t>&lt;Class&gt; DV_DateTime</w:t>
      </w:r>
      <w:bookmarkEnd w:id="225"/>
    </w:p>
    <w:p w14:paraId="66A472AE" w14:textId="77777777" w:rsidR="0063570E" w:rsidRDefault="0063570E" w:rsidP="00383490"/>
    <w:p w14:paraId="4DD07A6A" w14:textId="77777777" w:rsidR="00A855E6" w:rsidRDefault="00383490" w:rsidP="00263593">
      <w:r w:rsidRPr="00875584">
        <w:rPr>
          <w:rFonts w:ascii="Arial" w:hAnsi="Arial"/>
          <w:b/>
          <w:sz w:val="24"/>
          <w:szCs w:val="24"/>
        </w:rPr>
        <w:t>Description</w:t>
      </w:r>
    </w:p>
    <w:p w14:paraId="51F5225A" w14:textId="77777777" w:rsidR="00B51031" w:rsidRDefault="0018237F">
      <w:r>
        <w:t>Represents an absolute point in time, specified to the second. [</w:t>
      </w:r>
      <w:proofErr w:type="gramStart"/>
      <w:r>
        <w:t>cite</w:t>
      </w:r>
      <w:proofErr w:type="gramEnd"/>
      <w:r>
        <w:t>: SUPPORT_IM, p27]</w:t>
      </w:r>
    </w:p>
    <w:p w14:paraId="4433BB79" w14:textId="77777777" w:rsidR="00377E18" w:rsidRDefault="00C51B43" w:rsidP="00377E18">
      <w:pPr>
        <w:ind w:left="720" w:firstLine="720"/>
      </w:pPr>
      <w:r>
        <w:t xml:space="preserve"> </w:t>
      </w:r>
    </w:p>
    <w:p w14:paraId="0FABF690" w14:textId="77777777" w:rsidR="0063570E" w:rsidRDefault="0063570E" w:rsidP="00383490"/>
    <w:p w14:paraId="531EB17A" w14:textId="77777777" w:rsidR="00A855E6" w:rsidRDefault="00383490" w:rsidP="00263593">
      <w:r w:rsidRPr="00875584">
        <w:rPr>
          <w:rFonts w:ascii="Arial" w:hAnsi="Arial"/>
          <w:b/>
          <w:sz w:val="24"/>
          <w:szCs w:val="24"/>
        </w:rPr>
        <w:t>Diagrams</w:t>
      </w:r>
    </w:p>
    <w:p w14:paraId="5B8B73E1" w14:textId="77777777" w:rsidR="00A93FDC" w:rsidRDefault="008917FF" w:rsidP="00CB0928">
      <w:pPr>
        <w:ind w:left="720"/>
      </w:pPr>
      <w:hyperlink w:anchor="_c6849d5d118a9832b3df7e75a9d1a83d" w:history="1">
        <w:r w:rsidR="003E7695">
          <w:rPr>
            <w:rStyle w:val="Hyperlink"/>
          </w:rPr>
          <w:t>AML Data Types</w:t>
        </w:r>
      </w:hyperlink>
    </w:p>
    <w:p w14:paraId="0FE9616C" w14:textId="77777777" w:rsidR="0063570E" w:rsidRDefault="0063570E" w:rsidP="00383490"/>
    <w:p w14:paraId="074B282E" w14:textId="77777777" w:rsidR="00A855E6" w:rsidRDefault="00383490" w:rsidP="00263593">
      <w:r w:rsidRPr="00875584">
        <w:rPr>
          <w:rFonts w:ascii="Arial" w:hAnsi="Arial"/>
          <w:b/>
          <w:sz w:val="24"/>
          <w:szCs w:val="24"/>
        </w:rPr>
        <w:t>Attributes</w:t>
      </w:r>
    </w:p>
    <w:p w14:paraId="69512C2C" w14:textId="77777777" w:rsidR="00DC3AE7" w:rsidRDefault="00DC3AE7" w:rsidP="00DC3AE7">
      <w:r w:rsidRPr="00DC3AE7">
        <w:t xml:space="preserve"> </w:t>
      </w:r>
    </w:p>
    <w:p w14:paraId="6A188E6A" w14:textId="77777777" w:rsidR="00B603FB" w:rsidRDefault="00B603FB" w:rsidP="008B78EB"/>
    <w:p w14:paraId="4B1C7111"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value : XMLPrimitiveTypes::dateTime</w:t>
      </w:r>
    </w:p>
    <w:p w14:paraId="1D2A7CFC" w14:textId="77777777" w:rsidR="00B51031" w:rsidRDefault="0018237F">
      <w:r>
        <w:t>A valid ISO8601 string for date/time, in format</w:t>
      </w:r>
    </w:p>
    <w:p w14:paraId="020980EE" w14:textId="77777777" w:rsidR="00B51031" w:rsidRDefault="0018237F">
      <w:proofErr w:type="gramStart"/>
      <w:r>
        <w:rPr>
          <w:b/>
          <w:bCs/>
        </w:rPr>
        <w:t>YYYYMMDDThhmmss[</w:t>
      </w:r>
      <w:proofErr w:type="gramEnd"/>
      <w:r>
        <w:rPr>
          <w:b/>
          <w:bCs/>
        </w:rPr>
        <w:t xml:space="preserve">,sss][Z | ±hh[mm]] </w:t>
      </w:r>
      <w:r>
        <w:t xml:space="preserve">or in extended format </w:t>
      </w:r>
      <w:r>
        <w:rPr>
          <w:b/>
          <w:bCs/>
        </w:rPr>
        <w:t xml:space="preserve">YYYY-MM-DDThh:mm:ss[,sss][Z | ±hh[mm]] </w:t>
      </w:r>
      <w:r>
        <w:t>or a partial variant.</w:t>
      </w:r>
    </w:p>
    <w:p w14:paraId="41A3D279" w14:textId="77777777" w:rsidR="00B51031" w:rsidRDefault="0018237F">
      <w:r>
        <w:t xml:space="preserve"> </w:t>
      </w:r>
    </w:p>
    <w:p w14:paraId="44CE45A6" w14:textId="77777777" w:rsidR="00B51031" w:rsidRDefault="0018237F">
      <w:r>
        <w:t>Note that this class includes 2 deviations from ISO 8601:2004:</w:t>
      </w:r>
    </w:p>
    <w:p w14:paraId="3852CC0B" w14:textId="77777777" w:rsidR="00B51031" w:rsidRDefault="0018237F">
      <w:r>
        <w:t xml:space="preserve">• </w:t>
      </w:r>
      <w:proofErr w:type="gramStart"/>
      <w:r>
        <w:t>for</w:t>
      </w:r>
      <w:proofErr w:type="gramEnd"/>
      <w:r>
        <w:t xml:space="preserve"> partial date/times, any part of the date/time up to the month may be missing, not just seconds and minutes as in the standard;</w:t>
      </w:r>
    </w:p>
    <w:p w14:paraId="5B6A9A8F" w14:textId="77777777" w:rsidR="00B51031" w:rsidRDefault="0018237F">
      <w:r>
        <w:t xml:space="preserve">• </w:t>
      </w:r>
      <w:proofErr w:type="gramStart"/>
      <w:r>
        <w:t>the</w:t>
      </w:r>
      <w:proofErr w:type="gramEnd"/>
      <w:r>
        <w:t xml:space="preserve"> time 24:00:00 is not allowed</w:t>
      </w:r>
      <w:del w:id="226" w:author="Alpha Omega" w:date="2015-02-14T13:25:00Z">
        <w:r w:rsidDel="00A51A42">
          <w:delText>,</w:delText>
        </w:r>
      </w:del>
      <w:r>
        <w:t xml:space="preserve"> since it would mean the date was really on the next day. </w:t>
      </w:r>
    </w:p>
    <w:p w14:paraId="23B8549D" w14:textId="77777777" w:rsidR="002C0F83" w:rsidRPr="005F31BE" w:rsidRDefault="00F851FF" w:rsidP="005F31BE">
      <w:pPr>
        <w:pStyle w:val="Heading4"/>
      </w:pPr>
      <w:bookmarkStart w:id="227" w:name="_Toc285534719"/>
      <w:r w:rsidRPr="005F31BE">
        <w:t>&lt;Class&gt; DV_Duration</w:t>
      </w:r>
      <w:bookmarkEnd w:id="227"/>
    </w:p>
    <w:p w14:paraId="7192DDC1" w14:textId="77777777" w:rsidR="0063570E" w:rsidRDefault="0063570E" w:rsidP="00383490"/>
    <w:p w14:paraId="2A522356" w14:textId="77777777" w:rsidR="00A855E6" w:rsidRDefault="00383490" w:rsidP="00263593">
      <w:r w:rsidRPr="00875584">
        <w:rPr>
          <w:rFonts w:ascii="Arial" w:hAnsi="Arial"/>
          <w:b/>
          <w:sz w:val="24"/>
          <w:szCs w:val="24"/>
        </w:rPr>
        <w:t>Description</w:t>
      </w:r>
    </w:p>
    <w:p w14:paraId="2C225536" w14:textId="77777777" w:rsidR="00B51031" w:rsidRDefault="0018237F">
      <w:r>
        <w:t>Represents a period of time corresponding to a difference between two time-points.  See: ISO8601_DURATION [cite: SUPPORT_IM, p30]</w:t>
      </w:r>
    </w:p>
    <w:p w14:paraId="3C2BD095" w14:textId="77777777" w:rsidR="00B51031" w:rsidRDefault="0018237F">
      <w:r>
        <w:t xml:space="preserve"> </w:t>
      </w:r>
    </w:p>
    <w:p w14:paraId="77EDC768" w14:textId="77777777" w:rsidR="00B51031" w:rsidRDefault="0018237F">
      <w:r>
        <w:t xml:space="preserve"> </w:t>
      </w:r>
    </w:p>
    <w:p w14:paraId="7807D478" w14:textId="77777777" w:rsidR="00377E18" w:rsidRDefault="00C51B43" w:rsidP="00377E18">
      <w:pPr>
        <w:ind w:left="720" w:firstLine="720"/>
      </w:pPr>
      <w:r>
        <w:t xml:space="preserve"> </w:t>
      </w:r>
    </w:p>
    <w:p w14:paraId="5F6EEAD1" w14:textId="77777777" w:rsidR="0063570E" w:rsidRDefault="0063570E" w:rsidP="00383490"/>
    <w:p w14:paraId="3D332B11" w14:textId="77777777" w:rsidR="00A855E6" w:rsidRDefault="00383490" w:rsidP="00263593">
      <w:r w:rsidRPr="00875584">
        <w:rPr>
          <w:rFonts w:ascii="Arial" w:hAnsi="Arial"/>
          <w:b/>
          <w:sz w:val="24"/>
          <w:szCs w:val="24"/>
        </w:rPr>
        <w:t>Diagrams</w:t>
      </w:r>
    </w:p>
    <w:p w14:paraId="6F080E87" w14:textId="77777777" w:rsidR="00A93FDC" w:rsidRDefault="008917FF" w:rsidP="00CB0928">
      <w:pPr>
        <w:ind w:left="720"/>
      </w:pPr>
      <w:hyperlink w:anchor="_c6849d5d118a9832b3df7e75a9d1a83d" w:history="1">
        <w:r w:rsidR="003E7695">
          <w:rPr>
            <w:rStyle w:val="Hyperlink"/>
          </w:rPr>
          <w:t>AML Data Types</w:t>
        </w:r>
      </w:hyperlink>
    </w:p>
    <w:p w14:paraId="23224BB4" w14:textId="77777777" w:rsidR="0063570E" w:rsidRDefault="0063570E" w:rsidP="00383490"/>
    <w:p w14:paraId="75BEF933" w14:textId="77777777" w:rsidR="00A855E6" w:rsidRDefault="00383490" w:rsidP="00263593">
      <w:r w:rsidRPr="00875584">
        <w:rPr>
          <w:rFonts w:ascii="Arial" w:hAnsi="Arial"/>
          <w:b/>
          <w:sz w:val="24"/>
          <w:szCs w:val="24"/>
        </w:rPr>
        <w:t>Attributes</w:t>
      </w:r>
    </w:p>
    <w:p w14:paraId="3A6B1E4D" w14:textId="77777777" w:rsidR="00DC3AE7" w:rsidRDefault="00DC3AE7" w:rsidP="00DC3AE7">
      <w:r w:rsidRPr="00DC3AE7">
        <w:t xml:space="preserve"> </w:t>
      </w:r>
    </w:p>
    <w:p w14:paraId="3A7644B8" w14:textId="77777777" w:rsidR="00B603FB" w:rsidRDefault="00B603FB" w:rsidP="008B78EB"/>
    <w:p w14:paraId="66370B07"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value : XMLPrimitiveTypes::duration</w:t>
      </w:r>
    </w:p>
    <w:p w14:paraId="68AEF09E" w14:textId="77777777" w:rsidR="00B51031" w:rsidRDefault="0018237F">
      <w:r>
        <w:t>Value is a valid ISO 8601 duration, i.e. takes the form:</w:t>
      </w:r>
    </w:p>
    <w:p w14:paraId="1A51DEE1" w14:textId="77777777" w:rsidR="00B51031" w:rsidRDefault="0018237F">
      <w:r>
        <w:t xml:space="preserve">• </w:t>
      </w:r>
      <w:proofErr w:type="gramStart"/>
      <w:r>
        <w:rPr>
          <w:b/>
          <w:bCs/>
        </w:rPr>
        <w:t>P[</w:t>
      </w:r>
      <w:proofErr w:type="gramEnd"/>
      <w:r>
        <w:rPr>
          <w:b/>
          <w:bCs/>
        </w:rPr>
        <w:t xml:space="preserve">nnY][nnM][nnW][nnD][T[nnH][nnM][nnS]] </w:t>
      </w:r>
      <w:r>
        <w:t>Where each nn represents a number of years, months, etc. nnW represents a number of 7- day weeks.</w:t>
      </w:r>
    </w:p>
    <w:p w14:paraId="51E00C6B" w14:textId="77777777" w:rsidR="00B51031" w:rsidRDefault="0018237F">
      <w:r>
        <w:t xml:space="preserve"> </w:t>
      </w:r>
    </w:p>
    <w:p w14:paraId="1B4944EF" w14:textId="77777777" w:rsidR="00B51031" w:rsidRDefault="0018237F">
      <w:r>
        <w:t xml:space="preserve">Note: allowing the </w:t>
      </w:r>
      <w:r>
        <w:rPr>
          <w:b/>
          <w:bCs/>
        </w:rPr>
        <w:t>W</w:t>
      </w:r>
      <w:r>
        <w:t xml:space="preserve"> designator in the same expression as other designators is an exception to the published standard, but necessary in clinical information (typically for representing pregnancy duration).</w:t>
      </w:r>
    </w:p>
    <w:p w14:paraId="64E6330E" w14:textId="77777777" w:rsidR="002C0F83" w:rsidRPr="005F31BE" w:rsidRDefault="00F851FF" w:rsidP="005F31BE">
      <w:pPr>
        <w:pStyle w:val="Heading4"/>
      </w:pPr>
      <w:bookmarkStart w:id="228" w:name="_Toc285534720"/>
      <w:r w:rsidRPr="005F31BE">
        <w:t>&lt;Class&gt; DV_Time</w:t>
      </w:r>
      <w:bookmarkEnd w:id="228"/>
    </w:p>
    <w:p w14:paraId="6E417CB2" w14:textId="77777777" w:rsidR="0063570E" w:rsidRDefault="0063570E" w:rsidP="00383490"/>
    <w:p w14:paraId="6159A5FC" w14:textId="77777777" w:rsidR="00A855E6" w:rsidRDefault="00383490" w:rsidP="00263593">
      <w:r w:rsidRPr="00875584">
        <w:rPr>
          <w:rFonts w:ascii="Arial" w:hAnsi="Arial"/>
          <w:b/>
          <w:sz w:val="24"/>
          <w:szCs w:val="24"/>
        </w:rPr>
        <w:t>Description</w:t>
      </w:r>
    </w:p>
    <w:p w14:paraId="47418EFC" w14:textId="77777777" w:rsidR="00B51031" w:rsidRDefault="0018237F">
      <w:r>
        <w:t>Represents an absolute point in time from an origin usually interpreted as meaning the start of the current day, specified to the second. [</w:t>
      </w:r>
      <w:proofErr w:type="gramStart"/>
      <w:r>
        <w:t>cite</w:t>
      </w:r>
      <w:proofErr w:type="gramEnd"/>
      <w:r>
        <w:t>: SUPPORT_IM, p25]</w:t>
      </w:r>
    </w:p>
    <w:p w14:paraId="39173C9A" w14:textId="77777777" w:rsidR="00B51031" w:rsidRDefault="0018237F">
      <w:r>
        <w:t xml:space="preserve"> </w:t>
      </w:r>
    </w:p>
    <w:p w14:paraId="4B7CBEBB" w14:textId="77777777" w:rsidR="00B51031" w:rsidRDefault="0018237F">
      <w:r>
        <w:t xml:space="preserve"> </w:t>
      </w:r>
    </w:p>
    <w:p w14:paraId="0BADDD29" w14:textId="77777777" w:rsidR="00377E18" w:rsidRDefault="00C51B43" w:rsidP="00377E18">
      <w:pPr>
        <w:ind w:left="720" w:firstLine="720"/>
      </w:pPr>
      <w:r>
        <w:t xml:space="preserve"> </w:t>
      </w:r>
    </w:p>
    <w:p w14:paraId="280A1D7A" w14:textId="77777777" w:rsidR="00377E18" w:rsidRDefault="00C51B43" w:rsidP="00377E18">
      <w:pPr>
        <w:ind w:left="720" w:firstLine="720"/>
      </w:pPr>
      <w:r>
        <w:t xml:space="preserve"> </w:t>
      </w:r>
    </w:p>
    <w:p w14:paraId="271991E9" w14:textId="77777777" w:rsidR="0063570E" w:rsidRDefault="0063570E" w:rsidP="00383490"/>
    <w:p w14:paraId="1AFF6127" w14:textId="77777777" w:rsidR="00A855E6" w:rsidRDefault="00383490" w:rsidP="00263593">
      <w:r w:rsidRPr="00875584">
        <w:rPr>
          <w:rFonts w:ascii="Arial" w:hAnsi="Arial"/>
          <w:b/>
          <w:sz w:val="24"/>
          <w:szCs w:val="24"/>
        </w:rPr>
        <w:t>Diagrams</w:t>
      </w:r>
    </w:p>
    <w:p w14:paraId="523ECFE9" w14:textId="77777777" w:rsidR="00A93FDC" w:rsidRDefault="008917FF" w:rsidP="00CB0928">
      <w:pPr>
        <w:ind w:left="720"/>
      </w:pPr>
      <w:hyperlink w:anchor="_c6849d5d118a9832b3df7e75a9d1a83d" w:history="1">
        <w:r w:rsidR="003E7695">
          <w:rPr>
            <w:rStyle w:val="Hyperlink"/>
          </w:rPr>
          <w:t>AML Data Types</w:t>
        </w:r>
      </w:hyperlink>
      <w:r w:rsidR="00324424">
        <w:t xml:space="preserve">, </w:t>
      </w:r>
    </w:p>
    <w:p w14:paraId="4EBB0711" w14:textId="77777777" w:rsidR="00A93FDC" w:rsidRDefault="008917FF" w:rsidP="00CB0928">
      <w:pPr>
        <w:ind w:left="720"/>
      </w:pPr>
      <w:hyperlink w:anchor="_8548f4699761fde908c0fa2fe95f29ba" w:history="1">
        <w:r w:rsidR="003E7695">
          <w:rPr>
            <w:rStyle w:val="Hyperlink"/>
          </w:rPr>
          <w:t>Sample Data Binding</w:t>
        </w:r>
      </w:hyperlink>
    </w:p>
    <w:p w14:paraId="780B06D1" w14:textId="77777777" w:rsidR="0063570E" w:rsidRDefault="0063570E" w:rsidP="00383490"/>
    <w:p w14:paraId="5A11727D" w14:textId="77777777" w:rsidR="00A855E6" w:rsidRDefault="00383490" w:rsidP="00263593">
      <w:r w:rsidRPr="00875584">
        <w:rPr>
          <w:rFonts w:ascii="Arial" w:hAnsi="Arial"/>
          <w:b/>
          <w:sz w:val="24"/>
          <w:szCs w:val="24"/>
        </w:rPr>
        <w:t>Direct Subclasses (Specialization)</w:t>
      </w:r>
    </w:p>
    <w:p w14:paraId="6A621B45" w14:textId="77777777" w:rsidR="00377E18" w:rsidRDefault="008917FF" w:rsidP="00B51B66">
      <w:pPr>
        <w:ind w:firstLine="720"/>
      </w:pPr>
      <w:hyperlink w:anchor="_6395ddb1d0c31197b0c966c1281ec5aa" w:history="1">
        <w:r w:rsidR="006977BE">
          <w:rPr>
            <w:rStyle w:val="Hyperlink"/>
          </w:rPr>
          <w:t>MappedTime</w:t>
        </w:r>
      </w:hyperlink>
    </w:p>
    <w:p w14:paraId="50BD1B8E" w14:textId="77777777" w:rsidR="0063570E" w:rsidRDefault="0063570E" w:rsidP="00383490"/>
    <w:p w14:paraId="01D6E93C" w14:textId="77777777" w:rsidR="00A855E6" w:rsidRDefault="00383490" w:rsidP="00263593">
      <w:r w:rsidRPr="00875584">
        <w:rPr>
          <w:rFonts w:ascii="Arial" w:hAnsi="Arial"/>
          <w:b/>
          <w:sz w:val="24"/>
          <w:szCs w:val="24"/>
        </w:rPr>
        <w:t>Attributes</w:t>
      </w:r>
    </w:p>
    <w:p w14:paraId="2CBE63B0" w14:textId="77777777" w:rsidR="00DC3AE7" w:rsidRDefault="00DC3AE7" w:rsidP="00DC3AE7">
      <w:r w:rsidRPr="00DC3AE7">
        <w:t xml:space="preserve"> </w:t>
      </w:r>
    </w:p>
    <w:p w14:paraId="1F0315F5" w14:textId="77777777" w:rsidR="00B603FB" w:rsidRDefault="00B603FB" w:rsidP="008B78EB"/>
    <w:p w14:paraId="546E1944"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value : XMLPrimitiveTypes::time</w:t>
      </w:r>
    </w:p>
    <w:p w14:paraId="1ECC2790" w14:textId="77777777" w:rsidR="00B51031" w:rsidRDefault="0018237F">
      <w:r>
        <w:t xml:space="preserve">Value representation is ISO8601 string for time, i.e. in form: </w:t>
      </w:r>
      <w:proofErr w:type="gramStart"/>
      <w:r>
        <w:rPr>
          <w:b/>
          <w:bCs/>
        </w:rPr>
        <w:t>hhmmss[</w:t>
      </w:r>
      <w:proofErr w:type="gramEnd"/>
      <w:r>
        <w:rPr>
          <w:b/>
          <w:bCs/>
        </w:rPr>
        <w:t>,sss][Z|±hh[mm]]</w:t>
      </w:r>
      <w:r>
        <w:t xml:space="preserve"> or the extended form: </w:t>
      </w:r>
      <w:r>
        <w:rPr>
          <w:b/>
          <w:bCs/>
        </w:rPr>
        <w:t>hh:mm:ss[,sss][Z|±hh[mm]]</w:t>
      </w:r>
      <w:r>
        <w:t>, or a partial invariant.</w:t>
      </w:r>
    </w:p>
    <w:p w14:paraId="19167B55" w14:textId="77777777" w:rsidR="00B51031" w:rsidRDefault="0018237F">
      <w:r>
        <w:t xml:space="preserve"> </w:t>
      </w:r>
    </w:p>
    <w:p w14:paraId="0E863251" w14:textId="237DE2D0" w:rsidR="00B51031" w:rsidRDefault="0018237F">
      <w:r>
        <w:t xml:space="preserve">A small deviation to the ISO 8601:2004 standard in this class is </w:t>
      </w:r>
      <w:del w:id="229" w:author="Alpha Omega" w:date="2015-02-14T13:26:00Z">
        <w:r w:rsidDel="00A51A42">
          <w:delText xml:space="preserve">that </w:delText>
        </w:r>
      </w:del>
      <w:r>
        <w:t xml:space="preserve">the time 24:00:00 is not allowed, for consistency with </w:t>
      </w:r>
      <w:r>
        <w:rPr>
          <w:b/>
          <w:bCs/>
        </w:rPr>
        <w:t>DateTime</w:t>
      </w:r>
      <w:r>
        <w:t xml:space="preserve">. </w:t>
      </w:r>
    </w:p>
    <w:p w14:paraId="4D44F703" w14:textId="77777777" w:rsidR="002C0F83" w:rsidRPr="005F31BE" w:rsidRDefault="00F851FF" w:rsidP="005F31BE">
      <w:pPr>
        <w:pStyle w:val="Heading4"/>
      </w:pPr>
      <w:bookmarkStart w:id="230" w:name="_Toc285534721"/>
      <w:r w:rsidRPr="005F31BE">
        <w:t>&lt;Class&gt; TerminologyCode</w:t>
      </w:r>
      <w:bookmarkEnd w:id="230"/>
    </w:p>
    <w:p w14:paraId="69C500A9" w14:textId="77777777" w:rsidR="0063570E" w:rsidRDefault="0063570E" w:rsidP="00383490"/>
    <w:p w14:paraId="45B733AD" w14:textId="77777777" w:rsidR="00A855E6" w:rsidRDefault="00383490" w:rsidP="00263593">
      <w:r w:rsidRPr="00875584">
        <w:rPr>
          <w:rFonts w:ascii="Arial" w:hAnsi="Arial"/>
          <w:b/>
          <w:sz w:val="24"/>
          <w:szCs w:val="24"/>
        </w:rPr>
        <w:t>Description</w:t>
      </w:r>
    </w:p>
    <w:p w14:paraId="20465D59" w14:textId="69895DA3" w:rsidR="00B51031" w:rsidRDefault="0018237F">
      <w:r>
        <w:t xml:space="preserve">Represents a scoped identifier </w:t>
      </w:r>
      <w:del w:id="231" w:author="Alpha Omega" w:date="2015-02-14T13:26:00Z">
        <w:r w:rsidDel="00A51A42">
          <w:delText xml:space="preserve">that is </w:delText>
        </w:r>
      </w:del>
      <w:r>
        <w:t>unique within the context of a given namespace.  While a terminology code is treated as data type from the AML perspective, there</w:t>
      </w:r>
      <w:ins w:id="232" w:author="Alpha Omega" w:date="2015-02-14T13:26:00Z">
        <w:r w:rsidR="00A51A42">
          <w:t xml:space="preserve"> are</w:t>
        </w:r>
      </w:ins>
      <w:r>
        <w:t xml:space="preserve"> multiple ways of representing the same "value" including:</w:t>
      </w:r>
    </w:p>
    <w:p w14:paraId="4677EF95" w14:textId="77777777" w:rsidR="00B51031" w:rsidRDefault="0018237F">
      <w:pPr>
        <w:pStyle w:val="ListParagraph"/>
        <w:numPr>
          <w:ilvl w:val="0"/>
          <w:numId w:val="34"/>
        </w:numPr>
      </w:pPr>
      <w:r>
        <w:t xml:space="preserve"> </w:t>
      </w:r>
      <w:proofErr w:type="gramStart"/>
      <w:r>
        <w:t>terminologyId</w:t>
      </w:r>
      <w:proofErr w:type="gramEnd"/>
      <w:r>
        <w:t xml:space="preserve"> + code -- a combination of the URI of a scoping namespace (terminologyId) and identifier (code)</w:t>
      </w:r>
    </w:p>
    <w:p w14:paraId="022EEF37" w14:textId="2E32E662" w:rsidR="00B51031" w:rsidRDefault="0018237F">
      <w:pPr>
        <w:pStyle w:val="ListParagraph"/>
        <w:numPr>
          <w:ilvl w:val="0"/>
          <w:numId w:val="34"/>
        </w:numPr>
      </w:pPr>
      <w:r>
        <w:t xml:space="preserve"> </w:t>
      </w:r>
      <w:proofErr w:type="gramStart"/>
      <w:r>
        <w:t>uri</w:t>
      </w:r>
      <w:proofErr w:type="gramEnd"/>
      <w:r>
        <w:t xml:space="preserve"> -- a URI </w:t>
      </w:r>
      <w:del w:id="233" w:author="Alpha Omega" w:date="2015-02-14T13:26:00Z">
        <w:r w:rsidDel="00A51A42">
          <w:delText xml:space="preserve">that </w:delText>
        </w:r>
      </w:del>
      <w:r>
        <w:t>embod</w:t>
      </w:r>
      <w:ins w:id="234" w:author="Alpha Omega" w:date="2015-02-14T13:26:00Z">
        <w:r w:rsidR="00A51A42">
          <w:t>ying</w:t>
        </w:r>
      </w:ins>
      <w:del w:id="235" w:author="Alpha Omega" w:date="2015-02-14T13:26:00Z">
        <w:r w:rsidDel="00A51A42">
          <w:delText>ies</w:delText>
        </w:r>
      </w:del>
      <w:r>
        <w:t xml:space="preserve"> both the namespace and the code</w:t>
      </w:r>
    </w:p>
    <w:p w14:paraId="5D9BBA6A" w14:textId="7B3F5DFE" w:rsidR="00B51031" w:rsidRDefault="0018237F">
      <w:pPr>
        <w:pStyle w:val="ListParagraph"/>
        <w:numPr>
          <w:ilvl w:val="0"/>
          <w:numId w:val="34"/>
        </w:numPr>
      </w:pPr>
      <w:proofErr w:type="gramStart"/>
      <w:r>
        <w:t>terminologyVersion</w:t>
      </w:r>
      <w:proofErr w:type="gramEnd"/>
      <w:r>
        <w:t xml:space="preserve"> -- the URI of a terminology (code system, ontology) </w:t>
      </w:r>
      <w:del w:id="236" w:author="Alpha Omega" w:date="2015-02-14T13:26:00Z">
        <w:r w:rsidDel="00A51A42">
          <w:delText xml:space="preserve">that </w:delText>
        </w:r>
      </w:del>
      <w:r>
        <w:t>contain</w:t>
      </w:r>
      <w:ins w:id="237" w:author="Alpha Omega" w:date="2015-02-14T13:26:00Z">
        <w:r w:rsidR="00A51A42">
          <w:t>ing</w:t>
        </w:r>
      </w:ins>
      <w:del w:id="238" w:author="Alpha Omega" w:date="2015-02-14T13:26:00Z">
        <w:r w:rsidDel="00A51A42">
          <w:delText>s</w:delText>
        </w:r>
      </w:del>
      <w:r>
        <w:t xml:space="preserve"> a description of what the code represents.</w:t>
      </w:r>
    </w:p>
    <w:p w14:paraId="3A4B5F82" w14:textId="7D55D304" w:rsidR="00B51031" w:rsidRDefault="0018237F">
      <w:pPr>
        <w:pStyle w:val="ListParagraph"/>
        <w:numPr>
          <w:ilvl w:val="0"/>
          <w:numId w:val="34"/>
        </w:numPr>
      </w:pPr>
      <w:proofErr w:type="gramStart"/>
      <w:r>
        <w:t>term</w:t>
      </w:r>
      <w:proofErr w:type="gramEnd"/>
      <w:r>
        <w:t xml:space="preserve"> -- a language specific string </w:t>
      </w:r>
      <w:del w:id="239" w:author="Alpha Omega" w:date="2015-02-14T13:26:00Z">
        <w:r w:rsidDel="00A51A42">
          <w:delText xml:space="preserve">that </w:delText>
        </w:r>
      </w:del>
      <w:r>
        <w:t>provid</w:t>
      </w:r>
      <w:ins w:id="240" w:author="Alpha Omega" w:date="2015-02-14T13:26:00Z">
        <w:r w:rsidR="00A51A42">
          <w:t>ing</w:t>
        </w:r>
      </w:ins>
      <w:del w:id="241" w:author="Alpha Omega" w:date="2015-02-14T13:26:00Z">
        <w:r w:rsidDel="00A51A42">
          <w:delText>es</w:delText>
        </w:r>
      </w:del>
      <w:r>
        <w:t xml:space="preserve"> a hint at the intended meaning of the code</w:t>
      </w:r>
    </w:p>
    <w:p w14:paraId="789BD763" w14:textId="77777777" w:rsidR="00B51031" w:rsidRDefault="0018237F">
      <w:r>
        <w:t xml:space="preserve"> </w:t>
      </w:r>
    </w:p>
    <w:p w14:paraId="0DA2F704" w14:textId="77777777" w:rsidR="00B51031" w:rsidRDefault="0018237F">
      <w:r>
        <w:t>Note that "terminologyId" and "terminologyVersion" represent very different constructs.  "</w:t>
      </w:r>
      <w:proofErr w:type="gramStart"/>
      <w:r>
        <w:t>terminologyId</w:t>
      </w:r>
      <w:proofErr w:type="gramEnd"/>
      <w:r>
        <w:t>" represents a namespace, not an ontology / code system.  "</w:t>
      </w:r>
      <w:proofErr w:type="gramStart"/>
      <w:r>
        <w:t>terminologyVersion</w:t>
      </w:r>
      <w:proofErr w:type="gramEnd"/>
      <w:r>
        <w:t>" references a</w:t>
      </w:r>
      <w:del w:id="242" w:author="Alpha Omega" w:date="2015-02-14T13:27:00Z">
        <w:r w:rsidDel="00A51A42">
          <w:delText>n</w:delText>
        </w:r>
      </w:del>
      <w:r>
        <w:t xml:space="preserve"> collection of code descriptions.</w:t>
      </w:r>
    </w:p>
    <w:p w14:paraId="3FEB0648" w14:textId="77777777" w:rsidR="00B51031" w:rsidRDefault="0018237F">
      <w:r>
        <w:t xml:space="preserve"> </w:t>
      </w:r>
    </w:p>
    <w:p w14:paraId="365CC9FB" w14:textId="74FD2E11" w:rsidR="00B51031" w:rsidRDefault="0018237F">
      <w:r>
        <w:rPr>
          <w:b/>
          <w:bCs/>
        </w:rPr>
        <w:t>TerminologyCode</w:t>
      </w:r>
      <w:r>
        <w:t xml:space="preserve"> represents the contents of either an </w:t>
      </w:r>
      <w:r>
        <w:rPr>
          <w:b/>
          <w:bCs/>
        </w:rPr>
        <w:t>EnumerationLiteral</w:t>
      </w:r>
      <w:r>
        <w:t xml:space="preserve"> or a </w:t>
      </w:r>
      <w:r>
        <w:rPr>
          <w:b/>
          <w:bCs/>
        </w:rPr>
        <w:t>PermissibleValue</w:t>
      </w:r>
      <w:r>
        <w:t>.  It corresponds to the AOM</w:t>
      </w:r>
      <w:r>
        <w:rPr>
          <w:b/>
          <w:bCs/>
        </w:rPr>
        <w:t xml:space="preserve"> Terminology_Code</w:t>
      </w:r>
      <w:r>
        <w:t xml:space="preserve">, and its function is to gather sufficient information that, in combination with the KnownNamespace Enumeration extension, </w:t>
      </w:r>
      <w:del w:id="243" w:author="Alpha Omega" w:date="2015-02-14T13:27:00Z">
        <w:r w:rsidDel="00A51A42">
          <w:delText xml:space="preserve">it </w:delText>
        </w:r>
      </w:del>
      <w:r>
        <w:t xml:space="preserve">will </w:t>
      </w:r>
      <w:del w:id="244" w:author="Alpha Omega" w:date="2015-02-14T13:28:00Z">
        <w:r w:rsidDel="002B75E2">
          <w:delText xml:space="preserve">be </w:delText>
        </w:r>
      </w:del>
      <w:ins w:id="245" w:author="Alpha Omega" w:date="2015-02-14T13:28:00Z">
        <w:r w:rsidR="002B75E2">
          <w:t xml:space="preserve">make it </w:t>
        </w:r>
      </w:ins>
      <w:r>
        <w:t>possible to populate a variety of target coded types, including the ISO 21090 CD type, the openEHR DV_CODED_TEXT, the CIMI CODED_TEXT, etc.</w:t>
      </w:r>
    </w:p>
    <w:p w14:paraId="20BD6326" w14:textId="77777777" w:rsidR="00B51031" w:rsidRDefault="0018237F">
      <w:r>
        <w:t xml:space="preserve"> </w:t>
      </w:r>
    </w:p>
    <w:p w14:paraId="1C916ECA" w14:textId="77777777" w:rsidR="00377E18" w:rsidRDefault="00C51B43" w:rsidP="00377E18">
      <w:pPr>
        <w:ind w:left="720" w:firstLine="720"/>
      </w:pPr>
      <w:r>
        <w:t xml:space="preserve"> </w:t>
      </w:r>
    </w:p>
    <w:p w14:paraId="125407E3" w14:textId="77777777" w:rsidR="0063570E" w:rsidRDefault="0063570E" w:rsidP="00383490"/>
    <w:p w14:paraId="3CBF5466" w14:textId="77777777" w:rsidR="00A855E6" w:rsidRDefault="00383490" w:rsidP="00263593">
      <w:r w:rsidRPr="00875584">
        <w:rPr>
          <w:rFonts w:ascii="Arial" w:hAnsi="Arial"/>
          <w:b/>
          <w:sz w:val="24"/>
          <w:szCs w:val="24"/>
        </w:rPr>
        <w:t>Diagrams</w:t>
      </w:r>
    </w:p>
    <w:p w14:paraId="1315AB18" w14:textId="77777777" w:rsidR="00A93FDC" w:rsidRDefault="008917FF" w:rsidP="00CB0928">
      <w:pPr>
        <w:ind w:left="720"/>
      </w:pPr>
      <w:hyperlink w:anchor="_c6849d5d118a9832b3df7e75a9d1a83d" w:history="1">
        <w:r w:rsidR="003E7695">
          <w:rPr>
            <w:rStyle w:val="Hyperlink"/>
          </w:rPr>
          <w:t>AML Data Types</w:t>
        </w:r>
      </w:hyperlink>
    </w:p>
    <w:p w14:paraId="4151699F" w14:textId="77777777" w:rsidR="0063570E" w:rsidRDefault="0063570E" w:rsidP="00383490"/>
    <w:p w14:paraId="6B4DD18D" w14:textId="77777777" w:rsidR="00A855E6" w:rsidRDefault="00383490" w:rsidP="00263593">
      <w:r w:rsidRPr="00875584">
        <w:rPr>
          <w:rFonts w:ascii="Arial" w:hAnsi="Arial"/>
          <w:b/>
          <w:sz w:val="24"/>
          <w:szCs w:val="24"/>
        </w:rPr>
        <w:t>Attributes</w:t>
      </w:r>
    </w:p>
    <w:p w14:paraId="236CF16E" w14:textId="77777777" w:rsidR="00DC3AE7" w:rsidRDefault="00DC3AE7" w:rsidP="00DC3AE7">
      <w:r w:rsidRPr="00DC3AE7">
        <w:t xml:space="preserve"> </w:t>
      </w:r>
    </w:p>
    <w:p w14:paraId="2576CF52" w14:textId="77777777" w:rsidR="00B603FB" w:rsidRDefault="00B603FB" w:rsidP="008B78EB"/>
    <w:p w14:paraId="59FC45C5"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terminologyId : UML Standard Profile::UML2 Metamodel::PrimitiveTypes::String</w:t>
      </w:r>
    </w:p>
    <w:p w14:paraId="3E0D6D42" w14:textId="77777777" w:rsidR="00B51031" w:rsidRDefault="0018237F">
      <w:proofErr w:type="gramStart"/>
      <w:r>
        <w:t xml:space="preserve">The </w:t>
      </w:r>
      <w:r>
        <w:rPr>
          <w:i/>
          <w:iCs/>
        </w:rPr>
        <w:t>name</w:t>
      </w:r>
      <w:r>
        <w:t xml:space="preserve"> or </w:t>
      </w:r>
      <w:r>
        <w:rPr>
          <w:i/>
          <w:iCs/>
        </w:rPr>
        <w:t>uri</w:t>
      </w:r>
      <w:r>
        <w:t xml:space="preserve"> of the </w:t>
      </w:r>
      <w:r>
        <w:rPr>
          <w:i/>
          <w:iCs/>
        </w:rPr>
        <w:t>namespace</w:t>
      </w:r>
      <w:r>
        <w:t xml:space="preserve"> that scopes </w:t>
      </w:r>
      <w:r>
        <w:rPr>
          <w:i/>
          <w:iCs/>
        </w:rPr>
        <w:t>code.</w:t>
      </w:r>
      <w:proofErr w:type="gramEnd"/>
    </w:p>
    <w:p w14:paraId="24255CE3" w14:textId="77777777" w:rsidR="00B51031" w:rsidRDefault="0018237F">
      <w:r>
        <w:t xml:space="preserve"> </w:t>
      </w:r>
    </w:p>
    <w:p w14:paraId="4869371F" w14:textId="77777777" w:rsidR="00B51031" w:rsidRDefault="0018237F">
      <w:r>
        <w:t xml:space="preserve">Either the </w:t>
      </w:r>
      <w:r>
        <w:rPr>
          <w:i/>
          <w:iCs/>
        </w:rPr>
        <w:t>name</w:t>
      </w:r>
      <w:r>
        <w:t xml:space="preserve"> of the </w:t>
      </w:r>
      <w:r>
        <w:rPr>
          <w:b/>
          <w:bCs/>
        </w:rPr>
        <w:t>Enumeration</w:t>
      </w:r>
      <w:r>
        <w:t xml:space="preserve"> that owns the </w:t>
      </w:r>
      <w:r>
        <w:rPr>
          <w:b/>
          <w:bCs/>
        </w:rPr>
        <w:t>EnumerationLiteral</w:t>
      </w:r>
      <w:r>
        <w:t xml:space="preserve"> represented by the </w:t>
      </w:r>
      <w:r>
        <w:rPr>
          <w:i/>
          <w:iCs/>
        </w:rPr>
        <w:t>code</w:t>
      </w:r>
      <w:r>
        <w:t xml:space="preserve"> attribute or the </w:t>
      </w:r>
      <w:r>
        <w:rPr>
          <w:i/>
          <w:iCs/>
        </w:rPr>
        <w:t>uri</w:t>
      </w:r>
      <w:r>
        <w:t xml:space="preserve"> tag of the </w:t>
      </w:r>
      <w:r>
        <w:rPr>
          <w:b/>
          <w:bCs/>
        </w:rPr>
        <w:t>Enumeration</w:t>
      </w:r>
      <w:r>
        <w:t xml:space="preserve"> if it is extended by the </w:t>
      </w:r>
      <w:r>
        <w:rPr>
          <w:b/>
          <w:bCs/>
        </w:rPr>
        <w:t>ScopedIdentifier</w:t>
      </w:r>
      <w:r>
        <w:t xml:space="preserve"> stereotype and the tag </w:t>
      </w:r>
      <w:proofErr w:type="gramStart"/>
      <w:r>
        <w:t>is</w:t>
      </w:r>
      <w:proofErr w:type="gramEnd"/>
      <w:r>
        <w:t xml:space="preserve"> present.</w:t>
      </w:r>
    </w:p>
    <w:p w14:paraId="0774851E" w14:textId="77777777" w:rsidR="00DC3AE7" w:rsidRDefault="00DC3AE7" w:rsidP="00DC3AE7">
      <w:r w:rsidRPr="00DC3AE7">
        <w:t xml:space="preserve"> </w:t>
      </w:r>
    </w:p>
    <w:p w14:paraId="1C23961C" w14:textId="77777777" w:rsidR="00B603FB" w:rsidRDefault="00B603FB" w:rsidP="008B78EB"/>
    <w:p w14:paraId="1C426B38"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code : UML Standard Profile::UML2 Metamodel::PrimitiveTypes::String</w:t>
      </w:r>
    </w:p>
    <w:p w14:paraId="3B17FBEA" w14:textId="77777777" w:rsidR="00B51031" w:rsidRDefault="0018237F">
      <w:proofErr w:type="gramStart"/>
      <w:r>
        <w:t xml:space="preserve">The representation of an </w:t>
      </w:r>
      <w:r>
        <w:rPr>
          <w:b/>
          <w:bCs/>
        </w:rPr>
        <w:t>EnumerationLiteral.</w:t>
      </w:r>
      <w:proofErr w:type="gramEnd"/>
      <w:r>
        <w:rPr>
          <w:b/>
          <w:bCs/>
        </w:rPr>
        <w:t xml:space="preserve"> </w:t>
      </w:r>
      <w:r>
        <w:t xml:space="preserve">This will usually be the name of the </w:t>
      </w:r>
      <w:r>
        <w:rPr>
          <w:b/>
          <w:bCs/>
        </w:rPr>
        <w:t>EnumerationLiteral</w:t>
      </w:r>
      <w:r>
        <w:t xml:space="preserve">, but it should be possible for implementations to associate other numeric or string values with literals through either the </w:t>
      </w:r>
      <w:r>
        <w:rPr>
          <w:i/>
          <w:iCs/>
        </w:rPr>
        <w:t>slot</w:t>
      </w:r>
      <w:r>
        <w:t xml:space="preserve"> or </w:t>
      </w:r>
      <w:r>
        <w:rPr>
          <w:i/>
          <w:iCs/>
        </w:rPr>
        <w:t>id</w:t>
      </w:r>
      <w:r>
        <w:t xml:space="preserve"> of an </w:t>
      </w:r>
      <w:r>
        <w:rPr>
          <w:b/>
          <w:bCs/>
        </w:rPr>
        <w:t>IdentifiedItem</w:t>
      </w:r>
      <w:r>
        <w:t xml:space="preserve"> extension that will become the code value instead.</w:t>
      </w:r>
    </w:p>
    <w:p w14:paraId="22281F2B" w14:textId="77777777" w:rsidR="00DC3AE7" w:rsidRDefault="00DC3AE7" w:rsidP="00DC3AE7">
      <w:r w:rsidRPr="00DC3AE7">
        <w:t xml:space="preserve"> </w:t>
      </w:r>
    </w:p>
    <w:p w14:paraId="78408252" w14:textId="77777777" w:rsidR="00B603FB" w:rsidRDefault="00B603FB" w:rsidP="008B78EB"/>
    <w:p w14:paraId="5DD46B7D"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uri : UML Standard Profile::UML2 Metamodel::PrimitiveTypes::String</w:t>
      </w:r>
    </w:p>
    <w:p w14:paraId="392C833C" w14:textId="77777777" w:rsidR="00B51031" w:rsidRDefault="0018237F">
      <w:proofErr w:type="gramStart"/>
      <w:r>
        <w:t xml:space="preserve">The URI of a </w:t>
      </w:r>
      <w:r>
        <w:rPr>
          <w:b/>
          <w:bCs/>
        </w:rPr>
        <w:t>ConceptReference</w:t>
      </w:r>
      <w:r>
        <w:t>.</w:t>
      </w:r>
      <w:proofErr w:type="gramEnd"/>
      <w:r>
        <w:t xml:space="preserve">  This should be populated in the case where the selected value is a </w:t>
      </w:r>
      <w:r>
        <w:rPr>
          <w:b/>
          <w:bCs/>
        </w:rPr>
        <w:t>PermissibleValue</w:t>
      </w:r>
      <w:r>
        <w:t xml:space="preserve"> and either (a) the owning </w:t>
      </w:r>
      <w:r>
        <w:rPr>
          <w:b/>
          <w:bCs/>
        </w:rPr>
        <w:t>Enumeration</w:t>
      </w:r>
      <w:r>
        <w:t xml:space="preserve"> is stereotyped by </w:t>
      </w:r>
      <w:r>
        <w:rPr>
          <w:b/>
          <w:bCs/>
        </w:rPr>
        <w:t>ScopedIdentifier</w:t>
      </w:r>
      <w:r>
        <w:t xml:space="preserve"> and it has a </w:t>
      </w:r>
      <w:r>
        <w:rPr>
          <w:i/>
          <w:iCs/>
        </w:rPr>
        <w:t>uriPattern</w:t>
      </w:r>
      <w:r>
        <w:t xml:space="preserve"> attribute or (b) the </w:t>
      </w:r>
      <w:r>
        <w:rPr>
          <w:b/>
          <w:bCs/>
        </w:rPr>
        <w:t>PermissibleValue</w:t>
      </w:r>
      <w:r>
        <w:t xml:space="preserve"> includes a </w:t>
      </w:r>
      <w:r>
        <w:rPr>
          <w:i/>
          <w:iCs/>
        </w:rPr>
        <w:t xml:space="preserve">meaning </w:t>
      </w:r>
      <w:r>
        <w:t xml:space="preserve">tag of type </w:t>
      </w:r>
      <w:r>
        <w:rPr>
          <w:b/>
          <w:bCs/>
        </w:rPr>
        <w:t>ConceptReference</w:t>
      </w:r>
      <w:r>
        <w:t xml:space="preserve">, in which case </w:t>
      </w:r>
      <w:r>
        <w:rPr>
          <w:i/>
          <w:iCs/>
        </w:rPr>
        <w:t>uri</w:t>
      </w:r>
      <w:r>
        <w:t xml:space="preserve"> equals the </w:t>
      </w:r>
      <w:r>
        <w:rPr>
          <w:i/>
          <w:iCs/>
        </w:rPr>
        <w:t>uri</w:t>
      </w:r>
      <w:r>
        <w:t xml:space="preserve"> of the </w:t>
      </w:r>
      <w:r>
        <w:rPr>
          <w:b/>
          <w:bCs/>
        </w:rPr>
        <w:t>ConceptReference</w:t>
      </w:r>
      <w:r>
        <w:t xml:space="preserve">. </w:t>
      </w:r>
    </w:p>
    <w:p w14:paraId="7BB3730E" w14:textId="77777777" w:rsidR="00B51031" w:rsidRDefault="0018237F">
      <w:r>
        <w:t xml:space="preserve"> </w:t>
      </w:r>
    </w:p>
    <w:p w14:paraId="2E51CD42" w14:textId="77777777" w:rsidR="00B51031" w:rsidRDefault="0018237F">
      <w:r>
        <w:t xml:space="preserve">If two TerminologyCodes have the same </w:t>
      </w:r>
      <w:r>
        <w:rPr>
          <w:i/>
          <w:iCs/>
        </w:rPr>
        <w:t>uri</w:t>
      </w:r>
      <w:r>
        <w:t xml:space="preserve">, they are considered to be identical. If </w:t>
      </w:r>
      <w:proofErr w:type="gramStart"/>
      <w:r>
        <w:t>a</w:t>
      </w:r>
      <w:proofErr w:type="gramEnd"/>
      <w:r>
        <w:t xml:space="preserve"> uri is absent in one or both TerminologyCodes, they are considered to be identical only if the </w:t>
      </w:r>
      <w:r>
        <w:rPr>
          <w:i/>
          <w:iCs/>
        </w:rPr>
        <w:t>terminologyId</w:t>
      </w:r>
      <w:r>
        <w:t xml:space="preserve"> and </w:t>
      </w:r>
      <w:r>
        <w:rPr>
          <w:i/>
          <w:iCs/>
        </w:rPr>
        <w:t>code</w:t>
      </w:r>
      <w:r>
        <w:t xml:space="preserve"> are the same.</w:t>
      </w:r>
    </w:p>
    <w:p w14:paraId="133C297B" w14:textId="77777777" w:rsidR="00DC3AE7" w:rsidRDefault="00DC3AE7" w:rsidP="00DC3AE7">
      <w:r w:rsidRPr="00DC3AE7">
        <w:t xml:space="preserve"> </w:t>
      </w:r>
    </w:p>
    <w:p w14:paraId="0610189F" w14:textId="77777777" w:rsidR="00B603FB" w:rsidRDefault="00B603FB" w:rsidP="008B78EB"/>
    <w:p w14:paraId="328D436F"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terminologyVersion : UML Standard Profile::UML2 Metamodel::PrimitiveTypes::String</w:t>
      </w:r>
    </w:p>
    <w:p w14:paraId="7060D196" w14:textId="77777777" w:rsidR="00B51031" w:rsidRDefault="0018237F">
      <w:proofErr w:type="gramStart"/>
      <w:r>
        <w:t>The uri of a CodeSystem or CodeSystemVersion that carried a description of the particular code at some point in time.</w:t>
      </w:r>
      <w:proofErr w:type="gramEnd"/>
      <w:r>
        <w:t xml:space="preserve">  This attribute is strictly informative and should is not part of the identity of the terminology code.</w:t>
      </w:r>
    </w:p>
    <w:p w14:paraId="4D5566A5" w14:textId="77777777" w:rsidR="00B51031" w:rsidRDefault="0018237F">
      <w:r>
        <w:t xml:space="preserve"> </w:t>
      </w:r>
    </w:p>
    <w:p w14:paraId="604FAB38" w14:textId="77777777" w:rsidR="00B51031" w:rsidRDefault="0018237F">
      <w:r>
        <w:t xml:space="preserve"> </w:t>
      </w:r>
    </w:p>
    <w:p w14:paraId="6B687708" w14:textId="77777777" w:rsidR="00B51031" w:rsidRDefault="0018237F">
      <w:r>
        <w:t xml:space="preserve">If the source </w:t>
      </w:r>
      <w:r>
        <w:rPr>
          <w:b/>
          <w:bCs/>
        </w:rPr>
        <w:t>EnumerationLiteral</w:t>
      </w:r>
      <w:r>
        <w:t xml:space="preserve"> is stereotyped by </w:t>
      </w:r>
      <w:r>
        <w:rPr>
          <w:b/>
          <w:bCs/>
        </w:rPr>
        <w:t>PermissibleValue</w:t>
      </w:r>
      <w:r>
        <w:t xml:space="preserve">, the meaning tag is present and the </w:t>
      </w:r>
      <w:r>
        <w:rPr>
          <w:b/>
          <w:bCs/>
        </w:rPr>
        <w:t>ConceptReference</w:t>
      </w:r>
      <w:r>
        <w:t xml:space="preserve"> in the meaning tag has a </w:t>
      </w:r>
      <w:r>
        <w:rPr>
          <w:b/>
          <w:bCs/>
        </w:rPr>
        <w:t>CodeSystemAndVersion</w:t>
      </w:r>
      <w:r>
        <w:t>, this is set to:</w:t>
      </w:r>
    </w:p>
    <w:p w14:paraId="21AB5921" w14:textId="77777777" w:rsidR="00B51031" w:rsidRDefault="0018237F">
      <w:pPr>
        <w:pStyle w:val="ListParagraph"/>
        <w:numPr>
          <w:ilvl w:val="0"/>
          <w:numId w:val="36"/>
        </w:numPr>
      </w:pPr>
      <w:r>
        <w:t xml:space="preserve">The </w:t>
      </w:r>
      <w:r>
        <w:rPr>
          <w:i/>
          <w:iCs/>
        </w:rPr>
        <w:t>uri</w:t>
      </w:r>
      <w:r>
        <w:t xml:space="preserve"> of the </w:t>
      </w:r>
      <w:r>
        <w:rPr>
          <w:b/>
          <w:bCs/>
        </w:rPr>
        <w:t>CodeSystemVersionReference</w:t>
      </w:r>
      <w:r>
        <w:t xml:space="preserve"> if it is present</w:t>
      </w:r>
    </w:p>
    <w:p w14:paraId="45871E21" w14:textId="77777777" w:rsidR="00B51031" w:rsidRDefault="0018237F">
      <w:pPr>
        <w:pStyle w:val="ListParagraph"/>
        <w:numPr>
          <w:ilvl w:val="0"/>
          <w:numId w:val="36"/>
        </w:numPr>
      </w:pPr>
      <w:r>
        <w:t xml:space="preserve">The </w:t>
      </w:r>
      <w:r>
        <w:rPr>
          <w:i/>
          <w:iCs/>
        </w:rPr>
        <w:t>uri</w:t>
      </w:r>
      <w:r>
        <w:t xml:space="preserve"> of the </w:t>
      </w:r>
      <w:r>
        <w:rPr>
          <w:b/>
          <w:bCs/>
        </w:rPr>
        <w:t>CodeSystemReference</w:t>
      </w:r>
      <w:r>
        <w:t xml:space="preserve"> otherwise. </w:t>
      </w:r>
    </w:p>
    <w:p w14:paraId="6B9BBB57" w14:textId="77777777" w:rsidR="00DC3AE7" w:rsidRDefault="00DC3AE7" w:rsidP="00DC3AE7">
      <w:r w:rsidRPr="00DC3AE7">
        <w:t xml:space="preserve"> </w:t>
      </w:r>
    </w:p>
    <w:p w14:paraId="506EF343" w14:textId="77777777" w:rsidR="00B603FB" w:rsidRDefault="00B603FB" w:rsidP="008B78EB"/>
    <w:p w14:paraId="4B773884"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term : UML Standard Profile::UML2 Metamodel::PrimitiveTypes::String</w:t>
      </w:r>
    </w:p>
    <w:p w14:paraId="37BFFE5D" w14:textId="77777777" w:rsidR="00B51031" w:rsidRDefault="0018237F">
      <w:proofErr w:type="gramStart"/>
      <w:r>
        <w:t xml:space="preserve">A string designating the intended target of the </w:t>
      </w:r>
      <w:r>
        <w:rPr>
          <w:b/>
          <w:bCs/>
        </w:rPr>
        <w:t>TerminologyCode</w:t>
      </w:r>
      <w:r>
        <w:t xml:space="preserve"> in a given language and context.</w:t>
      </w:r>
      <w:proofErr w:type="gramEnd"/>
      <w:r>
        <w:t xml:space="preserve">  This is strictly informative and is not part of the part of the identity of a </w:t>
      </w:r>
      <w:r>
        <w:rPr>
          <w:b/>
          <w:bCs/>
        </w:rPr>
        <w:t>TerminologyCode</w:t>
      </w:r>
      <w:r>
        <w:t xml:space="preserve"> as it may change as data moves through different languages or contexts. </w:t>
      </w:r>
    </w:p>
    <w:p w14:paraId="5B8E0A87" w14:textId="77777777" w:rsidR="002C0F83" w:rsidRPr="005F31BE" w:rsidRDefault="00F851FF" w:rsidP="005F31BE">
      <w:pPr>
        <w:pStyle w:val="Heading4"/>
      </w:pPr>
      <w:bookmarkStart w:id="246" w:name="_7dc1530ae1ef855ecc3eb9bd5b555a14"/>
      <w:bookmarkStart w:id="247" w:name="_Toc285534722"/>
      <w:r w:rsidRPr="005F31BE">
        <w:t>&lt;Stereotype&gt; ArchetypeType</w:t>
      </w:r>
      <w:bookmarkEnd w:id="246"/>
      <w:bookmarkEnd w:id="247"/>
    </w:p>
    <w:p w14:paraId="7336C797" w14:textId="77777777" w:rsidR="0063570E" w:rsidRDefault="0063570E" w:rsidP="00383490"/>
    <w:p w14:paraId="1793D0F0" w14:textId="77777777" w:rsidR="00A855E6" w:rsidRDefault="00383490" w:rsidP="00263593">
      <w:r w:rsidRPr="00875584">
        <w:rPr>
          <w:rFonts w:ascii="Arial" w:hAnsi="Arial"/>
          <w:b/>
          <w:sz w:val="24"/>
          <w:szCs w:val="24"/>
        </w:rPr>
        <w:t>Description</w:t>
      </w:r>
    </w:p>
    <w:p w14:paraId="1CC33C04" w14:textId="78BE6467" w:rsidR="00B51031" w:rsidRDefault="0018237F">
      <w:proofErr w:type="gramStart"/>
      <w:r>
        <w:t>An implementation specific enumeration of possible archetype types.</w:t>
      </w:r>
      <w:proofErr w:type="gramEnd"/>
      <w:r>
        <w:t xml:space="preserve">  In ADL</w:t>
      </w:r>
      <w:del w:id="248" w:author="Alpha Omega" w:date="2015-02-14T13:29:00Z">
        <w:r w:rsidDel="002B75E2">
          <w:delText>,</w:delText>
        </w:r>
      </w:del>
      <w:r>
        <w:t xml:space="preserve"> </w:t>
      </w:r>
      <w:del w:id="249" w:author="Alpha Omega" w:date="2015-02-14T13:29:00Z">
        <w:r w:rsidDel="002B75E2">
          <w:delText xml:space="preserve"> </w:delText>
        </w:r>
      </w:del>
      <w:r>
        <w:t xml:space="preserve">this would extend an enumeration that includes literals for </w:t>
      </w:r>
      <w:r>
        <w:rPr>
          <w:i/>
          <w:iCs/>
        </w:rPr>
        <w:t>archetype</w:t>
      </w:r>
      <w:r>
        <w:t xml:space="preserve">, </w:t>
      </w:r>
      <w:r>
        <w:rPr>
          <w:i/>
          <w:iCs/>
        </w:rPr>
        <w:t xml:space="preserve">template, template_overlay </w:t>
      </w:r>
      <w:r>
        <w:t xml:space="preserve">and </w:t>
      </w:r>
      <w:r>
        <w:rPr>
          <w:i/>
          <w:iCs/>
        </w:rPr>
        <w:t>operational_template</w:t>
      </w:r>
      <w:ins w:id="250" w:author="Alpha Omega" w:date="2015-02-14T13:30:00Z">
        <w:r w:rsidR="00DC56A3">
          <w:rPr>
            <w:i/>
            <w:iCs/>
          </w:rPr>
          <w:t>,</w:t>
        </w:r>
      </w:ins>
      <w:r>
        <w:rPr>
          <w:i/>
          <w:iCs/>
        </w:rPr>
        <w:t xml:space="preserve"> </w:t>
      </w:r>
      <w:r>
        <w:t xml:space="preserve">and their flattened equivalents. </w:t>
      </w:r>
    </w:p>
    <w:p w14:paraId="08E21B1B" w14:textId="77777777" w:rsidR="00377E18" w:rsidRDefault="00C51B43" w:rsidP="00377E18">
      <w:pPr>
        <w:ind w:left="720" w:firstLine="720"/>
      </w:pPr>
      <w:r>
        <w:t xml:space="preserve"> </w:t>
      </w:r>
    </w:p>
    <w:p w14:paraId="65369061" w14:textId="77777777" w:rsidR="0063570E" w:rsidRDefault="0063570E" w:rsidP="00383490"/>
    <w:p w14:paraId="794DD491" w14:textId="77777777" w:rsidR="00A855E6" w:rsidRDefault="00383490" w:rsidP="00263593">
      <w:r w:rsidRPr="00875584">
        <w:rPr>
          <w:rFonts w:ascii="Arial" w:hAnsi="Arial"/>
          <w:b/>
          <w:sz w:val="24"/>
          <w:szCs w:val="24"/>
        </w:rPr>
        <w:t>Diagrams</w:t>
      </w:r>
    </w:p>
    <w:p w14:paraId="39E0BE21" w14:textId="77777777" w:rsidR="00A93FDC" w:rsidRDefault="008917FF" w:rsidP="00CB0928">
      <w:pPr>
        <w:ind w:left="720"/>
      </w:pPr>
      <w:hyperlink w:anchor="_0628ce7e5381e7543ba417bb320e03fb" w:history="1">
        <w:r w:rsidR="003E7695">
          <w:rPr>
            <w:rStyle w:val="Hyperlink"/>
          </w:rPr>
          <w:t>IdentificationAndDesignation</w:t>
        </w:r>
      </w:hyperlink>
    </w:p>
    <w:p w14:paraId="7DEAD0C6" w14:textId="77777777" w:rsidR="0063570E" w:rsidRDefault="0063570E" w:rsidP="00383490"/>
    <w:p w14:paraId="34584580" w14:textId="77777777" w:rsidR="00A855E6" w:rsidRDefault="00383490" w:rsidP="00263593">
      <w:r w:rsidRPr="00875584">
        <w:rPr>
          <w:rFonts w:ascii="Arial" w:hAnsi="Arial"/>
          <w:b/>
          <w:sz w:val="24"/>
          <w:szCs w:val="24"/>
        </w:rPr>
        <w:t>Direct Superclasses (Generalization)</w:t>
      </w:r>
    </w:p>
    <w:p w14:paraId="396F05DC" w14:textId="77777777" w:rsidR="00377E18" w:rsidRDefault="008917FF" w:rsidP="00B51B66">
      <w:pPr>
        <w:ind w:firstLine="720"/>
      </w:pPr>
      <w:hyperlink w:anchor="_59faf6918f4c546323d6df67392c366b" w:history="1">
        <w:r w:rsidR="006977BE">
          <w:rPr>
            <w:rStyle w:val="Hyperlink"/>
          </w:rPr>
          <w:t>ScopedIdentifier</w:t>
        </w:r>
      </w:hyperlink>
    </w:p>
    <w:p w14:paraId="734091E6" w14:textId="77777777" w:rsidR="002C0F83" w:rsidRPr="005F31BE" w:rsidRDefault="00F851FF" w:rsidP="005F31BE">
      <w:pPr>
        <w:pStyle w:val="Heading4"/>
      </w:pPr>
      <w:bookmarkStart w:id="251" w:name="_7c76bb5bbde4643a957c898bfc8af67a"/>
      <w:bookmarkStart w:id="252" w:name="_Toc285534723"/>
      <w:r w:rsidRPr="005F31BE">
        <w:t>&lt;Stereotype&gt; AssumedValue</w:t>
      </w:r>
      <w:bookmarkEnd w:id="251"/>
      <w:bookmarkEnd w:id="252"/>
    </w:p>
    <w:p w14:paraId="0F2A219D" w14:textId="77777777" w:rsidR="0063570E" w:rsidRDefault="0063570E" w:rsidP="00383490"/>
    <w:p w14:paraId="5E583DA7" w14:textId="77777777" w:rsidR="00A855E6" w:rsidRDefault="00383490" w:rsidP="00263593">
      <w:r w:rsidRPr="00875584">
        <w:rPr>
          <w:rFonts w:ascii="Arial" w:hAnsi="Arial"/>
          <w:b/>
          <w:sz w:val="24"/>
          <w:szCs w:val="24"/>
        </w:rPr>
        <w:t>Description</w:t>
      </w:r>
    </w:p>
    <w:p w14:paraId="7A4223A7" w14:textId="77777777" w:rsidR="00B51031" w:rsidRDefault="0018237F">
      <w:proofErr w:type="gramStart"/>
      <w:r>
        <w:t>An instance of a link between a</w:t>
      </w:r>
      <w:del w:id="253" w:author="Alpha Omega" w:date="2015-02-14T13:31:00Z">
        <w:r w:rsidDel="00DC56A3">
          <w:delText xml:space="preserve"> </w:delText>
        </w:r>
      </w:del>
      <w:r>
        <w:t xml:space="preserve"> </w:t>
      </w:r>
      <w:r>
        <w:rPr>
          <w:b/>
          <w:bCs/>
        </w:rPr>
        <w:t>ConceptReferenceConstraint</w:t>
      </w:r>
      <w:r>
        <w:t xml:space="preserve"> and an assumedValue.</w:t>
      </w:r>
      <w:proofErr w:type="gramEnd"/>
    </w:p>
    <w:p w14:paraId="565EC4C3" w14:textId="77777777" w:rsidR="00377E18" w:rsidRDefault="00C51B43" w:rsidP="00377E18">
      <w:pPr>
        <w:ind w:left="720" w:firstLine="720"/>
      </w:pPr>
      <w:r>
        <w:t xml:space="preserve"> </w:t>
      </w:r>
    </w:p>
    <w:p w14:paraId="0CAF59DD" w14:textId="77777777" w:rsidR="0063570E" w:rsidRDefault="0063570E" w:rsidP="00383490"/>
    <w:p w14:paraId="3E1731C7" w14:textId="77777777" w:rsidR="00A855E6" w:rsidRDefault="00383490" w:rsidP="00263593">
      <w:r w:rsidRPr="00875584">
        <w:rPr>
          <w:rFonts w:ascii="Arial" w:hAnsi="Arial"/>
          <w:b/>
          <w:sz w:val="24"/>
          <w:szCs w:val="24"/>
        </w:rPr>
        <w:t>Diagrams</w:t>
      </w:r>
    </w:p>
    <w:p w14:paraId="1ADD6581" w14:textId="77777777" w:rsidR="00A93FDC" w:rsidRDefault="008917FF" w:rsidP="00CB0928">
      <w:pPr>
        <w:ind w:left="720"/>
      </w:pPr>
      <w:hyperlink w:anchor="_6d065336864e77a240c6e7a3eb36e8cd" w:history="1">
        <w:r w:rsidR="003E7695">
          <w:rPr>
            <w:rStyle w:val="Hyperlink"/>
          </w:rPr>
          <w:t>Resource Reference Relationships</w:t>
        </w:r>
      </w:hyperlink>
    </w:p>
    <w:p w14:paraId="3A8BC0E8" w14:textId="77777777" w:rsidR="0063570E" w:rsidRDefault="0063570E" w:rsidP="00383490"/>
    <w:p w14:paraId="1E746338" w14:textId="77777777" w:rsidR="00A855E6" w:rsidRDefault="00383490" w:rsidP="00263593">
      <w:r w:rsidRPr="00875584">
        <w:rPr>
          <w:rFonts w:ascii="Arial" w:hAnsi="Arial"/>
          <w:b/>
          <w:sz w:val="24"/>
          <w:szCs w:val="24"/>
        </w:rPr>
        <w:t>Direct Superclasses (Generalization)</w:t>
      </w:r>
    </w:p>
    <w:p w14:paraId="720F1423" w14:textId="77777777" w:rsidR="00377E18" w:rsidRDefault="008917FF" w:rsidP="00B51B66">
      <w:pPr>
        <w:ind w:firstLine="720"/>
      </w:pPr>
      <w:hyperlink w:anchor="_6a2f733d1d3ea9bc232f96caadb113e1" w:history="1">
        <w:r w:rsidR="006977BE">
          <w:rPr>
            <w:rStyle w:val="Hyperlink"/>
          </w:rPr>
          <w:t>ConceptReferenceInstance</w:t>
        </w:r>
      </w:hyperlink>
    </w:p>
    <w:p w14:paraId="478476C7" w14:textId="77777777" w:rsidR="002C0F83" w:rsidRPr="005F31BE" w:rsidRDefault="00F851FF" w:rsidP="005F31BE">
      <w:pPr>
        <w:pStyle w:val="Heading4"/>
      </w:pPr>
      <w:bookmarkStart w:id="254" w:name="_7de70b4fbd9e6a164f7f00cde47dfd5a"/>
      <w:bookmarkStart w:id="255" w:name="_Toc285534724"/>
      <w:r w:rsidRPr="005F31BE">
        <w:t>&lt;Stereotype&gt; CodeSystemReference</w:t>
      </w:r>
      <w:bookmarkEnd w:id="254"/>
      <w:bookmarkEnd w:id="255"/>
    </w:p>
    <w:p w14:paraId="3FCD9812" w14:textId="77777777" w:rsidR="0063570E" w:rsidRDefault="0063570E" w:rsidP="00383490"/>
    <w:p w14:paraId="4D4FB3F8" w14:textId="77777777" w:rsidR="00A855E6" w:rsidRDefault="00383490" w:rsidP="00263593">
      <w:r w:rsidRPr="00875584">
        <w:rPr>
          <w:rFonts w:ascii="Arial" w:hAnsi="Arial"/>
          <w:b/>
          <w:sz w:val="24"/>
          <w:szCs w:val="24"/>
        </w:rPr>
        <w:t>Description</w:t>
      </w:r>
    </w:p>
    <w:p w14:paraId="05B80B3D" w14:textId="23ED5613" w:rsidR="00B51031" w:rsidRDefault="0018237F">
      <w:r>
        <w:t xml:space="preserve">A ResourceReference whose </w:t>
      </w:r>
      <w:r>
        <w:rPr>
          <w:i/>
          <w:iCs/>
        </w:rPr>
        <w:t>uri</w:t>
      </w:r>
      <w:r>
        <w:t xml:space="preserve"> identifies to a code system (aka. "</w:t>
      </w:r>
      <w:proofErr w:type="gramStart"/>
      <w:r>
        <w:t>concept</w:t>
      </w:r>
      <w:proofErr w:type="gramEnd"/>
      <w:r>
        <w:t xml:space="preserve"> system, "terminology" or "ontology").  Note, while the UML </w:t>
      </w:r>
      <w:r>
        <w:rPr>
          <w:b/>
          <w:bCs/>
        </w:rPr>
        <w:t>Package</w:t>
      </w:r>
      <w:r>
        <w:t xml:space="preserve"> is the base for the </w:t>
      </w:r>
      <w:r>
        <w:rPr>
          <w:b/>
          <w:bCs/>
        </w:rPr>
        <w:t>CodeSystemReference</w:t>
      </w:r>
      <w:r>
        <w:t xml:space="preserve">, its intent is to represent </w:t>
      </w:r>
      <w:del w:id="256" w:author="Alpha Omega" w:date="2015-02-14T13:31:00Z">
        <w:r w:rsidDel="0068683B">
          <w:delText xml:space="preserve">a </w:delText>
        </w:r>
      </w:del>
      <w:r>
        <w:t xml:space="preserve">the </w:t>
      </w:r>
      <w:r>
        <w:rPr>
          <w:i/>
          <w:iCs/>
        </w:rPr>
        <w:t>uri</w:t>
      </w:r>
      <w:r>
        <w:t xml:space="preserve"> and optional name of a code system and a single</w:t>
      </w:r>
      <w:del w:id="257" w:author="Alpha Omega" w:date="2015-02-14T13:31:00Z">
        <w:r w:rsidDel="0068683B">
          <w:delText>,</w:delText>
        </w:r>
      </w:del>
      <w:r>
        <w:t xml:space="preserve"> optional </w:t>
      </w:r>
      <w:r>
        <w:rPr>
          <w:i/>
          <w:iCs/>
        </w:rPr>
        <w:t>version</w:t>
      </w:r>
      <w:ins w:id="258" w:author="Alpha Omega" w:date="2015-02-14T13:31:00Z">
        <w:r w:rsidR="0068683B">
          <w:rPr>
            <w:i/>
            <w:iCs/>
          </w:rPr>
          <w:t>,</w:t>
        </w:r>
      </w:ins>
      <w:r>
        <w:rPr>
          <w:i/>
          <w:iCs/>
        </w:rPr>
        <w:t xml:space="preserve"> </w:t>
      </w:r>
      <w:r>
        <w:t xml:space="preserve">and should contain nothing else.  The optional </w:t>
      </w:r>
      <w:r>
        <w:rPr>
          <w:i/>
          <w:iCs/>
        </w:rPr>
        <w:t>version</w:t>
      </w:r>
      <w:r>
        <w:t xml:space="preserve"> of type </w:t>
      </w:r>
      <w:r>
        <w:rPr>
          <w:b/>
          <w:bCs/>
        </w:rPr>
        <w:t>CodeSystemVersionReference</w:t>
      </w:r>
      <w:r>
        <w:t xml:space="preserve"> is represented as a </w:t>
      </w:r>
      <w:r>
        <w:rPr>
          <w:i/>
          <w:iCs/>
        </w:rPr>
        <w:t>packageImport</w:t>
      </w:r>
      <w:r>
        <w:t>.</w:t>
      </w:r>
    </w:p>
    <w:p w14:paraId="0093C3FC" w14:textId="77777777" w:rsidR="00377E18" w:rsidRDefault="00C51B43" w:rsidP="00377E18">
      <w:pPr>
        <w:ind w:left="720" w:firstLine="720"/>
      </w:pPr>
      <w:r>
        <w:t xml:space="preserve"> </w:t>
      </w:r>
    </w:p>
    <w:p w14:paraId="3FD23D17" w14:textId="77777777" w:rsidR="0063570E" w:rsidRDefault="0063570E" w:rsidP="00383490"/>
    <w:p w14:paraId="7F7E6B14" w14:textId="77777777" w:rsidR="00A855E6" w:rsidRDefault="00383490" w:rsidP="00263593">
      <w:r w:rsidRPr="00875584">
        <w:rPr>
          <w:rFonts w:ascii="Arial" w:hAnsi="Arial"/>
          <w:b/>
          <w:sz w:val="24"/>
          <w:szCs w:val="24"/>
        </w:rPr>
        <w:t>Diagrams</w:t>
      </w:r>
    </w:p>
    <w:p w14:paraId="2FDECDC3" w14:textId="77777777" w:rsidR="00A93FDC" w:rsidRDefault="008917FF" w:rsidP="00CB0928">
      <w:pPr>
        <w:ind w:left="720"/>
      </w:pPr>
      <w:hyperlink w:anchor="_aa2597b87275ed4e1724a94a9c31d90b" w:history="1">
        <w:r w:rsidR="003E7695">
          <w:rPr>
            <w:rStyle w:val="Hyperlink"/>
          </w:rPr>
          <w:t>Resource References</w:t>
        </w:r>
      </w:hyperlink>
    </w:p>
    <w:p w14:paraId="1188701C" w14:textId="77777777" w:rsidR="0063570E" w:rsidRDefault="0063570E" w:rsidP="00383490"/>
    <w:p w14:paraId="3A41937A" w14:textId="77777777" w:rsidR="00A855E6" w:rsidRDefault="00383490" w:rsidP="00263593">
      <w:r w:rsidRPr="00875584">
        <w:rPr>
          <w:rFonts w:ascii="Arial" w:hAnsi="Arial"/>
          <w:b/>
          <w:sz w:val="24"/>
          <w:szCs w:val="24"/>
        </w:rPr>
        <w:t>Direct Superclasses (Generalization)</w:t>
      </w:r>
    </w:p>
    <w:p w14:paraId="00C376BB" w14:textId="77777777" w:rsidR="00377E18" w:rsidRDefault="008917FF" w:rsidP="00B51B66">
      <w:pPr>
        <w:ind w:firstLine="720"/>
      </w:pPr>
      <w:hyperlink w:anchor="_1b2eec63ad4ef6c72d57b9985e0346ff" w:history="1">
        <w:r w:rsidR="006977BE">
          <w:rPr>
            <w:rStyle w:val="Hyperlink"/>
          </w:rPr>
          <w:t>ResourceReference</w:t>
        </w:r>
      </w:hyperlink>
    </w:p>
    <w:p w14:paraId="65AE9B61" w14:textId="77777777" w:rsidR="0063570E" w:rsidRDefault="0063570E" w:rsidP="00383490"/>
    <w:p w14:paraId="768BC1F6" w14:textId="77777777" w:rsidR="00A855E6" w:rsidRDefault="00383490" w:rsidP="00263593">
      <w:r w:rsidRPr="00875584">
        <w:rPr>
          <w:rFonts w:ascii="Arial" w:hAnsi="Arial"/>
          <w:b/>
          <w:sz w:val="24"/>
          <w:szCs w:val="24"/>
        </w:rPr>
        <w:t>Constraints</w:t>
      </w:r>
    </w:p>
    <w:p w14:paraId="6A9CEAFB" w14:textId="77777777" w:rsidR="0087616E" w:rsidRPr="00BC6BEC" w:rsidRDefault="0087616E" w:rsidP="00263593">
      <w:pPr>
        <w:rPr>
          <w:rFonts w:ascii="Arial" w:hAnsi="Arial"/>
          <w:b/>
          <w:sz w:val="24"/>
          <w:szCs w:val="24"/>
        </w:rPr>
      </w:pPr>
    </w:p>
    <w:p w14:paraId="20EF9FB0"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version</w:t>
      </w:r>
      <w:proofErr w:type="gramEnd"/>
    </w:p>
    <w:p w14:paraId="23CDEA1F" w14:textId="77777777" w:rsidR="00B51031" w:rsidRDefault="0018237F">
      <w:r>
        <w:t>There must be at most 1 imported &lt;&lt;CodeSystemVersionReference&gt;&gt; Package.</w:t>
      </w:r>
    </w:p>
    <w:p w14:paraId="2D9B702B" w14:textId="77777777" w:rsidR="00377E18" w:rsidRDefault="00CF06F6" w:rsidP="00377E18">
      <w:pPr>
        <w:ind w:left="3600" w:firstLine="720"/>
      </w:pPr>
      <w:r w:rsidRPr="00467F03">
        <w:t>[Binary]</w:t>
      </w:r>
    </w:p>
    <w:p w14:paraId="3F2AF158" w14:textId="77777777" w:rsidR="008B78EB" w:rsidRDefault="004B279F" w:rsidP="00ED4063">
      <w:proofErr w:type="gramStart"/>
      <w:r w:rsidRPr="0047488C">
        <w:rPr>
          <w:rFonts w:ascii="Courier" w:hAnsi="Courier"/>
        </w:rPr>
        <w:t>self.base</w:t>
      </w:r>
      <w:proofErr w:type="gramEnd"/>
      <w:r w:rsidRPr="0047488C">
        <w:rPr>
          <w:rFonts w:ascii="Courier" w:hAnsi="Courier"/>
        </w:rPr>
        <w:t>_Package.packageImport.importedPackage-&gt;select(p|p.stereotypedBy('CodeSystemVersionReference'))-&gt;size()&lt;=1</w:t>
      </w:r>
    </w:p>
    <w:p w14:paraId="6D79A0FF" w14:textId="77777777" w:rsidR="002C0F83" w:rsidRPr="005F31BE" w:rsidRDefault="00F851FF" w:rsidP="005F31BE">
      <w:pPr>
        <w:pStyle w:val="Heading4"/>
      </w:pPr>
      <w:bookmarkStart w:id="259" w:name="_e055a6cce06d0838055b62dbfbf235f2"/>
      <w:bookmarkStart w:id="260" w:name="_Toc285534725"/>
      <w:r w:rsidRPr="005F31BE">
        <w:t>&lt;Stereotype&gt; CodeSystemReferenceInstance</w:t>
      </w:r>
      <w:bookmarkEnd w:id="259"/>
      <w:bookmarkEnd w:id="260"/>
    </w:p>
    <w:p w14:paraId="6E224348" w14:textId="77777777" w:rsidR="0063570E" w:rsidRDefault="0063570E" w:rsidP="00383490"/>
    <w:p w14:paraId="337C09AF" w14:textId="77777777" w:rsidR="00A855E6" w:rsidRDefault="00383490" w:rsidP="00263593">
      <w:r w:rsidRPr="00875584">
        <w:rPr>
          <w:rFonts w:ascii="Arial" w:hAnsi="Arial"/>
          <w:b/>
          <w:sz w:val="24"/>
          <w:szCs w:val="24"/>
        </w:rPr>
        <w:t>Description</w:t>
      </w:r>
    </w:p>
    <w:p w14:paraId="388C4109" w14:textId="77777777" w:rsidR="00B51031" w:rsidRDefault="0018237F">
      <w:r>
        <w:rPr>
          <w:b/>
          <w:bCs/>
        </w:rPr>
        <w:t>CodeSystemReferenceInstance</w:t>
      </w:r>
      <w:r>
        <w:t xml:space="preserve"> represents the optional link between a </w:t>
      </w:r>
      <w:r>
        <w:rPr>
          <w:b/>
          <w:bCs/>
        </w:rPr>
        <w:t xml:space="preserve">ConceptReference </w:t>
      </w:r>
      <w:r>
        <w:t>and a describing code system and optional version.</w:t>
      </w:r>
    </w:p>
    <w:p w14:paraId="77A7D487" w14:textId="77777777" w:rsidR="00377E18" w:rsidRDefault="00C51B43" w:rsidP="00377E18">
      <w:pPr>
        <w:ind w:left="720" w:firstLine="720"/>
      </w:pPr>
      <w:r>
        <w:t xml:space="preserve"> </w:t>
      </w:r>
    </w:p>
    <w:p w14:paraId="7C912C36" w14:textId="77777777" w:rsidR="0063570E" w:rsidRDefault="0063570E" w:rsidP="00383490"/>
    <w:p w14:paraId="685A067B" w14:textId="77777777" w:rsidR="00A855E6" w:rsidRDefault="00383490" w:rsidP="00263593">
      <w:r w:rsidRPr="00875584">
        <w:rPr>
          <w:rFonts w:ascii="Arial" w:hAnsi="Arial"/>
          <w:b/>
          <w:sz w:val="24"/>
          <w:szCs w:val="24"/>
        </w:rPr>
        <w:t>Diagrams</w:t>
      </w:r>
    </w:p>
    <w:p w14:paraId="60B7880E" w14:textId="77777777" w:rsidR="00A93FDC" w:rsidRDefault="008917FF" w:rsidP="00CB0928">
      <w:pPr>
        <w:ind w:left="720"/>
      </w:pPr>
      <w:hyperlink w:anchor="_6d065336864e77a240c6e7a3eb36e8cd" w:history="1">
        <w:r w:rsidR="003E7695">
          <w:rPr>
            <w:rStyle w:val="Hyperlink"/>
          </w:rPr>
          <w:t>Resource Reference Relationships</w:t>
        </w:r>
      </w:hyperlink>
    </w:p>
    <w:p w14:paraId="7BEB6616" w14:textId="77777777" w:rsidR="0063570E" w:rsidRDefault="0063570E" w:rsidP="00383490"/>
    <w:p w14:paraId="10B85481" w14:textId="77777777" w:rsidR="00A855E6" w:rsidRDefault="00383490" w:rsidP="00263593">
      <w:r w:rsidRPr="00875584">
        <w:rPr>
          <w:rFonts w:ascii="Arial" w:hAnsi="Arial"/>
          <w:b/>
          <w:sz w:val="24"/>
          <w:szCs w:val="24"/>
        </w:rPr>
        <w:t>Direct Superclasses (Generalization)</w:t>
      </w:r>
    </w:p>
    <w:p w14:paraId="0A8E8BBE" w14:textId="77777777" w:rsidR="00377E18" w:rsidRDefault="008917FF" w:rsidP="00B51B66">
      <w:pPr>
        <w:ind w:firstLine="720"/>
      </w:pPr>
      <w:hyperlink w:anchor="_9d682f32f4917feea358e696d1fd146d" w:history="1">
        <w:r w:rsidR="006977BE">
          <w:rPr>
            <w:rStyle w:val="Hyperlink"/>
          </w:rPr>
          <w:t>ResourceReferenceInstance</w:t>
        </w:r>
      </w:hyperlink>
    </w:p>
    <w:p w14:paraId="1993B851" w14:textId="77777777" w:rsidR="0063570E" w:rsidRDefault="0063570E" w:rsidP="00383490"/>
    <w:p w14:paraId="5312A90E" w14:textId="77777777" w:rsidR="00A855E6" w:rsidRDefault="00383490" w:rsidP="00263593">
      <w:r w:rsidRPr="00875584">
        <w:rPr>
          <w:rFonts w:ascii="Arial" w:hAnsi="Arial"/>
          <w:b/>
          <w:sz w:val="24"/>
          <w:szCs w:val="24"/>
        </w:rPr>
        <w:t>Constraints</w:t>
      </w:r>
    </w:p>
    <w:p w14:paraId="0DEC6FAE" w14:textId="77777777" w:rsidR="0087616E" w:rsidRPr="00BC6BEC" w:rsidRDefault="0087616E" w:rsidP="00263593">
      <w:pPr>
        <w:rPr>
          <w:rFonts w:ascii="Arial" w:hAnsi="Arial"/>
          <w:b/>
          <w:sz w:val="24"/>
          <w:szCs w:val="24"/>
        </w:rPr>
      </w:pPr>
    </w:p>
    <w:p w14:paraId="428527C6"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isCodeSystemReference</w:t>
      </w:r>
      <w:proofErr w:type="gramEnd"/>
    </w:p>
    <w:p w14:paraId="0953AE4D" w14:textId="77777777" w:rsidR="00B51031" w:rsidRDefault="0018237F">
      <w:r>
        <w:t>Must be a valid instance of a CodeSystemReference.</w:t>
      </w:r>
    </w:p>
    <w:p w14:paraId="6A526B81" w14:textId="77777777" w:rsidR="00377E18" w:rsidRDefault="00CF06F6" w:rsidP="00377E18">
      <w:pPr>
        <w:ind w:left="3600" w:firstLine="720"/>
      </w:pPr>
      <w:r w:rsidRPr="00467F03">
        <w:t>[OCL]</w:t>
      </w:r>
    </w:p>
    <w:p w14:paraId="76F32228"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 xml:space="preserve">_Abstraction.supplier-&gt;forAll(x|x.stereotypedBy('CodeSystemReference'))   </w:t>
      </w:r>
    </w:p>
    <w:p w14:paraId="687240C1" w14:textId="77777777" w:rsidR="002C0F83" w:rsidRPr="005F31BE" w:rsidRDefault="00F851FF" w:rsidP="005F31BE">
      <w:pPr>
        <w:pStyle w:val="Heading4"/>
      </w:pPr>
      <w:bookmarkStart w:id="261" w:name="_9a8de95c38ebe2d6ce506cbc9bef7b7a"/>
      <w:bookmarkStart w:id="262" w:name="_Toc285534726"/>
      <w:r w:rsidRPr="005F31BE">
        <w:t>&lt;Stereotype&gt; CodeSystemVersionReference</w:t>
      </w:r>
      <w:bookmarkEnd w:id="261"/>
      <w:bookmarkEnd w:id="262"/>
    </w:p>
    <w:p w14:paraId="022B1F6F" w14:textId="77777777" w:rsidR="0063570E" w:rsidRDefault="0063570E" w:rsidP="00383490"/>
    <w:p w14:paraId="4B618757" w14:textId="77777777" w:rsidR="00A855E6" w:rsidRDefault="00383490" w:rsidP="00263593">
      <w:r w:rsidRPr="00875584">
        <w:rPr>
          <w:rFonts w:ascii="Arial" w:hAnsi="Arial"/>
          <w:b/>
          <w:sz w:val="24"/>
          <w:szCs w:val="24"/>
        </w:rPr>
        <w:t>Description</w:t>
      </w:r>
    </w:p>
    <w:p w14:paraId="77920047" w14:textId="77777777" w:rsidR="00B51031" w:rsidRDefault="0018237F">
      <w:proofErr w:type="gramStart"/>
      <w:r>
        <w:t>A URI referencing a specific version of a code system.</w:t>
      </w:r>
      <w:proofErr w:type="gramEnd"/>
      <w:r>
        <w:t xml:space="preserve">  Note, while UML </w:t>
      </w:r>
      <w:r>
        <w:rPr>
          <w:b/>
          <w:bCs/>
        </w:rPr>
        <w:t>Package</w:t>
      </w:r>
      <w:r>
        <w:t xml:space="preserve"> is used as the base for the </w:t>
      </w:r>
      <w:r>
        <w:rPr>
          <w:b/>
          <w:bCs/>
        </w:rPr>
        <w:t>CodeSystemVersionReference</w:t>
      </w:r>
      <w:r>
        <w:t xml:space="preserve"> stereotype, a </w:t>
      </w:r>
      <w:r>
        <w:rPr>
          <w:b/>
          <w:bCs/>
        </w:rPr>
        <w:t>Package</w:t>
      </w:r>
      <w:r>
        <w:t xml:space="preserve"> extended by </w:t>
      </w:r>
      <w:r>
        <w:rPr>
          <w:b/>
          <w:bCs/>
        </w:rPr>
        <w:t>CodeSystemVersionReference</w:t>
      </w:r>
      <w:r>
        <w:t xml:space="preserve"> may not have any members. It is simply the </w:t>
      </w:r>
      <w:r>
        <w:rPr>
          <w:u w:val="single"/>
        </w:rPr>
        <w:t>name</w:t>
      </w:r>
      <w:r>
        <w:t xml:space="preserve"> of a code system version and not the actual entity itself.</w:t>
      </w:r>
    </w:p>
    <w:p w14:paraId="3721954F" w14:textId="77777777" w:rsidR="00377E18" w:rsidRDefault="00C51B43" w:rsidP="00377E18">
      <w:pPr>
        <w:ind w:left="720" w:firstLine="720"/>
      </w:pPr>
      <w:r>
        <w:t xml:space="preserve"> </w:t>
      </w:r>
    </w:p>
    <w:p w14:paraId="1E69D8BC" w14:textId="77777777" w:rsidR="0063570E" w:rsidRDefault="0063570E" w:rsidP="00383490"/>
    <w:p w14:paraId="5DAC6063" w14:textId="77777777" w:rsidR="00A855E6" w:rsidRDefault="00383490" w:rsidP="00263593">
      <w:r w:rsidRPr="00875584">
        <w:rPr>
          <w:rFonts w:ascii="Arial" w:hAnsi="Arial"/>
          <w:b/>
          <w:sz w:val="24"/>
          <w:szCs w:val="24"/>
        </w:rPr>
        <w:t>Diagrams</w:t>
      </w:r>
    </w:p>
    <w:p w14:paraId="38FAA9BB" w14:textId="77777777" w:rsidR="00A93FDC" w:rsidRDefault="008917FF" w:rsidP="00CB0928">
      <w:pPr>
        <w:ind w:left="720"/>
      </w:pPr>
      <w:hyperlink w:anchor="_aa2597b87275ed4e1724a94a9c31d90b" w:history="1">
        <w:r w:rsidR="003E7695">
          <w:rPr>
            <w:rStyle w:val="Hyperlink"/>
          </w:rPr>
          <w:t>Resource References</w:t>
        </w:r>
      </w:hyperlink>
    </w:p>
    <w:p w14:paraId="034E36C4" w14:textId="77777777" w:rsidR="0063570E" w:rsidRDefault="0063570E" w:rsidP="00383490"/>
    <w:p w14:paraId="6A97A9C8" w14:textId="77777777" w:rsidR="00A855E6" w:rsidRDefault="00383490" w:rsidP="00263593">
      <w:r w:rsidRPr="00875584">
        <w:rPr>
          <w:rFonts w:ascii="Arial" w:hAnsi="Arial"/>
          <w:b/>
          <w:sz w:val="24"/>
          <w:szCs w:val="24"/>
        </w:rPr>
        <w:t>Direct Superclasses (Generalization)</w:t>
      </w:r>
    </w:p>
    <w:p w14:paraId="575960C8" w14:textId="77777777" w:rsidR="00377E18" w:rsidRDefault="008917FF" w:rsidP="00B51B66">
      <w:pPr>
        <w:ind w:firstLine="720"/>
      </w:pPr>
      <w:hyperlink w:anchor="_1b2eec63ad4ef6c72d57b9985e0346ff" w:history="1">
        <w:r w:rsidR="006977BE">
          <w:rPr>
            <w:rStyle w:val="Hyperlink"/>
          </w:rPr>
          <w:t>ResourceReference</w:t>
        </w:r>
      </w:hyperlink>
    </w:p>
    <w:p w14:paraId="1AE2C48E" w14:textId="77777777" w:rsidR="0063570E" w:rsidRDefault="0063570E" w:rsidP="00383490"/>
    <w:p w14:paraId="089B44A5" w14:textId="77777777" w:rsidR="00A855E6" w:rsidRDefault="00383490" w:rsidP="00263593">
      <w:r w:rsidRPr="00875584">
        <w:rPr>
          <w:rFonts w:ascii="Arial" w:hAnsi="Arial"/>
          <w:b/>
          <w:sz w:val="24"/>
          <w:szCs w:val="24"/>
        </w:rPr>
        <w:t>Attributes</w:t>
      </w:r>
    </w:p>
    <w:p w14:paraId="47A5253D" w14:textId="77777777" w:rsidR="00DC3AE7" w:rsidRDefault="00DC3AE7" w:rsidP="00DC3AE7">
      <w:r w:rsidRPr="00DC3AE7">
        <w:t xml:space="preserve"> </w:t>
      </w:r>
    </w:p>
    <w:p w14:paraId="259270F3" w14:textId="77777777" w:rsidR="00B603FB" w:rsidRDefault="00B603FB" w:rsidP="008B78EB"/>
    <w:p w14:paraId="7E03E14E"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unnamed1 : TerminologyProfile::ValueSetDefinitionReference</w:t>
      </w:r>
    </w:p>
    <w:p w14:paraId="75E77507" w14:textId="77777777" w:rsidR="002C0F83" w:rsidRPr="005F31BE" w:rsidRDefault="00F851FF" w:rsidP="005F31BE">
      <w:pPr>
        <w:pStyle w:val="Heading4"/>
      </w:pPr>
      <w:bookmarkStart w:id="263" w:name="_57ae94153b82f28889d42ad4aa8fe1e0"/>
      <w:bookmarkStart w:id="264" w:name="_Toc285534727"/>
      <w:r w:rsidRPr="005F31BE">
        <w:t>&lt;Stereotype&gt; ConceptReference</w:t>
      </w:r>
      <w:bookmarkEnd w:id="263"/>
      <w:bookmarkEnd w:id="264"/>
    </w:p>
    <w:p w14:paraId="4B818BF2" w14:textId="77777777" w:rsidR="0063570E" w:rsidRDefault="0063570E" w:rsidP="00383490"/>
    <w:p w14:paraId="43E2AD3D" w14:textId="77777777" w:rsidR="00A855E6" w:rsidRDefault="00383490" w:rsidP="00263593">
      <w:r w:rsidRPr="00875584">
        <w:rPr>
          <w:rFonts w:ascii="Arial" w:hAnsi="Arial"/>
          <w:b/>
          <w:sz w:val="24"/>
          <w:szCs w:val="24"/>
        </w:rPr>
        <w:t>Description</w:t>
      </w:r>
    </w:p>
    <w:p w14:paraId="6A1CCD55" w14:textId="7F170130" w:rsidR="00B51031" w:rsidRDefault="0018237F">
      <w:r>
        <w:t xml:space="preserve">A URI uniquely </w:t>
      </w:r>
      <w:del w:id="265" w:author="Alpha Omega" w:date="2015-02-14T13:35:00Z">
        <w:r w:rsidDel="00026C81">
          <w:delText>identifing</w:delText>
        </w:r>
      </w:del>
      <w:ins w:id="266" w:author="Alpha Omega" w:date="2015-02-14T13:35:00Z">
        <w:r w:rsidR="00026C81">
          <w:t>identifying</w:t>
        </w:r>
      </w:ins>
      <w:r>
        <w:t xml:space="preserve"> a "concept" (aka. class, entity, individual or, in some contexts "term"), accompanied by additional information conveying the intended meaning, code and source of the information used to determine the intent of the URI.</w:t>
      </w:r>
    </w:p>
    <w:p w14:paraId="6DFE1D5A" w14:textId="77777777" w:rsidR="00B51031" w:rsidRDefault="0018237F">
      <w:r>
        <w:t xml:space="preserve"> </w:t>
      </w:r>
    </w:p>
    <w:p w14:paraId="48B8FFFA" w14:textId="77777777" w:rsidR="00B51031" w:rsidRDefault="0018237F">
      <w:r>
        <w:rPr>
          <w:b/>
          <w:bCs/>
        </w:rPr>
        <w:t>ConceptReference</w:t>
      </w:r>
      <w:r>
        <w:t xml:space="preserve"> can be used to bind a </w:t>
      </w:r>
      <w:r>
        <w:rPr>
          <w:b/>
          <w:bCs/>
        </w:rPr>
        <w:t>Class</w:t>
      </w:r>
      <w:r>
        <w:t xml:space="preserve"> or </w:t>
      </w:r>
      <w:r>
        <w:rPr>
          <w:b/>
          <w:bCs/>
        </w:rPr>
        <w:t>DataType</w:t>
      </w:r>
      <w:r>
        <w:t xml:space="preserve"> constraint to its terminology binding (aka "meaning" in ISO 11179-3). </w:t>
      </w:r>
      <w:r>
        <w:rPr>
          <w:b/>
          <w:bCs/>
        </w:rPr>
        <w:t>ConceptReference</w:t>
      </w:r>
      <w:r>
        <w:t xml:space="preserve"> may also be associated with a describing code system and optional code system version by a usage relationship whose client is </w:t>
      </w:r>
      <w:r>
        <w:rPr>
          <w:b/>
          <w:bCs/>
        </w:rPr>
        <w:t>ConceptReference</w:t>
      </w:r>
      <w:r>
        <w:t xml:space="preserve"> and whose supplier is </w:t>
      </w:r>
      <w:r>
        <w:rPr>
          <w:b/>
          <w:bCs/>
        </w:rPr>
        <w:t>CodeSystemReference</w:t>
      </w:r>
      <w:r>
        <w:t>.  The purpose of this association is to identify the particular description that was used when selecting the concept reference.</w:t>
      </w:r>
    </w:p>
    <w:p w14:paraId="7C410471" w14:textId="77777777" w:rsidR="00377E18" w:rsidRDefault="00C51B43" w:rsidP="00377E18">
      <w:pPr>
        <w:ind w:left="720" w:firstLine="720"/>
      </w:pPr>
      <w:r>
        <w:t xml:space="preserve"> </w:t>
      </w:r>
    </w:p>
    <w:p w14:paraId="65544F18" w14:textId="77777777" w:rsidR="0063570E" w:rsidRDefault="0063570E" w:rsidP="00383490"/>
    <w:p w14:paraId="6E6B4939" w14:textId="77777777" w:rsidR="00A855E6" w:rsidRDefault="00383490" w:rsidP="00263593">
      <w:r w:rsidRPr="00875584">
        <w:rPr>
          <w:rFonts w:ascii="Arial" w:hAnsi="Arial"/>
          <w:b/>
          <w:sz w:val="24"/>
          <w:szCs w:val="24"/>
        </w:rPr>
        <w:t>Diagrams</w:t>
      </w:r>
    </w:p>
    <w:p w14:paraId="24E4F310" w14:textId="77777777" w:rsidR="00A93FDC" w:rsidRDefault="008917FF" w:rsidP="00CB0928">
      <w:pPr>
        <w:ind w:left="720"/>
      </w:pPr>
      <w:hyperlink w:anchor="_aa2597b87275ed4e1724a94a9c31d90b" w:history="1">
        <w:r w:rsidR="003E7695">
          <w:rPr>
            <w:rStyle w:val="Hyperlink"/>
          </w:rPr>
          <w:t>Resource References</w:t>
        </w:r>
      </w:hyperlink>
    </w:p>
    <w:p w14:paraId="7E4D8141" w14:textId="77777777" w:rsidR="0063570E" w:rsidRDefault="0063570E" w:rsidP="00383490"/>
    <w:p w14:paraId="7E648FA6" w14:textId="77777777" w:rsidR="00A855E6" w:rsidRDefault="00383490" w:rsidP="00263593">
      <w:r w:rsidRPr="00875584">
        <w:rPr>
          <w:rFonts w:ascii="Arial" w:hAnsi="Arial"/>
          <w:b/>
          <w:sz w:val="24"/>
          <w:szCs w:val="24"/>
        </w:rPr>
        <w:t>Direct Superclasses (Generalization)</w:t>
      </w:r>
    </w:p>
    <w:p w14:paraId="72E7C904" w14:textId="77777777" w:rsidR="00377E18" w:rsidRDefault="008917FF" w:rsidP="00B51B66">
      <w:pPr>
        <w:ind w:firstLine="720"/>
      </w:pPr>
      <w:hyperlink w:anchor="_1b2eec63ad4ef6c72d57b9985e0346ff" w:history="1">
        <w:r w:rsidR="006977BE">
          <w:rPr>
            <w:rStyle w:val="Hyperlink"/>
          </w:rPr>
          <w:t>ResourceReference</w:t>
        </w:r>
      </w:hyperlink>
    </w:p>
    <w:p w14:paraId="41178614" w14:textId="77777777" w:rsidR="0063570E" w:rsidRDefault="0063570E" w:rsidP="00383490"/>
    <w:p w14:paraId="3E7F8F33" w14:textId="77777777" w:rsidR="00A855E6" w:rsidRDefault="00383490" w:rsidP="00263593">
      <w:r w:rsidRPr="00875584">
        <w:rPr>
          <w:rFonts w:ascii="Arial" w:hAnsi="Arial"/>
          <w:b/>
          <w:sz w:val="24"/>
          <w:szCs w:val="24"/>
        </w:rPr>
        <w:t>Constraints</w:t>
      </w:r>
    </w:p>
    <w:p w14:paraId="3EA55A83" w14:textId="77777777" w:rsidR="0087616E" w:rsidRPr="00BC6BEC" w:rsidRDefault="0087616E" w:rsidP="00263593">
      <w:pPr>
        <w:rPr>
          <w:rFonts w:ascii="Arial" w:hAnsi="Arial"/>
          <w:b/>
          <w:sz w:val="24"/>
          <w:szCs w:val="24"/>
        </w:rPr>
      </w:pPr>
    </w:p>
    <w:p w14:paraId="688E3C43"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describingCodeSystem</w:t>
      </w:r>
      <w:proofErr w:type="gramEnd"/>
    </w:p>
    <w:p w14:paraId="33AACD07" w14:textId="77777777" w:rsidR="00B51031" w:rsidRDefault="0018237F">
      <w:r>
        <w:t>Definition of describingCodeSystem</w:t>
      </w:r>
    </w:p>
    <w:p w14:paraId="3A885498" w14:textId="77777777" w:rsidR="00B51031" w:rsidRDefault="0018237F">
      <w:proofErr w:type="gramStart"/>
      <w:r>
        <w:t>describingCodeSystem</w:t>
      </w:r>
      <w:proofErr w:type="gramEnd"/>
      <w:r>
        <w:t>:=self.base_*.clientDependency.supplier-&gt;select(p|p.stereotypedBy('CodeSystemReference'))-&gt;asSequence()-&gt;first()</w:t>
      </w:r>
    </w:p>
    <w:p w14:paraId="1B2216E6" w14:textId="77777777" w:rsidR="00377E18" w:rsidRDefault="00CF06F6" w:rsidP="00377E18">
      <w:pPr>
        <w:ind w:left="3600" w:firstLine="720"/>
      </w:pPr>
      <w:r w:rsidRPr="00467F03">
        <w:t>[English]</w:t>
      </w:r>
    </w:p>
    <w:p w14:paraId="05D53A91" w14:textId="77777777" w:rsidR="008B78EB" w:rsidRDefault="004B279F" w:rsidP="00ED4063">
      <w:proofErr w:type="gramStart"/>
      <w:r w:rsidRPr="0047488C">
        <w:rPr>
          <w:rFonts w:ascii="Courier" w:hAnsi="Courier"/>
        </w:rPr>
        <w:t>describingCodeSystem</w:t>
      </w:r>
      <w:proofErr w:type="gramEnd"/>
      <w:r w:rsidRPr="0047488C">
        <w:rPr>
          <w:rFonts w:ascii="Courier" w:hAnsi="Courier"/>
        </w:rPr>
        <w:t>:=self.base_*.clientDependency.supplier-&gt;select(p|p.stereotypedBy('CodeSystemReference'))-&gt;asSequence()-&gt;first()</w:t>
      </w:r>
    </w:p>
    <w:p w14:paraId="60348B50" w14:textId="77777777" w:rsidR="002C0F83" w:rsidRPr="005F31BE" w:rsidRDefault="00F851FF" w:rsidP="005F31BE">
      <w:pPr>
        <w:pStyle w:val="Heading4"/>
      </w:pPr>
      <w:bookmarkStart w:id="267" w:name="_6a2f733d1d3ea9bc232f96caadb113e1"/>
      <w:bookmarkStart w:id="268" w:name="_Toc285534728"/>
      <w:r w:rsidRPr="005F31BE">
        <w:t>&lt;Stereotype&gt; ConceptReferenceInstance</w:t>
      </w:r>
      <w:bookmarkEnd w:id="267"/>
      <w:bookmarkEnd w:id="268"/>
    </w:p>
    <w:p w14:paraId="5AD17692" w14:textId="77777777" w:rsidR="0063570E" w:rsidRDefault="0063570E" w:rsidP="00383490"/>
    <w:p w14:paraId="30BE9834" w14:textId="77777777" w:rsidR="00A855E6" w:rsidRDefault="00383490" w:rsidP="00263593">
      <w:r w:rsidRPr="00875584">
        <w:rPr>
          <w:rFonts w:ascii="Arial" w:hAnsi="Arial"/>
          <w:b/>
          <w:sz w:val="24"/>
          <w:szCs w:val="24"/>
        </w:rPr>
        <w:t>Description</w:t>
      </w:r>
    </w:p>
    <w:p w14:paraId="1AE1E294" w14:textId="77777777" w:rsidR="00B51031" w:rsidRDefault="0018237F">
      <w:r>
        <w:t xml:space="preserve">A </w:t>
      </w:r>
      <w:r>
        <w:rPr>
          <w:b/>
          <w:bCs/>
        </w:rPr>
        <w:t>ConceptReferenceInstance</w:t>
      </w:r>
      <w:r>
        <w:t xml:space="preserve"> associates a referencing element with a corresponding </w:t>
      </w:r>
      <w:r>
        <w:rPr>
          <w:b/>
          <w:bCs/>
        </w:rPr>
        <w:t>ConceptReference</w:t>
      </w:r>
      <w:r>
        <w:t xml:space="preserve">.  It is used to link a </w:t>
      </w:r>
      <w:r>
        <w:rPr>
          <w:b/>
          <w:bCs/>
        </w:rPr>
        <w:t>PermissibleValue</w:t>
      </w:r>
      <w:r>
        <w:t xml:space="preserve"> with a value meaning, an </w:t>
      </w:r>
      <w:r>
        <w:rPr>
          <w:b/>
          <w:bCs/>
        </w:rPr>
        <w:t>ObjectConstraint</w:t>
      </w:r>
      <w:r>
        <w:t xml:space="preserve"> with what the constraint is "about" (aka. "</w:t>
      </w:r>
      <w:proofErr w:type="gramStart"/>
      <w:r>
        <w:t>meaning</w:t>
      </w:r>
      <w:proofErr w:type="gramEnd"/>
      <w:r>
        <w:t xml:space="preserve"> in ISO 11179) and to identify the possible and assumed values for a </w:t>
      </w:r>
      <w:r>
        <w:rPr>
          <w:b/>
          <w:bCs/>
        </w:rPr>
        <w:t>ConceptReferenceConstraint</w:t>
      </w:r>
      <w:r>
        <w:t>.</w:t>
      </w:r>
    </w:p>
    <w:p w14:paraId="66BDF984" w14:textId="77777777" w:rsidR="00377E18" w:rsidRDefault="00C51B43" w:rsidP="00377E18">
      <w:pPr>
        <w:ind w:left="720" w:firstLine="720"/>
      </w:pPr>
      <w:r>
        <w:t xml:space="preserve"> </w:t>
      </w:r>
    </w:p>
    <w:p w14:paraId="211A2E2C" w14:textId="77777777" w:rsidR="0063570E" w:rsidRDefault="0063570E" w:rsidP="00383490"/>
    <w:p w14:paraId="046A1312" w14:textId="77777777" w:rsidR="00A855E6" w:rsidRDefault="00383490" w:rsidP="00263593">
      <w:r w:rsidRPr="00875584">
        <w:rPr>
          <w:rFonts w:ascii="Arial" w:hAnsi="Arial"/>
          <w:b/>
          <w:sz w:val="24"/>
          <w:szCs w:val="24"/>
        </w:rPr>
        <w:t>Diagrams</w:t>
      </w:r>
    </w:p>
    <w:p w14:paraId="746A5F25" w14:textId="77777777" w:rsidR="00A93FDC" w:rsidRDefault="008917FF" w:rsidP="00CB0928">
      <w:pPr>
        <w:ind w:left="720"/>
      </w:pPr>
      <w:hyperlink w:anchor="_6d065336864e77a240c6e7a3eb36e8cd" w:history="1">
        <w:r w:rsidR="003E7695">
          <w:rPr>
            <w:rStyle w:val="Hyperlink"/>
          </w:rPr>
          <w:t>Resource Reference Relationships</w:t>
        </w:r>
      </w:hyperlink>
    </w:p>
    <w:p w14:paraId="2FD104D4" w14:textId="77777777" w:rsidR="0063570E" w:rsidRDefault="0063570E" w:rsidP="00383490"/>
    <w:p w14:paraId="00B3128F" w14:textId="77777777" w:rsidR="00A855E6" w:rsidRDefault="00383490" w:rsidP="00263593">
      <w:r w:rsidRPr="00875584">
        <w:rPr>
          <w:rFonts w:ascii="Arial" w:hAnsi="Arial"/>
          <w:b/>
          <w:sz w:val="24"/>
          <w:szCs w:val="24"/>
        </w:rPr>
        <w:t>Direct Superclasses (Generalization)</w:t>
      </w:r>
    </w:p>
    <w:p w14:paraId="70DBADBF" w14:textId="77777777" w:rsidR="00377E18" w:rsidRDefault="008917FF" w:rsidP="00B51B66">
      <w:pPr>
        <w:ind w:firstLine="720"/>
      </w:pPr>
      <w:hyperlink w:anchor="_9d682f32f4917feea358e696d1fd146d" w:history="1">
        <w:r w:rsidR="006977BE">
          <w:rPr>
            <w:rStyle w:val="Hyperlink"/>
          </w:rPr>
          <w:t>ResourceReferenceInstance</w:t>
        </w:r>
      </w:hyperlink>
    </w:p>
    <w:p w14:paraId="36A56243" w14:textId="77777777" w:rsidR="0063570E" w:rsidRDefault="0063570E" w:rsidP="00383490"/>
    <w:p w14:paraId="01B77CAF" w14:textId="77777777" w:rsidR="00A855E6" w:rsidRDefault="00383490" w:rsidP="00263593">
      <w:r w:rsidRPr="00875584">
        <w:rPr>
          <w:rFonts w:ascii="Arial" w:hAnsi="Arial"/>
          <w:b/>
          <w:sz w:val="24"/>
          <w:szCs w:val="24"/>
        </w:rPr>
        <w:t>Direct Subclasses (Specialization)</w:t>
      </w:r>
    </w:p>
    <w:p w14:paraId="7736FEF7" w14:textId="77777777" w:rsidR="00377E18" w:rsidRDefault="008917FF" w:rsidP="00B51B66">
      <w:pPr>
        <w:ind w:firstLine="720"/>
      </w:pPr>
      <w:hyperlink w:anchor="_7c76bb5bbde4643a957c898bfc8af67a" w:history="1">
        <w:r w:rsidR="006977BE">
          <w:rPr>
            <w:rStyle w:val="Hyperlink"/>
          </w:rPr>
          <w:t>AssumedValue</w:t>
        </w:r>
      </w:hyperlink>
      <w:r w:rsidR="006977BE">
        <w:t xml:space="preserve">, </w:t>
      </w:r>
    </w:p>
    <w:p w14:paraId="13E04F2F" w14:textId="77777777" w:rsidR="00377E18" w:rsidRDefault="008917FF" w:rsidP="00B51B66">
      <w:pPr>
        <w:ind w:firstLine="720"/>
      </w:pPr>
      <w:hyperlink w:anchor="_ef85d33c740061c0c756c4e535c34ccc" w:history="1">
        <w:r w:rsidR="006977BE">
          <w:rPr>
            <w:rStyle w:val="Hyperlink"/>
          </w:rPr>
          <w:t>PossibleValue</w:t>
        </w:r>
      </w:hyperlink>
    </w:p>
    <w:p w14:paraId="1F4A7573" w14:textId="77777777" w:rsidR="0063570E" w:rsidRDefault="0063570E" w:rsidP="00383490"/>
    <w:p w14:paraId="0688792C" w14:textId="77777777" w:rsidR="00A855E6" w:rsidRDefault="00383490" w:rsidP="00263593">
      <w:r w:rsidRPr="00875584">
        <w:rPr>
          <w:rFonts w:ascii="Arial" w:hAnsi="Arial"/>
          <w:b/>
          <w:sz w:val="24"/>
          <w:szCs w:val="24"/>
        </w:rPr>
        <w:t>Constraints</w:t>
      </w:r>
    </w:p>
    <w:p w14:paraId="3C9D4FE5" w14:textId="77777777" w:rsidR="0087616E" w:rsidRPr="00BC6BEC" w:rsidRDefault="0087616E" w:rsidP="00263593">
      <w:pPr>
        <w:rPr>
          <w:rFonts w:ascii="Arial" w:hAnsi="Arial"/>
          <w:b/>
          <w:sz w:val="24"/>
          <w:szCs w:val="24"/>
        </w:rPr>
      </w:pPr>
    </w:p>
    <w:p w14:paraId="7A0EE5E5"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isConceptReference</w:t>
      </w:r>
      <w:proofErr w:type="gramEnd"/>
    </w:p>
    <w:p w14:paraId="28967D00" w14:textId="77777777" w:rsidR="00B51031" w:rsidRDefault="0018237F">
      <w:r>
        <w:t>There must be one &lt;&lt;PermissibleValue&gt;&gt; or &lt;&lt;ConceptReference&gt;&gt; client and one &lt;&lt;ConceptReference&gt;&gt; supplier.</w:t>
      </w:r>
    </w:p>
    <w:p w14:paraId="304637C0" w14:textId="77777777" w:rsidR="00377E18" w:rsidRDefault="00CF06F6" w:rsidP="00377E18">
      <w:pPr>
        <w:ind w:left="3600" w:firstLine="720"/>
      </w:pPr>
      <w:r w:rsidRPr="00467F03">
        <w:t>[OCL]</w:t>
      </w:r>
    </w:p>
    <w:p w14:paraId="10D596EC" w14:textId="77777777" w:rsidR="008B78EB" w:rsidRDefault="004B279F" w:rsidP="00ED4063">
      <w:proofErr w:type="gramStart"/>
      <w:r w:rsidRPr="0047488C">
        <w:rPr>
          <w:rFonts w:ascii="Courier" w:hAnsi="Courier"/>
        </w:rPr>
        <w:t>self.base</w:t>
      </w:r>
      <w:proofErr w:type="gramEnd"/>
      <w:r w:rsidRPr="0047488C">
        <w:rPr>
          <w:rFonts w:ascii="Courier" w:hAnsi="Courier"/>
        </w:rPr>
        <w:t xml:space="preserve">_Abstraction.client-&gt;select(c|c.stereotypedBy('PermissibleValue') or c.stereotypedBy('ConceptReference'))-&gt;size()=1 and  self.base_Abstraction.supplier-&gt;select(c|c.stereotypedBy('ConceptReference'))-&gt;size()=1 </w:t>
      </w:r>
    </w:p>
    <w:p w14:paraId="6D0B8ADD" w14:textId="77777777" w:rsidR="002C0F83" w:rsidRPr="005F31BE" w:rsidRDefault="00F851FF" w:rsidP="005F31BE">
      <w:pPr>
        <w:pStyle w:val="Heading4"/>
      </w:pPr>
      <w:bookmarkStart w:id="269" w:name="_Toc285534729"/>
      <w:r w:rsidRPr="005F31BE">
        <w:t>&lt;Stereotype&gt; DataBinding</w:t>
      </w:r>
      <w:bookmarkEnd w:id="269"/>
    </w:p>
    <w:p w14:paraId="6EDB23CA" w14:textId="77777777" w:rsidR="0063570E" w:rsidRDefault="0063570E" w:rsidP="00383490"/>
    <w:p w14:paraId="67F8DE9D" w14:textId="77777777" w:rsidR="00A855E6" w:rsidRDefault="00383490" w:rsidP="00263593">
      <w:r w:rsidRPr="00875584">
        <w:rPr>
          <w:rFonts w:ascii="Arial" w:hAnsi="Arial"/>
          <w:b/>
          <w:sz w:val="24"/>
          <w:szCs w:val="24"/>
        </w:rPr>
        <w:t>Description</w:t>
      </w:r>
    </w:p>
    <w:p w14:paraId="51810BF8" w14:textId="77777777" w:rsidR="00B51031" w:rsidRDefault="0018237F">
      <w:r>
        <w:t xml:space="preserve">The </w:t>
      </w:r>
      <w:r>
        <w:rPr>
          <w:b/>
          <w:bCs/>
        </w:rPr>
        <w:t>DataBinding</w:t>
      </w:r>
      <w:r>
        <w:t xml:space="preserve"> stereotype identifies a "bridge" class providing a mapping between an internal AML data type identified by the </w:t>
      </w:r>
      <w:r>
        <w:rPr>
          <w:b/>
          <w:bCs/>
        </w:rPr>
        <w:t>AMLDataType</w:t>
      </w:r>
      <w:r>
        <w:t xml:space="preserve"> stereotype and a corresponding Reference Model </w:t>
      </w:r>
      <w:r>
        <w:rPr>
          <w:b/>
          <w:bCs/>
        </w:rPr>
        <w:t>DataType</w:t>
      </w:r>
      <w:r>
        <w:t xml:space="preserve"> or </w:t>
      </w:r>
      <w:r>
        <w:rPr>
          <w:b/>
          <w:bCs/>
        </w:rPr>
        <w:t xml:space="preserve">Class </w:t>
      </w:r>
      <w:r>
        <w:t xml:space="preserve">identified by the </w:t>
      </w:r>
      <w:r>
        <w:rPr>
          <w:b/>
          <w:bCs/>
        </w:rPr>
        <w:t>MappedDataType</w:t>
      </w:r>
      <w:r>
        <w:t xml:space="preserve"> stereotype. </w:t>
      </w:r>
    </w:p>
    <w:p w14:paraId="5EB50840" w14:textId="77777777" w:rsidR="00B51031" w:rsidRDefault="0018237F">
      <w:r>
        <w:t xml:space="preserve"> </w:t>
      </w:r>
    </w:p>
    <w:p w14:paraId="620A7350" w14:textId="77777777" w:rsidR="00B51031" w:rsidRDefault="0018237F">
      <w:r>
        <w:t>The Class or DataType extended by a DataBinding functions as the base point for AML constraints.</w:t>
      </w:r>
    </w:p>
    <w:p w14:paraId="45F6ABC3" w14:textId="77777777" w:rsidR="00377E18" w:rsidRDefault="00C51B43" w:rsidP="00377E18">
      <w:pPr>
        <w:ind w:left="720" w:firstLine="720"/>
      </w:pPr>
      <w:r>
        <w:t xml:space="preserve"> </w:t>
      </w:r>
    </w:p>
    <w:p w14:paraId="232840AB" w14:textId="77777777" w:rsidR="0063570E" w:rsidRDefault="0063570E" w:rsidP="00383490"/>
    <w:p w14:paraId="5A459804" w14:textId="77777777" w:rsidR="00A855E6" w:rsidRDefault="00383490" w:rsidP="00263593">
      <w:r w:rsidRPr="00875584">
        <w:rPr>
          <w:rFonts w:ascii="Arial" w:hAnsi="Arial"/>
          <w:b/>
          <w:sz w:val="24"/>
          <w:szCs w:val="24"/>
        </w:rPr>
        <w:t>Diagrams</w:t>
      </w:r>
    </w:p>
    <w:p w14:paraId="3AE5BEA0" w14:textId="77777777" w:rsidR="00A93FDC" w:rsidRDefault="008917FF" w:rsidP="00CB0928">
      <w:pPr>
        <w:ind w:left="720"/>
      </w:pPr>
      <w:hyperlink w:anchor="_549d0bc2f9c4ac0312fc619b71bf4d08" w:history="1">
        <w:r w:rsidR="003E7695">
          <w:rPr>
            <w:rStyle w:val="Hyperlink"/>
          </w:rPr>
          <w:t>Reference Model Stereotypes</w:t>
        </w:r>
      </w:hyperlink>
    </w:p>
    <w:p w14:paraId="1ACECC8E" w14:textId="77777777" w:rsidR="0063570E" w:rsidRDefault="0063570E" w:rsidP="00383490"/>
    <w:p w14:paraId="0A8A218E" w14:textId="77777777" w:rsidR="00A855E6" w:rsidRDefault="00383490" w:rsidP="00263593">
      <w:r w:rsidRPr="00875584">
        <w:rPr>
          <w:rFonts w:ascii="Arial" w:hAnsi="Arial"/>
          <w:b/>
          <w:sz w:val="24"/>
          <w:szCs w:val="24"/>
        </w:rPr>
        <w:t>Constraints</w:t>
      </w:r>
    </w:p>
    <w:p w14:paraId="70360060" w14:textId="77777777" w:rsidR="0087616E" w:rsidRPr="00BC6BEC" w:rsidRDefault="0087616E" w:rsidP="00263593">
      <w:pPr>
        <w:rPr>
          <w:rFonts w:ascii="Arial" w:hAnsi="Arial"/>
          <w:b/>
          <w:sz w:val="24"/>
          <w:szCs w:val="24"/>
        </w:rPr>
      </w:pPr>
    </w:p>
    <w:p w14:paraId="62B96121"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oneAMLDataType1</w:t>
      </w:r>
      <w:proofErr w:type="gramEnd"/>
    </w:p>
    <w:p w14:paraId="7CD00B5F" w14:textId="77777777" w:rsidR="00B51031" w:rsidRDefault="0018237F">
      <w:r>
        <w:t>This Class must specialized an &lt;&lt;AMLDataType&gt;&gt;</w:t>
      </w:r>
    </w:p>
    <w:p w14:paraId="54513A4A" w14:textId="77777777" w:rsidR="00377E18" w:rsidRDefault="00CF06F6" w:rsidP="00377E18">
      <w:pPr>
        <w:ind w:left="3600" w:firstLine="720"/>
      </w:pPr>
      <w:r w:rsidRPr="00467F03">
        <w:t>[OCL]</w:t>
      </w:r>
    </w:p>
    <w:p w14:paraId="4B360F9C" w14:textId="77777777" w:rsidR="008B78EB" w:rsidRDefault="004B279F" w:rsidP="00ED4063">
      <w:proofErr w:type="gramStart"/>
      <w:r w:rsidRPr="0047488C">
        <w:rPr>
          <w:rFonts w:ascii="Courier" w:hAnsi="Courier"/>
        </w:rPr>
        <w:t>not</w:t>
      </w:r>
      <w:proofErr w:type="gramEnd"/>
      <w:r w:rsidRPr="0047488C">
        <w:rPr>
          <w:rFonts w:ascii="Courier" w:hAnsi="Courier"/>
        </w:rPr>
        <w:t>(self.base_Class.oclIsUndefined()) implies self.base_Class.general-&gt;select(x|x.stereotypedBy('AMLDataType'))-&gt;size() = 1</w:t>
      </w:r>
    </w:p>
    <w:p w14:paraId="7401AEA2" w14:textId="77777777" w:rsidR="0087616E" w:rsidRPr="00BC6BEC" w:rsidRDefault="0087616E" w:rsidP="00263593">
      <w:pPr>
        <w:rPr>
          <w:rFonts w:ascii="Arial" w:hAnsi="Arial"/>
          <w:b/>
          <w:sz w:val="24"/>
          <w:szCs w:val="24"/>
        </w:rPr>
      </w:pPr>
    </w:p>
    <w:p w14:paraId="7F956A51"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oneAMLDataType2</w:t>
      </w:r>
      <w:proofErr w:type="gramEnd"/>
    </w:p>
    <w:p w14:paraId="221CB42B" w14:textId="77777777" w:rsidR="00B51031" w:rsidRDefault="0018237F">
      <w:r>
        <w:t>This DataType must specialize an &lt;&lt;AMLDataType&gt;&gt;</w:t>
      </w:r>
    </w:p>
    <w:p w14:paraId="42388A25" w14:textId="77777777" w:rsidR="00377E18" w:rsidRDefault="00CF06F6" w:rsidP="00377E18">
      <w:pPr>
        <w:ind w:left="3600" w:firstLine="720"/>
      </w:pPr>
      <w:r w:rsidRPr="00467F03">
        <w:t>[OCL]</w:t>
      </w:r>
    </w:p>
    <w:p w14:paraId="0E1893F2" w14:textId="77777777" w:rsidR="008B78EB" w:rsidRDefault="004B279F" w:rsidP="00ED4063">
      <w:proofErr w:type="gramStart"/>
      <w:r w:rsidRPr="0047488C">
        <w:rPr>
          <w:rFonts w:ascii="Courier" w:hAnsi="Courier"/>
        </w:rPr>
        <w:t>not</w:t>
      </w:r>
      <w:proofErr w:type="gramEnd"/>
      <w:r w:rsidRPr="0047488C">
        <w:rPr>
          <w:rFonts w:ascii="Courier" w:hAnsi="Courier"/>
        </w:rPr>
        <w:t>(self.base_DataType.oclIsUndefined()) implies self.base_DataType.general-&gt;select(x|x.stereotypedBy('AMLDataType'))-&gt;size() = 1</w:t>
      </w:r>
    </w:p>
    <w:p w14:paraId="5FF070F8" w14:textId="77777777" w:rsidR="0087616E" w:rsidRPr="00BC6BEC" w:rsidRDefault="0087616E" w:rsidP="00263593">
      <w:pPr>
        <w:rPr>
          <w:rFonts w:ascii="Arial" w:hAnsi="Arial"/>
          <w:b/>
          <w:sz w:val="24"/>
          <w:szCs w:val="24"/>
        </w:rPr>
      </w:pPr>
    </w:p>
    <w:p w14:paraId="262AD3EE"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atLeastOneMappedDataType1</w:t>
      </w:r>
      <w:proofErr w:type="gramEnd"/>
    </w:p>
    <w:p w14:paraId="54111246" w14:textId="77777777" w:rsidR="00B51031" w:rsidRDefault="0018237F">
      <w:proofErr w:type="gramStart"/>
      <w:r>
        <w:t>This Class must be stereotyped by &lt;&lt;MappedDataType&gt;&gt;</w:t>
      </w:r>
      <w:proofErr w:type="gramEnd"/>
    </w:p>
    <w:p w14:paraId="2DF6E5D7" w14:textId="77777777" w:rsidR="00377E18" w:rsidRDefault="00CF06F6" w:rsidP="00377E18">
      <w:pPr>
        <w:ind w:left="3600" w:firstLine="720"/>
      </w:pPr>
      <w:r w:rsidRPr="00467F03">
        <w:t>[OCL]</w:t>
      </w:r>
    </w:p>
    <w:p w14:paraId="73DC3DD9" w14:textId="77777777" w:rsidR="008B78EB" w:rsidRDefault="004B279F" w:rsidP="00ED4063">
      <w:proofErr w:type="gramStart"/>
      <w:r w:rsidRPr="0047488C">
        <w:rPr>
          <w:rFonts w:ascii="Courier" w:hAnsi="Courier"/>
        </w:rPr>
        <w:t>not</w:t>
      </w:r>
      <w:proofErr w:type="gramEnd"/>
      <w:r w:rsidRPr="0047488C">
        <w:rPr>
          <w:rFonts w:ascii="Courier" w:hAnsi="Courier"/>
        </w:rPr>
        <w:t>(self.base_Class.oclIsUndefined()) implies self.base_Class.general-&gt;exists(x|x.stereotypedBy('MappedDataType'))</w:t>
      </w:r>
    </w:p>
    <w:p w14:paraId="633D9861" w14:textId="77777777" w:rsidR="0087616E" w:rsidRPr="00BC6BEC" w:rsidRDefault="0087616E" w:rsidP="00263593">
      <w:pPr>
        <w:rPr>
          <w:rFonts w:ascii="Arial" w:hAnsi="Arial"/>
          <w:b/>
          <w:sz w:val="24"/>
          <w:szCs w:val="24"/>
        </w:rPr>
      </w:pPr>
    </w:p>
    <w:p w14:paraId="4D0BA677"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atLeastOneMappedDataType2</w:t>
      </w:r>
      <w:proofErr w:type="gramEnd"/>
    </w:p>
    <w:p w14:paraId="52FE0C47" w14:textId="77777777" w:rsidR="00B51031" w:rsidRDefault="0018237F">
      <w:r>
        <w:t>This DataType must be specialized from &lt;&lt;MappedDataType&gt;&gt;</w:t>
      </w:r>
    </w:p>
    <w:p w14:paraId="7729F2F4" w14:textId="77777777" w:rsidR="00377E18" w:rsidRDefault="00CF06F6" w:rsidP="00377E18">
      <w:pPr>
        <w:ind w:left="3600" w:firstLine="720"/>
      </w:pPr>
      <w:r w:rsidRPr="00467F03">
        <w:t>[OCL]</w:t>
      </w:r>
    </w:p>
    <w:p w14:paraId="1F5A81D0" w14:textId="77777777" w:rsidR="008B78EB" w:rsidRDefault="004B279F" w:rsidP="00ED4063">
      <w:proofErr w:type="gramStart"/>
      <w:r w:rsidRPr="0047488C">
        <w:rPr>
          <w:rFonts w:ascii="Courier" w:hAnsi="Courier"/>
        </w:rPr>
        <w:t>not</w:t>
      </w:r>
      <w:proofErr w:type="gramEnd"/>
      <w:r w:rsidRPr="0047488C">
        <w:rPr>
          <w:rFonts w:ascii="Courier" w:hAnsi="Courier"/>
        </w:rPr>
        <w:t>(self.base_DataType.oclIsUndefined()) implies self.base_DataType.general-&gt;exists(x|x.stereotypedBy('MappedDataType'))</w:t>
      </w:r>
    </w:p>
    <w:p w14:paraId="6E32D61C" w14:textId="77777777" w:rsidR="0087616E" w:rsidRPr="00BC6BEC" w:rsidRDefault="0087616E" w:rsidP="00263593">
      <w:pPr>
        <w:rPr>
          <w:rFonts w:ascii="Arial" w:hAnsi="Arial"/>
          <w:b/>
          <w:sz w:val="24"/>
          <w:szCs w:val="24"/>
        </w:rPr>
      </w:pPr>
    </w:p>
    <w:p w14:paraId="2F4CF04D"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amlTypeMatch</w:t>
      </w:r>
      <w:proofErr w:type="gramEnd"/>
    </w:p>
    <w:p w14:paraId="35AB84D4" w14:textId="77777777" w:rsidR="00377E18" w:rsidRDefault="00CF06F6" w:rsidP="00377E18">
      <w:pPr>
        <w:ind w:left="3600" w:firstLine="720"/>
      </w:pPr>
      <w:r w:rsidRPr="00467F03">
        <w:t>[English]</w:t>
      </w:r>
    </w:p>
    <w:p w14:paraId="10137E1A" w14:textId="630BDBFC" w:rsidR="008B78EB" w:rsidRDefault="004B279F" w:rsidP="00ED4063">
      <w:r w:rsidRPr="0047488C">
        <w:rPr>
          <w:rFonts w:ascii="Courier" w:hAnsi="Courier"/>
        </w:rPr>
        <w:t>A data binding should specialize exactly two classifiers</w:t>
      </w:r>
      <w:ins w:id="270" w:author="Alpha Omega" w:date="2015-02-14T13:33:00Z">
        <w:r w:rsidR="0068683B">
          <w:rPr>
            <w:rFonts w:ascii="Courier" w:hAnsi="Courier"/>
          </w:rPr>
          <w:t>;</w:t>
        </w:r>
      </w:ins>
      <w:del w:id="271" w:author="Alpha Omega" w:date="2015-02-14T13:33:00Z">
        <w:r w:rsidRPr="0047488C" w:rsidDel="0068683B">
          <w:rPr>
            <w:rFonts w:ascii="Courier" w:hAnsi="Courier"/>
          </w:rPr>
          <w:delText>,</w:delText>
        </w:r>
      </w:del>
      <w:r w:rsidRPr="0047488C">
        <w:rPr>
          <w:rFonts w:ascii="Courier" w:hAnsi="Courier"/>
        </w:rPr>
        <w:t xml:space="preserve"> one that is stereotyped by MappedDataType and a second that must be a descendant of UML Boolean, UML Integer, UML String, UML Real, Date, Time, DateTime, Duration or TerminologyCode.  Furthermore, the amlType of </w:t>
      </w:r>
      <w:proofErr w:type="gramStart"/>
      <w:r w:rsidRPr="0047488C">
        <w:rPr>
          <w:rFonts w:ascii="Courier" w:hAnsi="Courier"/>
        </w:rPr>
        <w:t>the  classifier</w:t>
      </w:r>
      <w:proofErr w:type="gramEnd"/>
      <w:r w:rsidRPr="0047488C">
        <w:rPr>
          <w:rFonts w:ascii="Courier" w:hAnsi="Courier"/>
        </w:rPr>
        <w:t xml:space="preserve"> stereotyped by MappedDataType must reference the corresponding classifier of the other generalization.</w:t>
      </w:r>
    </w:p>
    <w:p w14:paraId="56D9710D" w14:textId="77777777" w:rsidR="002C0F83" w:rsidRPr="005F31BE" w:rsidRDefault="00F851FF" w:rsidP="005F31BE">
      <w:pPr>
        <w:pStyle w:val="Heading4"/>
      </w:pPr>
      <w:bookmarkStart w:id="272" w:name="_d45578f848d02aad83980903e5bde7d1"/>
      <w:bookmarkStart w:id="273" w:name="_Toc285534730"/>
      <w:r w:rsidRPr="005F31BE">
        <w:t>&lt;Stereotype&gt; DescribedItem</w:t>
      </w:r>
      <w:bookmarkEnd w:id="272"/>
      <w:bookmarkEnd w:id="273"/>
    </w:p>
    <w:p w14:paraId="6ED2F61B" w14:textId="77777777" w:rsidR="0063570E" w:rsidRDefault="0063570E" w:rsidP="00383490"/>
    <w:p w14:paraId="2E3869B6" w14:textId="77777777" w:rsidR="00A855E6" w:rsidRDefault="00383490" w:rsidP="00263593">
      <w:r w:rsidRPr="00875584">
        <w:rPr>
          <w:rFonts w:ascii="Arial" w:hAnsi="Arial"/>
          <w:b/>
          <w:sz w:val="24"/>
          <w:szCs w:val="24"/>
        </w:rPr>
        <w:t>Description</w:t>
      </w:r>
    </w:p>
    <w:p w14:paraId="453C475B" w14:textId="77777777" w:rsidR="00B51031" w:rsidRDefault="0018237F">
      <w:r>
        <w:t xml:space="preserve">The </w:t>
      </w:r>
      <w:r>
        <w:rPr>
          <w:b/>
          <w:bCs/>
        </w:rPr>
        <w:t>DescribedItem</w:t>
      </w:r>
      <w:r>
        <w:t xml:space="preserve"> stereotype allows multilingual designations/descriptions and scoped identifiers to be assigned a </w:t>
      </w:r>
      <w:r>
        <w:rPr>
          <w:b/>
          <w:bCs/>
        </w:rPr>
        <w:t>NamedElement</w:t>
      </w:r>
      <w:r>
        <w:t>.</w:t>
      </w:r>
    </w:p>
    <w:p w14:paraId="348A388A" w14:textId="77777777" w:rsidR="00377E18" w:rsidRDefault="00C51B43" w:rsidP="00377E18">
      <w:pPr>
        <w:ind w:left="720" w:firstLine="720"/>
      </w:pPr>
      <w:r>
        <w:t xml:space="preserve"> </w:t>
      </w:r>
    </w:p>
    <w:p w14:paraId="35A7CEBD" w14:textId="77777777" w:rsidR="00377E18" w:rsidRDefault="00C51B43" w:rsidP="00377E18">
      <w:pPr>
        <w:ind w:left="720" w:firstLine="720"/>
      </w:pPr>
      <w:r>
        <w:t xml:space="preserve"> </w:t>
      </w:r>
    </w:p>
    <w:p w14:paraId="01B302E1" w14:textId="77777777" w:rsidR="00377E18" w:rsidRDefault="00C51B43" w:rsidP="00377E18">
      <w:pPr>
        <w:ind w:left="720" w:firstLine="720"/>
      </w:pPr>
      <w:r>
        <w:t xml:space="preserve"> </w:t>
      </w:r>
    </w:p>
    <w:p w14:paraId="4B821986" w14:textId="77777777" w:rsidR="00377E18" w:rsidRDefault="00C51B43" w:rsidP="00377E18">
      <w:pPr>
        <w:ind w:left="720" w:firstLine="720"/>
      </w:pPr>
      <w:r>
        <w:t xml:space="preserve"> </w:t>
      </w:r>
    </w:p>
    <w:p w14:paraId="591A14D4" w14:textId="77777777" w:rsidR="0063570E" w:rsidRDefault="0063570E" w:rsidP="00383490"/>
    <w:p w14:paraId="589DF01E" w14:textId="77777777" w:rsidR="00A855E6" w:rsidRDefault="00383490" w:rsidP="00263593">
      <w:r w:rsidRPr="00875584">
        <w:rPr>
          <w:rFonts w:ascii="Arial" w:hAnsi="Arial"/>
          <w:b/>
          <w:sz w:val="24"/>
          <w:szCs w:val="24"/>
        </w:rPr>
        <w:t>Diagrams</w:t>
      </w:r>
    </w:p>
    <w:p w14:paraId="3E118657" w14:textId="77777777" w:rsidR="00A93FDC" w:rsidRDefault="008917FF" w:rsidP="00CB0928">
      <w:pPr>
        <w:ind w:left="720"/>
      </w:pPr>
      <w:hyperlink w:anchor="_f139650e10793c0005c93b604992495c" w:history="1">
        <w:r w:rsidR="003E7695">
          <w:rPr>
            <w:rStyle w:val="Hyperlink"/>
          </w:rPr>
          <w:t>Object Constraints</w:t>
        </w:r>
      </w:hyperlink>
      <w:r w:rsidR="00324424">
        <w:t xml:space="preserve">, </w:t>
      </w:r>
    </w:p>
    <w:p w14:paraId="415B9078" w14:textId="77777777" w:rsidR="00A93FDC" w:rsidRDefault="008917FF" w:rsidP="00CB0928">
      <w:pPr>
        <w:ind w:left="720"/>
      </w:pPr>
      <w:hyperlink w:anchor="_bbceab59bf026d3b0616400766b2619e" w:history="1">
        <w:r w:rsidR="003E7695">
          <w:rPr>
            <w:rStyle w:val="Hyperlink"/>
          </w:rPr>
          <w:t>Enumerated Value Domains</w:t>
        </w:r>
      </w:hyperlink>
      <w:r w:rsidR="00324424">
        <w:t xml:space="preserve">, </w:t>
      </w:r>
    </w:p>
    <w:p w14:paraId="70C235C4" w14:textId="77777777" w:rsidR="00A93FDC" w:rsidRDefault="008917FF" w:rsidP="00CB0928">
      <w:pPr>
        <w:ind w:left="720"/>
      </w:pPr>
      <w:hyperlink w:anchor="_0628ce7e5381e7543ba417bb320e03fb" w:history="1">
        <w:r w:rsidR="003E7695">
          <w:rPr>
            <w:rStyle w:val="Hyperlink"/>
          </w:rPr>
          <w:t>IdentificationAndDesignation</w:t>
        </w:r>
      </w:hyperlink>
      <w:r w:rsidR="00324424">
        <w:t xml:space="preserve">, </w:t>
      </w:r>
    </w:p>
    <w:p w14:paraId="659588CD" w14:textId="77777777" w:rsidR="00A93FDC" w:rsidRDefault="008917FF" w:rsidP="00CB0928">
      <w:pPr>
        <w:ind w:left="720"/>
      </w:pPr>
      <w:hyperlink w:anchor="_aa2597b87275ed4e1724a94a9c31d90b" w:history="1">
        <w:r w:rsidR="003E7695">
          <w:rPr>
            <w:rStyle w:val="Hyperlink"/>
          </w:rPr>
          <w:t>Resource References</w:t>
        </w:r>
      </w:hyperlink>
    </w:p>
    <w:p w14:paraId="34AE1031" w14:textId="77777777" w:rsidR="0063570E" w:rsidRDefault="0063570E" w:rsidP="00383490"/>
    <w:p w14:paraId="14AFFAF9" w14:textId="77777777" w:rsidR="00A855E6" w:rsidRDefault="00383490" w:rsidP="00263593">
      <w:r w:rsidRPr="00875584">
        <w:rPr>
          <w:rFonts w:ascii="Arial" w:hAnsi="Arial"/>
          <w:b/>
          <w:sz w:val="24"/>
          <w:szCs w:val="24"/>
        </w:rPr>
        <w:t>Direct Superclasses (Generalization)</w:t>
      </w:r>
    </w:p>
    <w:p w14:paraId="3E3BEDC3" w14:textId="77777777" w:rsidR="00377E18" w:rsidRDefault="008917FF" w:rsidP="00B51B66">
      <w:pPr>
        <w:ind w:firstLine="720"/>
      </w:pPr>
      <w:hyperlink w:anchor="_80448b03d480bba05b1e156796878f77" w:history="1">
        <w:r w:rsidR="006977BE">
          <w:rPr>
            <w:rStyle w:val="Hyperlink"/>
          </w:rPr>
          <w:t>DesignatableItem</w:t>
        </w:r>
      </w:hyperlink>
      <w:r w:rsidR="006977BE">
        <w:t xml:space="preserve">, </w:t>
      </w:r>
    </w:p>
    <w:p w14:paraId="1C1D1A5F" w14:textId="77777777" w:rsidR="00377E18" w:rsidRDefault="008917FF" w:rsidP="00B51B66">
      <w:pPr>
        <w:ind w:firstLine="720"/>
      </w:pPr>
      <w:hyperlink w:anchor="_4b28f60cd7e8328f1d31dbcfa39d2ff3" w:history="1">
        <w:r w:rsidR="006977BE">
          <w:rPr>
            <w:rStyle w:val="Hyperlink"/>
          </w:rPr>
          <w:t>IdentifiedItem</w:t>
        </w:r>
      </w:hyperlink>
    </w:p>
    <w:p w14:paraId="238981C2" w14:textId="77777777" w:rsidR="0063570E" w:rsidRDefault="0063570E" w:rsidP="00383490"/>
    <w:p w14:paraId="6D43C1BF" w14:textId="77777777" w:rsidR="00A855E6" w:rsidRDefault="00383490" w:rsidP="00263593">
      <w:r w:rsidRPr="00875584">
        <w:rPr>
          <w:rFonts w:ascii="Arial" w:hAnsi="Arial"/>
          <w:b/>
          <w:sz w:val="24"/>
          <w:szCs w:val="24"/>
        </w:rPr>
        <w:t>Direct Subclasses (Specialization)</w:t>
      </w:r>
    </w:p>
    <w:p w14:paraId="5B6CA728" w14:textId="77777777" w:rsidR="00377E18" w:rsidRDefault="008917FF" w:rsidP="00B51B66">
      <w:pPr>
        <w:ind w:firstLine="720"/>
      </w:pPr>
      <w:hyperlink w:anchor="_c7f411daaf64f83e013bec437cb8f30a" w:history="1">
        <w:r w:rsidR="006977BE">
          <w:rPr>
            <w:rStyle w:val="Hyperlink"/>
          </w:rPr>
          <w:t>EnumeratedValueDomain</w:t>
        </w:r>
      </w:hyperlink>
      <w:r w:rsidR="006977BE">
        <w:t xml:space="preserve">, </w:t>
      </w:r>
    </w:p>
    <w:p w14:paraId="7255A396" w14:textId="77777777" w:rsidR="00377E18" w:rsidRDefault="008917FF" w:rsidP="00B51B66">
      <w:pPr>
        <w:ind w:firstLine="720"/>
      </w:pPr>
      <w:hyperlink w:anchor="_ad75af95f635bdf35f69d9db9b17aae2" w:history="1">
        <w:r w:rsidR="006977BE">
          <w:rPr>
            <w:rStyle w:val="Hyperlink"/>
          </w:rPr>
          <w:t>ObjectConstraint</w:t>
        </w:r>
      </w:hyperlink>
      <w:r w:rsidR="006977BE">
        <w:t xml:space="preserve">, </w:t>
      </w:r>
    </w:p>
    <w:p w14:paraId="5A71AD92" w14:textId="77777777" w:rsidR="00377E18" w:rsidRDefault="008917FF" w:rsidP="00B51B66">
      <w:pPr>
        <w:ind w:firstLine="720"/>
      </w:pPr>
      <w:hyperlink w:anchor="_5bb7ce8128b60ee5eb2ca275444e9692" w:history="1">
        <w:r w:rsidR="006977BE">
          <w:rPr>
            <w:rStyle w:val="Hyperlink"/>
          </w:rPr>
          <w:t>PermissibleValue</w:t>
        </w:r>
      </w:hyperlink>
      <w:r w:rsidR="006977BE">
        <w:t xml:space="preserve">, </w:t>
      </w:r>
    </w:p>
    <w:p w14:paraId="561CB273" w14:textId="77777777" w:rsidR="00377E18" w:rsidRDefault="008917FF" w:rsidP="00B51B66">
      <w:pPr>
        <w:ind w:firstLine="720"/>
      </w:pPr>
      <w:hyperlink w:anchor="_1b2eec63ad4ef6c72d57b9985e0346ff" w:history="1">
        <w:r w:rsidR="006977BE">
          <w:rPr>
            <w:rStyle w:val="Hyperlink"/>
          </w:rPr>
          <w:t>ResourceReference</w:t>
        </w:r>
      </w:hyperlink>
    </w:p>
    <w:p w14:paraId="25F6BBA6" w14:textId="77777777" w:rsidR="0063570E" w:rsidRDefault="0063570E" w:rsidP="00383490"/>
    <w:p w14:paraId="058988EE" w14:textId="77777777" w:rsidR="00A855E6" w:rsidRDefault="00383490" w:rsidP="00263593">
      <w:r w:rsidRPr="00875584">
        <w:rPr>
          <w:rFonts w:ascii="Arial" w:hAnsi="Arial"/>
          <w:b/>
          <w:sz w:val="24"/>
          <w:szCs w:val="24"/>
        </w:rPr>
        <w:t>Constraints</w:t>
      </w:r>
    </w:p>
    <w:p w14:paraId="0856B9BA" w14:textId="77777777" w:rsidR="0087616E" w:rsidRPr="00BC6BEC" w:rsidRDefault="0087616E" w:rsidP="00263593">
      <w:pPr>
        <w:rPr>
          <w:rFonts w:ascii="Arial" w:hAnsi="Arial"/>
          <w:b/>
          <w:sz w:val="24"/>
          <w:szCs w:val="24"/>
        </w:rPr>
      </w:pPr>
    </w:p>
    <w:p w14:paraId="021FCEF2"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validAbout</w:t>
      </w:r>
      <w:proofErr w:type="gramEnd"/>
    </w:p>
    <w:p w14:paraId="1952BA23" w14:textId="77777777" w:rsidR="00B51031" w:rsidRDefault="0018237F">
      <w:r>
        <w:t>There must be a maximum of one &lt;&lt;ResourceReferenceInstance&gt;&gt; Abstraction</w:t>
      </w:r>
    </w:p>
    <w:p w14:paraId="15BB883E" w14:textId="77777777" w:rsidR="00377E18" w:rsidRDefault="00CF06F6" w:rsidP="00377E18">
      <w:pPr>
        <w:ind w:left="3600" w:firstLine="720"/>
      </w:pPr>
      <w:r w:rsidRPr="00467F03">
        <w:t>[OCL]</w:t>
      </w:r>
    </w:p>
    <w:p w14:paraId="56666D7E" w14:textId="77777777" w:rsidR="008B78EB" w:rsidRDefault="004B279F" w:rsidP="00ED4063">
      <w:proofErr w:type="gramStart"/>
      <w:r w:rsidRPr="0047488C">
        <w:rPr>
          <w:rFonts w:ascii="Courier" w:hAnsi="Courier"/>
        </w:rPr>
        <w:t>self.base</w:t>
      </w:r>
      <w:proofErr w:type="gramEnd"/>
      <w:r w:rsidRPr="0047488C">
        <w:rPr>
          <w:rFonts w:ascii="Courier" w:hAnsi="Courier"/>
        </w:rPr>
        <w:t>_NamedElement.clientDependency-&gt;select(d|d.stereotypedBy('ResourceReferenceInstance'))-&gt;size()&lt;=1</w:t>
      </w:r>
    </w:p>
    <w:p w14:paraId="328352BE" w14:textId="77777777" w:rsidR="002C0F83" w:rsidRPr="005F31BE" w:rsidRDefault="00F851FF" w:rsidP="005F31BE">
      <w:pPr>
        <w:pStyle w:val="Heading4"/>
      </w:pPr>
      <w:bookmarkStart w:id="274" w:name="_80448b03d480bba05b1e156796878f77"/>
      <w:bookmarkStart w:id="275" w:name="_Toc285534731"/>
      <w:r w:rsidRPr="005F31BE">
        <w:t>&lt;Stereotype&gt; DesignatableItem</w:t>
      </w:r>
      <w:bookmarkEnd w:id="274"/>
      <w:bookmarkEnd w:id="275"/>
    </w:p>
    <w:p w14:paraId="7309FFF0" w14:textId="77777777" w:rsidR="0063570E" w:rsidRDefault="0063570E" w:rsidP="00383490"/>
    <w:p w14:paraId="61AC8DE0" w14:textId="77777777" w:rsidR="00A855E6" w:rsidRDefault="00383490" w:rsidP="00263593">
      <w:r w:rsidRPr="00875584">
        <w:rPr>
          <w:rFonts w:ascii="Arial" w:hAnsi="Arial"/>
          <w:b/>
          <w:sz w:val="24"/>
          <w:szCs w:val="24"/>
        </w:rPr>
        <w:t>Description</w:t>
      </w:r>
    </w:p>
    <w:p w14:paraId="33CBB599" w14:textId="77777777" w:rsidR="00B51031" w:rsidRDefault="0018237F">
      <w:r>
        <w:t xml:space="preserve">The </w:t>
      </w:r>
      <w:r>
        <w:rPr>
          <w:b/>
          <w:bCs/>
        </w:rPr>
        <w:t>DesignatableItem</w:t>
      </w:r>
      <w:r>
        <w:t xml:space="preserve"> stereotype allows a set of language / sign / description tuples to be assigned to a </w:t>
      </w:r>
      <w:r>
        <w:rPr>
          <w:b/>
          <w:bCs/>
        </w:rPr>
        <w:t>NamedElement</w:t>
      </w:r>
      <w:r>
        <w:t xml:space="preserve">.  This represents a flattened version of the </w:t>
      </w:r>
      <w:r>
        <w:rPr>
          <w:b/>
          <w:bCs/>
        </w:rPr>
        <w:t>ItemDescription</w:t>
      </w:r>
      <w:r>
        <w:t xml:space="preserve"> in the AML Meta Model.</w:t>
      </w:r>
    </w:p>
    <w:p w14:paraId="290285A7" w14:textId="77777777" w:rsidR="00377E18" w:rsidRDefault="00C51B43" w:rsidP="00377E18">
      <w:pPr>
        <w:ind w:left="720" w:firstLine="720"/>
      </w:pPr>
      <w:r>
        <w:t xml:space="preserve"> </w:t>
      </w:r>
    </w:p>
    <w:p w14:paraId="60CE0DB1" w14:textId="77777777" w:rsidR="0063570E" w:rsidRDefault="0063570E" w:rsidP="00383490"/>
    <w:p w14:paraId="5BF017B7" w14:textId="77777777" w:rsidR="00A855E6" w:rsidRDefault="00383490" w:rsidP="00263593">
      <w:r w:rsidRPr="00875584">
        <w:rPr>
          <w:rFonts w:ascii="Arial" w:hAnsi="Arial"/>
          <w:b/>
          <w:sz w:val="24"/>
          <w:szCs w:val="24"/>
        </w:rPr>
        <w:t>Diagrams</w:t>
      </w:r>
    </w:p>
    <w:p w14:paraId="24CAAE36" w14:textId="77777777" w:rsidR="00A93FDC" w:rsidRDefault="008917FF" w:rsidP="00CB0928">
      <w:pPr>
        <w:ind w:left="720"/>
      </w:pPr>
      <w:hyperlink w:anchor="_0628ce7e5381e7543ba417bb320e03fb" w:history="1">
        <w:r w:rsidR="003E7695">
          <w:rPr>
            <w:rStyle w:val="Hyperlink"/>
          </w:rPr>
          <w:t>IdentificationAndDesignation</w:t>
        </w:r>
      </w:hyperlink>
    </w:p>
    <w:p w14:paraId="0E8A0238" w14:textId="77777777" w:rsidR="0063570E" w:rsidRDefault="0063570E" w:rsidP="00383490"/>
    <w:p w14:paraId="5F83E573" w14:textId="77777777" w:rsidR="00A855E6" w:rsidRDefault="00383490" w:rsidP="00263593">
      <w:r w:rsidRPr="00875584">
        <w:rPr>
          <w:rFonts w:ascii="Arial" w:hAnsi="Arial"/>
          <w:b/>
          <w:sz w:val="24"/>
          <w:szCs w:val="24"/>
        </w:rPr>
        <w:t>Direct Subclasses (Specialization)</w:t>
      </w:r>
    </w:p>
    <w:p w14:paraId="62065513" w14:textId="77777777" w:rsidR="00377E18" w:rsidRDefault="008917FF" w:rsidP="00B51B66">
      <w:pPr>
        <w:ind w:firstLine="720"/>
      </w:pPr>
      <w:hyperlink w:anchor="_d45578f848d02aad83980903e5bde7d1" w:history="1">
        <w:r w:rsidR="006977BE">
          <w:rPr>
            <w:rStyle w:val="Hyperlink"/>
          </w:rPr>
          <w:t>DescribedItem</w:t>
        </w:r>
      </w:hyperlink>
      <w:r w:rsidR="006977BE">
        <w:t xml:space="preserve">, </w:t>
      </w:r>
    </w:p>
    <w:p w14:paraId="27FAB41D" w14:textId="77777777" w:rsidR="00377E18" w:rsidRDefault="008917FF" w:rsidP="00B51B66">
      <w:pPr>
        <w:ind w:firstLine="720"/>
      </w:pPr>
      <w:hyperlink w:anchor="_1b2eec63ad4ef6c72d57b9985e0346ff" w:history="1">
        <w:r w:rsidR="006977BE">
          <w:rPr>
            <w:rStyle w:val="Hyperlink"/>
          </w:rPr>
          <w:t>ResourceReference</w:t>
        </w:r>
      </w:hyperlink>
      <w:r w:rsidR="006977BE">
        <w:t xml:space="preserve">, </w:t>
      </w:r>
    </w:p>
    <w:p w14:paraId="57DC79D3" w14:textId="77777777" w:rsidR="00377E18" w:rsidRDefault="008917FF" w:rsidP="00B51B66">
      <w:pPr>
        <w:ind w:firstLine="720"/>
      </w:pPr>
      <w:hyperlink w:anchor="_9d682f32f4917feea358e696d1fd146d" w:history="1">
        <w:r w:rsidR="006977BE">
          <w:rPr>
            <w:rStyle w:val="Hyperlink"/>
          </w:rPr>
          <w:t>ResourceReferenceInstance</w:t>
        </w:r>
      </w:hyperlink>
    </w:p>
    <w:p w14:paraId="403A83D2" w14:textId="77777777" w:rsidR="0063570E" w:rsidRDefault="0063570E" w:rsidP="00383490"/>
    <w:p w14:paraId="1FDFE5E9" w14:textId="77777777" w:rsidR="00A855E6" w:rsidRDefault="00383490" w:rsidP="00263593">
      <w:r w:rsidRPr="00875584">
        <w:rPr>
          <w:rFonts w:ascii="Arial" w:hAnsi="Arial"/>
          <w:b/>
          <w:sz w:val="24"/>
          <w:szCs w:val="24"/>
        </w:rPr>
        <w:t>Attributes</w:t>
      </w:r>
    </w:p>
    <w:p w14:paraId="6B83CE38" w14:textId="77777777" w:rsidR="00DC3AE7" w:rsidRDefault="00DC3AE7" w:rsidP="00DC3AE7">
      <w:r w:rsidRPr="00DC3AE7">
        <w:t xml:space="preserve"> </w:t>
      </w:r>
    </w:p>
    <w:p w14:paraId="3A8B2B7C" w14:textId="77777777" w:rsidR="00B603FB" w:rsidRDefault="00B603FB" w:rsidP="008B78EB"/>
    <w:p w14:paraId="081018AE"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language : UML Standard Profile::UML2 Metamodel::EnumerationLiteral</w:t>
      </w:r>
    </w:p>
    <w:p w14:paraId="6C8F7C83" w14:textId="77777777" w:rsidR="00B51031" w:rsidRDefault="0018237F">
      <w:proofErr w:type="gramStart"/>
      <w:r>
        <w:t>A reference to a spoken or written language.</w:t>
      </w:r>
      <w:proofErr w:type="gramEnd"/>
      <w:r>
        <w:t xml:space="preserve">  </w:t>
      </w:r>
      <w:proofErr w:type="gramStart"/>
      <w:r>
        <w:rPr>
          <w:i/>
          <w:iCs/>
        </w:rPr>
        <w:t>language</w:t>
      </w:r>
      <w:proofErr w:type="gramEnd"/>
      <w:r>
        <w:t xml:space="preserve"> must be an </w:t>
      </w:r>
      <w:r>
        <w:rPr>
          <w:b/>
          <w:bCs/>
        </w:rPr>
        <w:t>EnumerationLiteral</w:t>
      </w:r>
      <w:r>
        <w:t xml:space="preserve"> in an </w:t>
      </w:r>
      <w:r>
        <w:rPr>
          <w:b/>
          <w:bCs/>
        </w:rPr>
        <w:t>Enumeration</w:t>
      </w:r>
      <w:r>
        <w:t xml:space="preserve"> stereotyped by the </w:t>
      </w:r>
      <w:r>
        <w:rPr>
          <w:b/>
          <w:bCs/>
        </w:rPr>
        <w:t>Language</w:t>
      </w:r>
      <w:r>
        <w:t xml:space="preserve"> stereotype.  Only one </w:t>
      </w:r>
      <w:r>
        <w:rPr>
          <w:i/>
          <w:iCs/>
        </w:rPr>
        <w:t>sign</w:t>
      </w:r>
      <w:r>
        <w:t>/</w:t>
      </w:r>
      <w:r>
        <w:rPr>
          <w:u w:val="single"/>
        </w:rPr>
        <w:t>description</w:t>
      </w:r>
      <w:r>
        <w:t xml:space="preserve"> tuple is allowed per language.</w:t>
      </w:r>
    </w:p>
    <w:p w14:paraId="57A89B5C" w14:textId="77777777" w:rsidR="00DC3AE7" w:rsidRDefault="00DC3AE7" w:rsidP="00DC3AE7">
      <w:r w:rsidRPr="00DC3AE7">
        <w:t xml:space="preserve"> </w:t>
      </w:r>
    </w:p>
    <w:p w14:paraId="7A5CF64E" w14:textId="77777777" w:rsidR="00B603FB" w:rsidRDefault="00B603FB" w:rsidP="008B78EB"/>
    <w:p w14:paraId="5B61FF07"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sign : UML Standard Profile::UML2 Metamodel::PrimitiveTypes::String</w:t>
      </w:r>
    </w:p>
    <w:p w14:paraId="59819093" w14:textId="77777777" w:rsidR="00B51031" w:rsidRDefault="0018237F">
      <w:proofErr w:type="gramStart"/>
      <w:r>
        <w:t xml:space="preserve">A string designating or "signifying" the name of the </w:t>
      </w:r>
      <w:r>
        <w:rPr>
          <w:i/>
          <w:iCs/>
        </w:rPr>
        <w:t xml:space="preserve">NamedElement </w:t>
      </w:r>
      <w:r>
        <w:t xml:space="preserve">in the corresponding </w:t>
      </w:r>
      <w:r>
        <w:rPr>
          <w:i/>
          <w:iCs/>
        </w:rPr>
        <w:t>language.</w:t>
      </w:r>
      <w:proofErr w:type="gramEnd"/>
      <w:r>
        <w:rPr>
          <w:i/>
          <w:iCs/>
        </w:rPr>
        <w:t xml:space="preserve"> </w:t>
      </w:r>
      <w:proofErr w:type="gramStart"/>
      <w:r>
        <w:rPr>
          <w:i/>
          <w:iCs/>
        </w:rPr>
        <w:t>sign</w:t>
      </w:r>
      <w:proofErr w:type="gramEnd"/>
      <w:r>
        <w:rPr>
          <w:i/>
          <w:iCs/>
        </w:rPr>
        <w:t xml:space="preserve"> </w:t>
      </w:r>
      <w:r>
        <w:t>is a required field and cannot contain an empty String ("").</w:t>
      </w:r>
    </w:p>
    <w:p w14:paraId="5A9439DB" w14:textId="77777777" w:rsidR="00B51031" w:rsidRDefault="0018237F">
      <w:r>
        <w:t xml:space="preserve"> </w:t>
      </w:r>
    </w:p>
    <w:p w14:paraId="037C7A54" w14:textId="77777777" w:rsidR="00DC3AE7" w:rsidRDefault="00DC3AE7" w:rsidP="00DC3AE7">
      <w:r w:rsidRPr="00DC3AE7">
        <w:t xml:space="preserve"> </w:t>
      </w:r>
    </w:p>
    <w:p w14:paraId="596D8DFB" w14:textId="77777777" w:rsidR="00B603FB" w:rsidRDefault="00B603FB" w:rsidP="008B78EB"/>
    <w:p w14:paraId="5AECA921"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description : UML Standard Profile::UML2 Metamodel::PrimitiveTypes::String</w:t>
      </w:r>
    </w:p>
    <w:p w14:paraId="442133C0" w14:textId="77777777" w:rsidR="00B51031" w:rsidRDefault="0018237F">
      <w:proofErr w:type="gramStart"/>
      <w:r>
        <w:t xml:space="preserve">A definition or description of the </w:t>
      </w:r>
      <w:r>
        <w:rPr>
          <w:b/>
          <w:bCs/>
        </w:rPr>
        <w:t>NamedElement</w:t>
      </w:r>
      <w:r>
        <w:t xml:space="preserve"> in the corresponding </w:t>
      </w:r>
      <w:r>
        <w:rPr>
          <w:i/>
          <w:iCs/>
        </w:rPr>
        <w:t>language</w:t>
      </w:r>
      <w:r>
        <w:t>.</w:t>
      </w:r>
      <w:proofErr w:type="gramEnd"/>
      <w:r>
        <w:t xml:space="preserve">  </w:t>
      </w:r>
      <w:proofErr w:type="gramStart"/>
      <w:r>
        <w:rPr>
          <w:i/>
          <w:iCs/>
        </w:rPr>
        <w:t>description</w:t>
      </w:r>
      <w:proofErr w:type="gramEnd"/>
      <w:r>
        <w:t xml:space="preserve"> is optional and its absence is indicated by the empty ("") String.</w:t>
      </w:r>
    </w:p>
    <w:p w14:paraId="48CB21A5" w14:textId="77777777" w:rsidR="0063570E" w:rsidRDefault="0063570E" w:rsidP="00383490"/>
    <w:p w14:paraId="33D68910" w14:textId="77777777" w:rsidR="00A855E6" w:rsidRDefault="00383490" w:rsidP="00263593">
      <w:r w:rsidRPr="00875584">
        <w:rPr>
          <w:rFonts w:ascii="Arial" w:hAnsi="Arial"/>
          <w:b/>
          <w:sz w:val="24"/>
          <w:szCs w:val="24"/>
        </w:rPr>
        <w:t>Constraints</w:t>
      </w:r>
    </w:p>
    <w:p w14:paraId="485507A6" w14:textId="77777777" w:rsidR="0087616E" w:rsidRPr="00BC6BEC" w:rsidRDefault="0087616E" w:rsidP="00263593">
      <w:pPr>
        <w:rPr>
          <w:rFonts w:ascii="Arial" w:hAnsi="Arial"/>
          <w:b/>
          <w:sz w:val="24"/>
          <w:szCs w:val="24"/>
        </w:rPr>
      </w:pPr>
    </w:p>
    <w:p w14:paraId="0113472C"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language</w:t>
      </w:r>
      <w:proofErr w:type="gramEnd"/>
      <w:r w:rsidRPr="006F3621">
        <w:rPr>
          <w:rFonts w:ascii="Arial" w:hAnsi="Arial"/>
          <w:b/>
        </w:rPr>
        <w:t xml:space="preserve"> sign description tuples are designations</w:t>
      </w:r>
    </w:p>
    <w:p w14:paraId="5B9E0A9F" w14:textId="77777777" w:rsidR="00B51031" w:rsidRDefault="0018237F">
      <w:r>
        <w:t>The ordered sequences language, sign, description must be same length and language must be in a &lt;&lt;Language&gt;&gt;.</w:t>
      </w:r>
    </w:p>
    <w:p w14:paraId="590A52F9" w14:textId="77777777" w:rsidR="00377E18" w:rsidRDefault="00CF06F6" w:rsidP="00377E18">
      <w:pPr>
        <w:ind w:left="3600" w:firstLine="720"/>
      </w:pPr>
      <w:r w:rsidRPr="00467F03">
        <w:t>[OCL]</w:t>
      </w:r>
    </w:p>
    <w:p w14:paraId="7C1DFE42" w14:textId="77777777" w:rsidR="008B78EB" w:rsidRDefault="004B279F" w:rsidP="00ED4063">
      <w:proofErr w:type="gramStart"/>
      <w:r w:rsidRPr="0047488C">
        <w:rPr>
          <w:rFonts w:ascii="Courier" w:hAnsi="Courier"/>
        </w:rPr>
        <w:t>self.language</w:t>
      </w:r>
      <w:proofErr w:type="gramEnd"/>
      <w:r w:rsidRPr="0047488C">
        <w:rPr>
          <w:rFonts w:ascii="Courier" w:hAnsi="Courier"/>
        </w:rPr>
        <w:t xml:space="preserve">-&gt;size()=self.sign-&gt;size() and self.language-&gt;size()=self.description-&gt;size() and self.language.enumeration-&gt;forAll(l|l.stereotypedBy('Language')) </w:t>
      </w:r>
    </w:p>
    <w:p w14:paraId="25B02815" w14:textId="77777777" w:rsidR="002C0F83" w:rsidRPr="005F31BE" w:rsidRDefault="00F851FF" w:rsidP="005F31BE">
      <w:pPr>
        <w:pStyle w:val="Heading4"/>
      </w:pPr>
      <w:bookmarkStart w:id="276" w:name="_c7f411daaf64f83e013bec437cb8f30a"/>
      <w:bookmarkStart w:id="277" w:name="_Toc285534732"/>
      <w:r w:rsidRPr="005F31BE">
        <w:t>&lt;Stereotype&gt; EnumeratedValueDomain</w:t>
      </w:r>
      <w:bookmarkEnd w:id="276"/>
      <w:bookmarkEnd w:id="277"/>
    </w:p>
    <w:p w14:paraId="71FE7C13" w14:textId="77777777" w:rsidR="0063570E" w:rsidRDefault="0063570E" w:rsidP="00383490"/>
    <w:p w14:paraId="4AEAEBEC" w14:textId="77777777" w:rsidR="00A855E6" w:rsidRDefault="00383490" w:rsidP="00263593">
      <w:r w:rsidRPr="00875584">
        <w:rPr>
          <w:rFonts w:ascii="Arial" w:hAnsi="Arial"/>
          <w:b/>
          <w:sz w:val="24"/>
          <w:szCs w:val="24"/>
        </w:rPr>
        <w:t>Description</w:t>
      </w:r>
    </w:p>
    <w:p w14:paraId="3169A2DD" w14:textId="77777777" w:rsidR="00B51031" w:rsidRDefault="0018237F">
      <w:r>
        <w:t xml:space="preserve">An </w:t>
      </w:r>
      <w:r>
        <w:rPr>
          <w:b/>
          <w:bCs/>
        </w:rPr>
        <w:t>EnumeratedValueDomain</w:t>
      </w:r>
      <w:r>
        <w:t xml:space="preserve"> represents a discrete set of possible values (</w:t>
      </w:r>
      <w:r>
        <w:rPr>
          <w:b/>
          <w:bCs/>
        </w:rPr>
        <w:t>PermissibleValues</w:t>
      </w:r>
      <w:r>
        <w:t xml:space="preserve">) for a particular field or data element. Each </w:t>
      </w:r>
      <w:r>
        <w:rPr>
          <w:b/>
          <w:bCs/>
        </w:rPr>
        <w:t>PermissibleValue</w:t>
      </w:r>
      <w:r>
        <w:t xml:space="preserve"> identifies a unique value and (optionally) its intended meaning.  An </w:t>
      </w:r>
      <w:r>
        <w:rPr>
          <w:b/>
          <w:bCs/>
        </w:rPr>
        <w:t xml:space="preserve">EnumeratedValueDomain </w:t>
      </w:r>
      <w:r>
        <w:t xml:space="preserve">may be associated with a scoped identifier, which, in the ADL case would be an "ac" code.   The set of </w:t>
      </w:r>
      <w:r>
        <w:rPr>
          <w:b/>
          <w:bCs/>
        </w:rPr>
        <w:t>PermissibleValues</w:t>
      </w:r>
      <w:r>
        <w:t xml:space="preserve"> for the </w:t>
      </w:r>
      <w:r>
        <w:rPr>
          <w:b/>
          <w:bCs/>
        </w:rPr>
        <w:t xml:space="preserve">EnumeratedValueDomain </w:t>
      </w:r>
      <w:r>
        <w:t>would represent an ADL value_set, which would bind an "ac" code to a set of "at" codes.</w:t>
      </w:r>
    </w:p>
    <w:p w14:paraId="3C99C1DE" w14:textId="77777777" w:rsidR="00B51031" w:rsidRDefault="0018237F">
      <w:r>
        <w:t xml:space="preserve"> </w:t>
      </w:r>
    </w:p>
    <w:p w14:paraId="71AF235C" w14:textId="5B7448DA" w:rsidR="00B51031" w:rsidRDefault="0018237F">
      <w:r>
        <w:t xml:space="preserve">An </w:t>
      </w:r>
      <w:r>
        <w:rPr>
          <w:b/>
          <w:bCs/>
        </w:rPr>
        <w:t xml:space="preserve">EnumeratedValueDomain </w:t>
      </w:r>
      <w:r>
        <w:t xml:space="preserve">may also reference a </w:t>
      </w:r>
      <w:r>
        <w:rPr>
          <w:b/>
          <w:bCs/>
        </w:rPr>
        <w:t>ValueSetReference</w:t>
      </w:r>
      <w:r>
        <w:t xml:space="preserve"> using the </w:t>
      </w:r>
      <w:r>
        <w:rPr>
          <w:b/>
          <w:bCs/>
        </w:rPr>
        <w:t xml:space="preserve">ValueSetReferenceInstance </w:t>
      </w:r>
      <w:r>
        <w:t xml:space="preserve">relationship </w:t>
      </w:r>
      <w:del w:id="278" w:author="Alpha Omega" w:date="2015-02-14T13:33:00Z">
        <w:r w:rsidDel="00026C81">
          <w:delText xml:space="preserve">which </w:delText>
        </w:r>
      </w:del>
      <w:ins w:id="279" w:author="Alpha Omega" w:date="2015-02-14T13:33:00Z">
        <w:r w:rsidR="00026C81">
          <w:t xml:space="preserve">that </w:t>
        </w:r>
      </w:ins>
      <w:r>
        <w:t xml:space="preserve">would resolve to a set of </w:t>
      </w:r>
      <w:r>
        <w:rPr>
          <w:b/>
          <w:bCs/>
        </w:rPr>
        <w:t>PermissibleValues</w:t>
      </w:r>
      <w:r>
        <w:t>.</w:t>
      </w:r>
    </w:p>
    <w:p w14:paraId="66EC65B9" w14:textId="77777777" w:rsidR="00377E18" w:rsidRDefault="00C51B43" w:rsidP="00377E18">
      <w:pPr>
        <w:ind w:left="720" w:firstLine="720"/>
      </w:pPr>
      <w:r>
        <w:t xml:space="preserve"> </w:t>
      </w:r>
    </w:p>
    <w:p w14:paraId="16075A3A" w14:textId="77777777" w:rsidR="00377E18" w:rsidRDefault="00C51B43" w:rsidP="00377E18">
      <w:pPr>
        <w:ind w:left="720" w:firstLine="720"/>
      </w:pPr>
      <w:r>
        <w:t xml:space="preserve"> </w:t>
      </w:r>
    </w:p>
    <w:p w14:paraId="331D2BC0" w14:textId="77777777" w:rsidR="0063570E" w:rsidRDefault="0063570E" w:rsidP="00383490"/>
    <w:p w14:paraId="012445F0" w14:textId="77777777" w:rsidR="00A855E6" w:rsidRDefault="00383490" w:rsidP="00263593">
      <w:r w:rsidRPr="00875584">
        <w:rPr>
          <w:rFonts w:ascii="Arial" w:hAnsi="Arial"/>
          <w:b/>
          <w:sz w:val="24"/>
          <w:szCs w:val="24"/>
        </w:rPr>
        <w:t>Diagrams</w:t>
      </w:r>
    </w:p>
    <w:p w14:paraId="679BABDA" w14:textId="77777777" w:rsidR="00A93FDC" w:rsidRDefault="008917FF" w:rsidP="00CB0928">
      <w:pPr>
        <w:ind w:left="720"/>
      </w:pPr>
      <w:hyperlink w:anchor="_4049ef2e39f1ca7b7abb65f10409d85f" w:history="1">
        <w:r w:rsidR="003E7695">
          <w:rPr>
            <w:rStyle w:val="Hyperlink"/>
          </w:rPr>
          <w:t>Enumeration Constraints</w:t>
        </w:r>
      </w:hyperlink>
      <w:r w:rsidR="00324424">
        <w:t xml:space="preserve">, </w:t>
      </w:r>
    </w:p>
    <w:p w14:paraId="5A1CB5B8" w14:textId="77777777" w:rsidR="00A93FDC" w:rsidRDefault="008917FF" w:rsidP="00CB0928">
      <w:pPr>
        <w:ind w:left="720"/>
      </w:pPr>
      <w:hyperlink w:anchor="_bbceab59bf026d3b0616400766b2619e" w:history="1">
        <w:r w:rsidR="003E7695">
          <w:rPr>
            <w:rStyle w:val="Hyperlink"/>
          </w:rPr>
          <w:t>Enumerated Value Domains</w:t>
        </w:r>
      </w:hyperlink>
    </w:p>
    <w:p w14:paraId="1A742BE3" w14:textId="77777777" w:rsidR="0063570E" w:rsidRDefault="0063570E" w:rsidP="00383490"/>
    <w:p w14:paraId="75C46759" w14:textId="77777777" w:rsidR="00A855E6" w:rsidRDefault="00383490" w:rsidP="00263593">
      <w:r w:rsidRPr="00875584">
        <w:rPr>
          <w:rFonts w:ascii="Arial" w:hAnsi="Arial"/>
          <w:b/>
          <w:sz w:val="24"/>
          <w:szCs w:val="24"/>
        </w:rPr>
        <w:t>Direct Superclasses (Generalization)</w:t>
      </w:r>
    </w:p>
    <w:p w14:paraId="0ABDB0E7" w14:textId="77777777" w:rsidR="00377E18" w:rsidRDefault="008917FF" w:rsidP="00B51B66">
      <w:pPr>
        <w:ind w:firstLine="720"/>
      </w:pPr>
      <w:hyperlink w:anchor="_d45578f848d02aad83980903e5bde7d1" w:history="1">
        <w:r w:rsidR="006977BE">
          <w:rPr>
            <w:rStyle w:val="Hyperlink"/>
          </w:rPr>
          <w:t>DescribedItem</w:t>
        </w:r>
      </w:hyperlink>
    </w:p>
    <w:p w14:paraId="2A38533A" w14:textId="77777777" w:rsidR="0063570E" w:rsidRDefault="0063570E" w:rsidP="00383490"/>
    <w:p w14:paraId="4DDDB295" w14:textId="77777777" w:rsidR="00A855E6" w:rsidRDefault="00383490" w:rsidP="00263593">
      <w:r w:rsidRPr="00875584">
        <w:rPr>
          <w:rFonts w:ascii="Arial" w:hAnsi="Arial"/>
          <w:b/>
          <w:sz w:val="24"/>
          <w:szCs w:val="24"/>
        </w:rPr>
        <w:t>Constraints</w:t>
      </w:r>
    </w:p>
    <w:p w14:paraId="4D18E827" w14:textId="77777777" w:rsidR="0087616E" w:rsidRPr="00BC6BEC" w:rsidRDefault="0087616E" w:rsidP="00263593">
      <w:pPr>
        <w:rPr>
          <w:rFonts w:ascii="Arial" w:hAnsi="Arial"/>
          <w:b/>
          <w:sz w:val="24"/>
          <w:szCs w:val="24"/>
        </w:rPr>
      </w:pPr>
    </w:p>
    <w:p w14:paraId="4F8EFAD5"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meaningIsConceptReference</w:t>
      </w:r>
      <w:proofErr w:type="gramEnd"/>
    </w:p>
    <w:p w14:paraId="3B398EFA" w14:textId="77777777" w:rsidR="00B51031" w:rsidRDefault="0018237F">
      <w:r>
        <w:t>There is a maximum of one &lt;&lt;ValueSetReferenceInstance&gt;&gt; Abstractions.</w:t>
      </w:r>
    </w:p>
    <w:p w14:paraId="2A2EDF3E" w14:textId="77777777" w:rsidR="00377E18" w:rsidRDefault="00CF06F6" w:rsidP="00377E18">
      <w:pPr>
        <w:ind w:left="3600" w:firstLine="720"/>
      </w:pPr>
      <w:r w:rsidRPr="00467F03">
        <w:t>[OCL]</w:t>
      </w:r>
    </w:p>
    <w:p w14:paraId="63371FDE" w14:textId="77777777" w:rsidR="008B78EB" w:rsidRDefault="004B279F" w:rsidP="00ED4063">
      <w:proofErr w:type="gramStart"/>
      <w:r w:rsidRPr="0047488C">
        <w:rPr>
          <w:rFonts w:ascii="Courier" w:hAnsi="Courier"/>
        </w:rPr>
        <w:t>self.base</w:t>
      </w:r>
      <w:proofErr w:type="gramEnd"/>
      <w:r w:rsidRPr="0047488C">
        <w:rPr>
          <w:rFonts w:ascii="Courier" w:hAnsi="Courier"/>
        </w:rPr>
        <w:t xml:space="preserve">_Enumeration.clientDependency-&gt;select(d|d.stereotypedBy('ValueSetReferenceInstance'))-&gt;size()&lt;=1 </w:t>
      </w:r>
    </w:p>
    <w:p w14:paraId="54CE7963" w14:textId="77777777" w:rsidR="0087616E" w:rsidRPr="00BC6BEC" w:rsidRDefault="0087616E" w:rsidP="00263593">
      <w:pPr>
        <w:rPr>
          <w:rFonts w:ascii="Arial" w:hAnsi="Arial"/>
          <w:b/>
          <w:sz w:val="24"/>
          <w:szCs w:val="24"/>
        </w:rPr>
      </w:pPr>
    </w:p>
    <w:p w14:paraId="1013C0D5"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permissibleValues</w:t>
      </w:r>
      <w:proofErr w:type="gramEnd"/>
    </w:p>
    <w:p w14:paraId="60D95423" w14:textId="77777777" w:rsidR="00B51031" w:rsidRDefault="0018237F">
      <w:r>
        <w:t>All instances must be type permissibleValue</w:t>
      </w:r>
    </w:p>
    <w:p w14:paraId="0C7DBBBA" w14:textId="77777777" w:rsidR="00377E18" w:rsidRDefault="00CF06F6" w:rsidP="00377E18">
      <w:pPr>
        <w:ind w:left="3600" w:firstLine="720"/>
      </w:pPr>
      <w:r w:rsidRPr="00467F03">
        <w:t>[OCL]</w:t>
      </w:r>
    </w:p>
    <w:p w14:paraId="4E978F75"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_Enumeration.ownedLiteral-&gt;forAll(x:EnumerationLiteral|x.stereotypedBy('PermissibleValue'))</w:t>
      </w:r>
    </w:p>
    <w:p w14:paraId="276760E2" w14:textId="77777777" w:rsidR="002C0F83" w:rsidRPr="005F31BE" w:rsidRDefault="00F851FF" w:rsidP="005F31BE">
      <w:pPr>
        <w:pStyle w:val="Heading4"/>
      </w:pPr>
      <w:bookmarkStart w:id="280" w:name="_4b28f60cd7e8328f1d31dbcfa39d2ff3"/>
      <w:bookmarkStart w:id="281" w:name="_Toc285534733"/>
      <w:r w:rsidRPr="005F31BE">
        <w:t>&lt;Stereotype&gt; IdentifiedItem</w:t>
      </w:r>
      <w:bookmarkEnd w:id="280"/>
      <w:bookmarkEnd w:id="281"/>
    </w:p>
    <w:p w14:paraId="43FC8EB9" w14:textId="77777777" w:rsidR="0063570E" w:rsidRDefault="0063570E" w:rsidP="00383490"/>
    <w:p w14:paraId="4AFC3A21" w14:textId="77777777" w:rsidR="00A855E6" w:rsidRDefault="00383490" w:rsidP="00263593">
      <w:r w:rsidRPr="00875584">
        <w:rPr>
          <w:rFonts w:ascii="Arial" w:hAnsi="Arial"/>
          <w:b/>
          <w:sz w:val="24"/>
          <w:szCs w:val="24"/>
        </w:rPr>
        <w:t>Description</w:t>
      </w:r>
    </w:p>
    <w:p w14:paraId="494EE58B" w14:textId="77777777" w:rsidR="00B51031" w:rsidRDefault="0018237F">
      <w:r>
        <w:t xml:space="preserve">The </w:t>
      </w:r>
      <w:r>
        <w:rPr>
          <w:b/>
          <w:bCs/>
        </w:rPr>
        <w:t>IdentifiedItem</w:t>
      </w:r>
      <w:r>
        <w:t xml:space="preserve"> stereotype allows the assignment of one or more optional identifiers to be assigned to a </w:t>
      </w:r>
      <w:r>
        <w:rPr>
          <w:b/>
          <w:bCs/>
        </w:rPr>
        <w:t>NamedElement</w:t>
      </w:r>
      <w:r>
        <w:t>.</w:t>
      </w:r>
    </w:p>
    <w:p w14:paraId="72C8F25D" w14:textId="77777777" w:rsidR="00377E18" w:rsidRDefault="00C51B43" w:rsidP="00377E18">
      <w:pPr>
        <w:ind w:left="720" w:firstLine="720"/>
      </w:pPr>
      <w:r>
        <w:t xml:space="preserve"> </w:t>
      </w:r>
    </w:p>
    <w:p w14:paraId="2206D711" w14:textId="77777777" w:rsidR="0063570E" w:rsidRDefault="0063570E" w:rsidP="00383490"/>
    <w:p w14:paraId="7B75759F" w14:textId="77777777" w:rsidR="00A855E6" w:rsidRDefault="00383490" w:rsidP="00263593">
      <w:r w:rsidRPr="00875584">
        <w:rPr>
          <w:rFonts w:ascii="Arial" w:hAnsi="Arial"/>
          <w:b/>
          <w:sz w:val="24"/>
          <w:szCs w:val="24"/>
        </w:rPr>
        <w:t>Diagrams</w:t>
      </w:r>
    </w:p>
    <w:p w14:paraId="642E5BC8" w14:textId="77777777" w:rsidR="00A93FDC" w:rsidRDefault="008917FF" w:rsidP="00CB0928">
      <w:pPr>
        <w:ind w:left="720"/>
      </w:pPr>
      <w:hyperlink w:anchor="_0628ce7e5381e7543ba417bb320e03fb" w:history="1">
        <w:r w:rsidR="003E7695">
          <w:rPr>
            <w:rStyle w:val="Hyperlink"/>
          </w:rPr>
          <w:t>IdentificationAndDesignation</w:t>
        </w:r>
      </w:hyperlink>
    </w:p>
    <w:p w14:paraId="6183EDC8" w14:textId="77777777" w:rsidR="0063570E" w:rsidRDefault="0063570E" w:rsidP="00383490"/>
    <w:p w14:paraId="1D46019A" w14:textId="77777777" w:rsidR="00A855E6" w:rsidRDefault="00383490" w:rsidP="00263593">
      <w:r w:rsidRPr="00875584">
        <w:rPr>
          <w:rFonts w:ascii="Arial" w:hAnsi="Arial"/>
          <w:b/>
          <w:sz w:val="24"/>
          <w:szCs w:val="24"/>
        </w:rPr>
        <w:t>Direct Subclasses (Specialization)</w:t>
      </w:r>
    </w:p>
    <w:p w14:paraId="21B832A9" w14:textId="77777777" w:rsidR="00377E18" w:rsidRDefault="008917FF" w:rsidP="00B51B66">
      <w:pPr>
        <w:ind w:firstLine="720"/>
      </w:pPr>
      <w:hyperlink w:anchor="_d45578f848d02aad83980903e5bde7d1" w:history="1">
        <w:r w:rsidR="006977BE">
          <w:rPr>
            <w:rStyle w:val="Hyperlink"/>
          </w:rPr>
          <w:t>DescribedItem</w:t>
        </w:r>
      </w:hyperlink>
      <w:r w:rsidR="006977BE">
        <w:t xml:space="preserve">, </w:t>
      </w:r>
    </w:p>
    <w:p w14:paraId="327C3C56" w14:textId="77777777" w:rsidR="00377E18" w:rsidRDefault="008917FF" w:rsidP="00B51B66">
      <w:pPr>
        <w:ind w:firstLine="720"/>
      </w:pPr>
      <w:hyperlink w:anchor="_9d682f32f4917feea358e696d1fd146d" w:history="1">
        <w:r w:rsidR="006977BE">
          <w:rPr>
            <w:rStyle w:val="Hyperlink"/>
          </w:rPr>
          <w:t>ResourceReferenceInstance</w:t>
        </w:r>
      </w:hyperlink>
    </w:p>
    <w:p w14:paraId="632378E5" w14:textId="77777777" w:rsidR="0063570E" w:rsidRDefault="0063570E" w:rsidP="00383490"/>
    <w:p w14:paraId="62E1D83C" w14:textId="77777777" w:rsidR="00A855E6" w:rsidRDefault="00383490" w:rsidP="00263593">
      <w:r w:rsidRPr="00875584">
        <w:rPr>
          <w:rFonts w:ascii="Arial" w:hAnsi="Arial"/>
          <w:b/>
          <w:sz w:val="24"/>
          <w:szCs w:val="24"/>
        </w:rPr>
        <w:t>Attributes</w:t>
      </w:r>
    </w:p>
    <w:p w14:paraId="0D3156FB" w14:textId="77777777" w:rsidR="00DC3AE7" w:rsidRDefault="00DC3AE7" w:rsidP="00DC3AE7">
      <w:r w:rsidRPr="00DC3AE7">
        <w:t xml:space="preserve"> </w:t>
      </w:r>
    </w:p>
    <w:p w14:paraId="38E2A537" w14:textId="77777777" w:rsidR="00B603FB" w:rsidRDefault="00B603FB" w:rsidP="008B78EB"/>
    <w:p w14:paraId="69E8F423"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id : UML Standard Profile::UML2 Metamodel::EnumerationLiteral</w:t>
      </w:r>
    </w:p>
    <w:p w14:paraId="28EAD5A8" w14:textId="77777777" w:rsidR="00B51031" w:rsidRDefault="0018237F">
      <w:proofErr w:type="gramStart"/>
      <w:r>
        <w:t xml:space="preserve">An identifier unique within the context of the containing </w:t>
      </w:r>
      <w:r>
        <w:rPr>
          <w:b/>
          <w:bCs/>
        </w:rPr>
        <w:t>Enumeration</w:t>
      </w:r>
      <w:r>
        <w:t>.</w:t>
      </w:r>
      <w:proofErr w:type="gramEnd"/>
      <w:r>
        <w:t xml:space="preserve"> </w:t>
      </w:r>
    </w:p>
    <w:p w14:paraId="541359EF" w14:textId="77777777" w:rsidR="0063570E" w:rsidRDefault="0063570E" w:rsidP="00383490"/>
    <w:p w14:paraId="056DFFBE" w14:textId="77777777" w:rsidR="00A855E6" w:rsidRDefault="00383490" w:rsidP="00263593">
      <w:r w:rsidRPr="00875584">
        <w:rPr>
          <w:rFonts w:ascii="Arial" w:hAnsi="Arial"/>
          <w:b/>
          <w:sz w:val="24"/>
          <w:szCs w:val="24"/>
        </w:rPr>
        <w:t>Constraints</w:t>
      </w:r>
    </w:p>
    <w:p w14:paraId="67F8CE4C" w14:textId="77777777" w:rsidR="0087616E" w:rsidRPr="00BC6BEC" w:rsidRDefault="0087616E" w:rsidP="00263593">
      <w:pPr>
        <w:rPr>
          <w:rFonts w:ascii="Arial" w:hAnsi="Arial"/>
          <w:b/>
          <w:sz w:val="24"/>
          <w:szCs w:val="24"/>
        </w:rPr>
      </w:pPr>
    </w:p>
    <w:p w14:paraId="4F0F353E"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scopedIdentifierLiteral</w:t>
      </w:r>
      <w:proofErr w:type="gramEnd"/>
    </w:p>
    <w:p w14:paraId="157A5A20" w14:textId="77777777" w:rsidR="00B51031" w:rsidRDefault="0018237F">
      <w:r>
        <w:t xml:space="preserve"> Every </w:t>
      </w:r>
      <w:r>
        <w:rPr>
          <w:i/>
          <w:iCs/>
        </w:rPr>
        <w:t>id</w:t>
      </w:r>
      <w:r>
        <w:t xml:space="preserve"> property is an instance of a ScopedIdentifier.</w:t>
      </w:r>
    </w:p>
    <w:p w14:paraId="11E045DC" w14:textId="77777777" w:rsidR="00377E18" w:rsidRDefault="00CF06F6" w:rsidP="00377E18">
      <w:pPr>
        <w:ind w:left="3600" w:firstLine="720"/>
      </w:pPr>
      <w:r w:rsidRPr="00467F03">
        <w:t>[OCL]</w:t>
      </w:r>
    </w:p>
    <w:p w14:paraId="63E4C04B" w14:textId="77777777" w:rsidR="008B78EB" w:rsidRDefault="004B279F" w:rsidP="00ED4063">
      <w:r w:rsidRPr="0047488C">
        <w:rPr>
          <w:rFonts w:ascii="Courier" w:hAnsi="Courier"/>
        </w:rPr>
        <w:t xml:space="preserve"> </w:t>
      </w:r>
      <w:proofErr w:type="gramStart"/>
      <w:r w:rsidRPr="0047488C">
        <w:rPr>
          <w:rFonts w:ascii="Courier" w:hAnsi="Courier"/>
        </w:rPr>
        <w:t>self.id</w:t>
      </w:r>
      <w:proofErr w:type="gramEnd"/>
      <w:r w:rsidRPr="0047488C">
        <w:rPr>
          <w:rFonts w:ascii="Courier" w:hAnsi="Courier"/>
        </w:rPr>
        <w:t>-&gt;forAll(x:EnumerationLiteral | x.enumeration.stereotypedBy('ScopedIdentifier'))</w:t>
      </w:r>
    </w:p>
    <w:p w14:paraId="59B1E000" w14:textId="77777777" w:rsidR="0087616E" w:rsidRPr="00BC6BEC" w:rsidRDefault="0087616E" w:rsidP="00263593">
      <w:pPr>
        <w:rPr>
          <w:rFonts w:ascii="Arial" w:hAnsi="Arial"/>
          <w:b/>
          <w:sz w:val="24"/>
          <w:szCs w:val="24"/>
        </w:rPr>
      </w:pPr>
    </w:p>
    <w:p w14:paraId="17EB4947"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uniqueScopes</w:t>
      </w:r>
      <w:proofErr w:type="gramEnd"/>
    </w:p>
    <w:p w14:paraId="3866E423" w14:textId="77777777" w:rsidR="00B51031" w:rsidRDefault="0018237F">
      <w:r>
        <w:t xml:space="preserve"> Every id must belong to a unique instance specification classifier.  An identified Item cannot have two or more identifiers drawn from the same ScopedIdentifier enumeration.</w:t>
      </w:r>
    </w:p>
    <w:p w14:paraId="5E4AE728" w14:textId="77777777" w:rsidR="00377E18" w:rsidRDefault="00CF06F6" w:rsidP="00377E18">
      <w:pPr>
        <w:ind w:left="3600" w:firstLine="720"/>
      </w:pPr>
      <w:r w:rsidRPr="00467F03">
        <w:t>[OCL]</w:t>
      </w:r>
    </w:p>
    <w:p w14:paraId="7A92DE91" w14:textId="77777777" w:rsidR="008B78EB" w:rsidRDefault="004B279F" w:rsidP="00ED4063">
      <w:proofErr w:type="gramStart"/>
      <w:r w:rsidRPr="0047488C">
        <w:rPr>
          <w:rFonts w:ascii="Courier" w:hAnsi="Courier"/>
        </w:rPr>
        <w:t>self.id</w:t>
      </w:r>
      <w:proofErr w:type="gramEnd"/>
      <w:r w:rsidRPr="0047488C">
        <w:rPr>
          <w:rFonts w:ascii="Courier" w:hAnsi="Courier"/>
        </w:rPr>
        <w:t>-&gt;forAll(l1 | self.id-&gt;forAll(l2 | l1.enumeration = l2.enumeration implies l1 = l2))</w:t>
      </w:r>
    </w:p>
    <w:p w14:paraId="6F71563C" w14:textId="77777777" w:rsidR="002C0F83" w:rsidRPr="005F31BE" w:rsidRDefault="00F851FF" w:rsidP="005F31BE">
      <w:pPr>
        <w:pStyle w:val="Heading4"/>
      </w:pPr>
      <w:bookmarkStart w:id="282" w:name="_Toc285534734"/>
      <w:r w:rsidRPr="005F31BE">
        <w:t>&lt;Stereotype&gt; Infrastructure</w:t>
      </w:r>
      <w:bookmarkEnd w:id="282"/>
    </w:p>
    <w:p w14:paraId="6A063BD9" w14:textId="77777777" w:rsidR="0063570E" w:rsidRDefault="0063570E" w:rsidP="00383490"/>
    <w:p w14:paraId="0C32DE02" w14:textId="77777777" w:rsidR="00A855E6" w:rsidRDefault="00383490" w:rsidP="00263593">
      <w:r w:rsidRPr="00875584">
        <w:rPr>
          <w:rFonts w:ascii="Arial" w:hAnsi="Arial"/>
          <w:b/>
          <w:sz w:val="24"/>
          <w:szCs w:val="24"/>
        </w:rPr>
        <w:t>Description</w:t>
      </w:r>
    </w:p>
    <w:p w14:paraId="167BB4F7" w14:textId="77777777" w:rsidR="00B51031" w:rsidRDefault="0018237F">
      <w:r>
        <w:t>A stereotype indicating a base Property represents an aspect of an Archetype implementation such as a specific Archetype identifier or other element.  Properties with the Infrastructure stereotype cannot be constrained in AML.</w:t>
      </w:r>
    </w:p>
    <w:p w14:paraId="22DA3116" w14:textId="77777777" w:rsidR="00377E18" w:rsidRDefault="00C51B43" w:rsidP="00377E18">
      <w:pPr>
        <w:ind w:left="720" w:firstLine="720"/>
      </w:pPr>
      <w:r>
        <w:t xml:space="preserve"> </w:t>
      </w:r>
    </w:p>
    <w:p w14:paraId="2799EC2A" w14:textId="77777777" w:rsidR="0063570E" w:rsidRDefault="0063570E" w:rsidP="00383490"/>
    <w:p w14:paraId="5705D28F" w14:textId="77777777" w:rsidR="00A855E6" w:rsidRDefault="00383490" w:rsidP="00263593">
      <w:r w:rsidRPr="00875584">
        <w:rPr>
          <w:rFonts w:ascii="Arial" w:hAnsi="Arial"/>
          <w:b/>
          <w:sz w:val="24"/>
          <w:szCs w:val="24"/>
        </w:rPr>
        <w:t>Diagrams</w:t>
      </w:r>
    </w:p>
    <w:p w14:paraId="156BA6D9" w14:textId="77777777" w:rsidR="00A93FDC" w:rsidRDefault="008917FF" w:rsidP="00CB0928">
      <w:pPr>
        <w:ind w:left="720"/>
      </w:pPr>
      <w:hyperlink w:anchor="_549d0bc2f9c4ac0312fc619b71bf4d08" w:history="1">
        <w:r w:rsidR="003E7695">
          <w:rPr>
            <w:rStyle w:val="Hyperlink"/>
          </w:rPr>
          <w:t>Reference Model Stereotypes</w:t>
        </w:r>
      </w:hyperlink>
    </w:p>
    <w:p w14:paraId="5DEC7FB6" w14:textId="77777777" w:rsidR="002C0F83" w:rsidRPr="005F31BE" w:rsidRDefault="00F851FF" w:rsidP="005F31BE">
      <w:pPr>
        <w:pStyle w:val="Heading4"/>
      </w:pPr>
      <w:bookmarkStart w:id="283" w:name="_b9f78b93edc24bb3301ba69a57e4afc3"/>
      <w:bookmarkStart w:id="284" w:name="_Toc285534735"/>
      <w:r w:rsidRPr="005F31BE">
        <w:t>&lt;Stereotype&gt; KnownNamespace</w:t>
      </w:r>
      <w:bookmarkEnd w:id="283"/>
      <w:bookmarkEnd w:id="284"/>
    </w:p>
    <w:p w14:paraId="54EC61C0" w14:textId="77777777" w:rsidR="0063570E" w:rsidRDefault="0063570E" w:rsidP="00383490"/>
    <w:p w14:paraId="0B6EED87" w14:textId="77777777" w:rsidR="00A855E6" w:rsidRDefault="00383490" w:rsidP="00263593">
      <w:r w:rsidRPr="00875584">
        <w:rPr>
          <w:rFonts w:ascii="Arial" w:hAnsi="Arial"/>
          <w:b/>
          <w:sz w:val="24"/>
          <w:szCs w:val="24"/>
        </w:rPr>
        <w:t>Description</w:t>
      </w:r>
    </w:p>
    <w:p w14:paraId="399B014D" w14:textId="77777777" w:rsidR="00B51031" w:rsidRDefault="0018237F">
      <w:r>
        <w:rPr>
          <w:b/>
          <w:bCs/>
        </w:rPr>
        <w:t>KnownNamespace</w:t>
      </w:r>
      <w:r>
        <w:t xml:space="preserve"> extends the </w:t>
      </w:r>
      <w:r>
        <w:rPr>
          <w:b/>
          <w:bCs/>
        </w:rPr>
        <w:t>Enumeration</w:t>
      </w:r>
      <w:r>
        <w:t xml:space="preserve"> listing the set of namespace identifiers recognized by a particular implementation or archetype library.  The name of a member literal represents a local namespace identifier.  Each local identifier can, in turn, be realized by a second namespace.  As an example, an AML model might have 3 known namespaces:</w:t>
      </w:r>
    </w:p>
    <w:p w14:paraId="0A8DB5BA" w14:textId="77777777" w:rsidR="00B51031" w:rsidRDefault="0018237F">
      <w:pPr>
        <w:pStyle w:val="ListParagraph"/>
        <w:numPr>
          <w:ilvl w:val="0"/>
          <w:numId w:val="15"/>
        </w:numPr>
      </w:pPr>
      <w:r>
        <w:t xml:space="preserve"> "SCT"</w:t>
      </w:r>
    </w:p>
    <w:p w14:paraId="7981505F" w14:textId="77777777" w:rsidR="00B51031" w:rsidRDefault="0018237F">
      <w:pPr>
        <w:pStyle w:val="ListParagraph"/>
        <w:numPr>
          <w:ilvl w:val="0"/>
          <w:numId w:val="15"/>
        </w:numPr>
      </w:pPr>
      <w:r>
        <w:t xml:space="preserve"> "SNOMED-CT"</w:t>
      </w:r>
    </w:p>
    <w:p w14:paraId="70F5485E" w14:textId="77777777" w:rsidR="00B51031" w:rsidRDefault="0018237F">
      <w:pPr>
        <w:pStyle w:val="ListParagraph"/>
        <w:numPr>
          <w:ilvl w:val="0"/>
          <w:numId w:val="15"/>
        </w:numPr>
      </w:pPr>
      <w:r>
        <w:t>"LOINC"</w:t>
      </w:r>
    </w:p>
    <w:p w14:paraId="0CE621BB" w14:textId="77777777" w:rsidR="00B51031" w:rsidRDefault="0018237F">
      <w:r>
        <w:t xml:space="preserve"> </w:t>
      </w:r>
    </w:p>
    <w:p w14:paraId="73A8C5D7" w14:textId="77777777" w:rsidR="00B51031" w:rsidRDefault="0018237F">
      <w:r>
        <w:t xml:space="preserve">The first two namespaces would reference the same realization target, a </w:t>
      </w:r>
      <w:r>
        <w:rPr>
          <w:b/>
          <w:bCs/>
        </w:rPr>
        <w:t>ScopedIdentifier</w:t>
      </w:r>
      <w:r>
        <w:t xml:space="preserve"> for the SNOMED CT identifiers referenced by the model, while the third would reference another </w:t>
      </w:r>
      <w:r>
        <w:rPr>
          <w:b/>
          <w:bCs/>
        </w:rPr>
        <w:t>ScopedIdentifier</w:t>
      </w:r>
      <w:r>
        <w:t xml:space="preserve"> </w:t>
      </w:r>
      <w:r>
        <w:rPr>
          <w:b/>
          <w:bCs/>
        </w:rPr>
        <w:t xml:space="preserve">Enumeration </w:t>
      </w:r>
      <w:r>
        <w:t>containing the LOINC identifiers referenced by the model.</w:t>
      </w:r>
    </w:p>
    <w:p w14:paraId="2CBAD12D" w14:textId="77777777" w:rsidR="00B51031" w:rsidRDefault="0018237F">
      <w:r>
        <w:t xml:space="preserve"> </w:t>
      </w:r>
    </w:p>
    <w:p w14:paraId="15F77FCB" w14:textId="77777777" w:rsidR="00B51031" w:rsidRDefault="0018237F">
      <w:r>
        <w:t xml:space="preserve"> </w:t>
      </w:r>
    </w:p>
    <w:p w14:paraId="52EE5D6C" w14:textId="77777777" w:rsidR="00377E18" w:rsidRDefault="00C51B43" w:rsidP="00377E18">
      <w:pPr>
        <w:ind w:left="720" w:firstLine="720"/>
      </w:pPr>
      <w:r>
        <w:t xml:space="preserve"> </w:t>
      </w:r>
    </w:p>
    <w:p w14:paraId="1D82C770" w14:textId="77777777" w:rsidR="0063570E" w:rsidRDefault="0063570E" w:rsidP="00383490"/>
    <w:p w14:paraId="3D29C6F0" w14:textId="77777777" w:rsidR="00A855E6" w:rsidRDefault="00383490" w:rsidP="00263593">
      <w:r w:rsidRPr="00875584">
        <w:rPr>
          <w:rFonts w:ascii="Arial" w:hAnsi="Arial"/>
          <w:b/>
          <w:sz w:val="24"/>
          <w:szCs w:val="24"/>
        </w:rPr>
        <w:t>Diagrams</w:t>
      </w:r>
    </w:p>
    <w:p w14:paraId="06C1C852" w14:textId="77777777" w:rsidR="00A93FDC" w:rsidRDefault="008917FF" w:rsidP="00CB0928">
      <w:pPr>
        <w:ind w:left="720"/>
      </w:pPr>
      <w:hyperlink w:anchor="_0628ce7e5381e7543ba417bb320e03fb" w:history="1">
        <w:r w:rsidR="003E7695">
          <w:rPr>
            <w:rStyle w:val="Hyperlink"/>
          </w:rPr>
          <w:t>IdentificationAndDesignation</w:t>
        </w:r>
      </w:hyperlink>
    </w:p>
    <w:p w14:paraId="532EB12D" w14:textId="77777777" w:rsidR="0063570E" w:rsidRDefault="0063570E" w:rsidP="00383490"/>
    <w:p w14:paraId="414FFED0" w14:textId="77777777" w:rsidR="00A855E6" w:rsidRDefault="00383490" w:rsidP="00263593">
      <w:r w:rsidRPr="00875584">
        <w:rPr>
          <w:rFonts w:ascii="Arial" w:hAnsi="Arial"/>
          <w:b/>
          <w:sz w:val="24"/>
          <w:szCs w:val="24"/>
        </w:rPr>
        <w:t>Direct Superclasses (Generalization)</w:t>
      </w:r>
    </w:p>
    <w:p w14:paraId="34EF47E2" w14:textId="77777777" w:rsidR="00377E18" w:rsidRDefault="008917FF" w:rsidP="00B51B66">
      <w:pPr>
        <w:ind w:firstLine="720"/>
      </w:pPr>
      <w:hyperlink w:anchor="_59faf6918f4c546323d6df67392c366b" w:history="1">
        <w:r w:rsidR="006977BE">
          <w:rPr>
            <w:rStyle w:val="Hyperlink"/>
          </w:rPr>
          <w:t>ScopedIdentifier</w:t>
        </w:r>
      </w:hyperlink>
    </w:p>
    <w:p w14:paraId="5AA5662B" w14:textId="77777777" w:rsidR="0063570E" w:rsidRDefault="0063570E" w:rsidP="00383490"/>
    <w:p w14:paraId="164D5AE3" w14:textId="77777777" w:rsidR="00A855E6" w:rsidRDefault="00383490" w:rsidP="00263593">
      <w:r w:rsidRPr="00875584">
        <w:rPr>
          <w:rFonts w:ascii="Arial" w:hAnsi="Arial"/>
          <w:b/>
          <w:sz w:val="24"/>
          <w:szCs w:val="24"/>
        </w:rPr>
        <w:t>Constraints</w:t>
      </w:r>
    </w:p>
    <w:p w14:paraId="30A47315" w14:textId="77777777" w:rsidR="0087616E" w:rsidRPr="00BC6BEC" w:rsidRDefault="0087616E" w:rsidP="00263593">
      <w:pPr>
        <w:rPr>
          <w:rFonts w:ascii="Arial" w:hAnsi="Arial"/>
          <w:b/>
          <w:sz w:val="24"/>
          <w:szCs w:val="24"/>
        </w:rPr>
      </w:pPr>
    </w:p>
    <w:p w14:paraId="2FDFC472"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hasScopedIdentifiers</w:t>
      </w:r>
      <w:proofErr w:type="gramEnd"/>
    </w:p>
    <w:p w14:paraId="36801EC2" w14:textId="77777777" w:rsidR="00B51031" w:rsidRDefault="0018237F">
      <w:r>
        <w:t>Set if knownNamespace has an identifier uniquely referencing its scoping namespace.</w:t>
      </w:r>
    </w:p>
    <w:p w14:paraId="6C28CE0B" w14:textId="77777777" w:rsidR="00377E18" w:rsidRDefault="00CF06F6" w:rsidP="00377E18">
      <w:pPr>
        <w:ind w:left="3600" w:firstLine="720"/>
      </w:pPr>
      <w:r w:rsidRPr="00467F03">
        <w:t>[OCL]</w:t>
      </w:r>
    </w:p>
    <w:p w14:paraId="74756677"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_Enumeration.ownedLiteral-&gt;forAll(x:EnumerationLiteral|x.stereotypedBy('ScopedIdentifier'))</w:t>
      </w:r>
    </w:p>
    <w:p w14:paraId="56E8E7C7" w14:textId="77777777" w:rsidR="0087616E" w:rsidRPr="00BC6BEC" w:rsidRDefault="0087616E" w:rsidP="00263593">
      <w:pPr>
        <w:rPr>
          <w:rFonts w:ascii="Arial" w:hAnsi="Arial"/>
          <w:b/>
          <w:sz w:val="24"/>
          <w:szCs w:val="24"/>
        </w:rPr>
      </w:pPr>
    </w:p>
    <w:p w14:paraId="4010A392"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namespaceInstances</w:t>
      </w:r>
      <w:proofErr w:type="gramEnd"/>
    </w:p>
    <w:p w14:paraId="595FEF8E" w14:textId="77777777" w:rsidR="00B51031" w:rsidRDefault="0018237F">
      <w:r>
        <w:t>All owned EnumerationLiterals must be &lt;&lt;NamespaceInstance&gt;&gt;</w:t>
      </w:r>
    </w:p>
    <w:p w14:paraId="5075FA6B" w14:textId="77777777" w:rsidR="00377E18" w:rsidRDefault="00CF06F6" w:rsidP="00377E18">
      <w:pPr>
        <w:ind w:left="3600" w:firstLine="720"/>
      </w:pPr>
      <w:r w:rsidRPr="00467F03">
        <w:t>[OCL]</w:t>
      </w:r>
    </w:p>
    <w:p w14:paraId="5914C0EC" w14:textId="77777777" w:rsidR="008B78EB" w:rsidRDefault="004B279F" w:rsidP="00ED4063">
      <w:proofErr w:type="gramStart"/>
      <w:r w:rsidRPr="0047488C">
        <w:rPr>
          <w:rFonts w:ascii="Courier" w:hAnsi="Courier"/>
        </w:rPr>
        <w:t>self.base</w:t>
      </w:r>
      <w:proofErr w:type="gramEnd"/>
      <w:r w:rsidRPr="0047488C">
        <w:rPr>
          <w:rFonts w:ascii="Courier" w:hAnsi="Courier"/>
        </w:rPr>
        <w:t>_Enumeration.ownedLiteral-&gt;forAll(x:EnumerationLiteral|x.stereotypedBy('NamespaceInstance'))</w:t>
      </w:r>
    </w:p>
    <w:p w14:paraId="0C3A06B6" w14:textId="77777777" w:rsidR="002C0F83" w:rsidRPr="005F31BE" w:rsidRDefault="00F851FF" w:rsidP="005F31BE">
      <w:pPr>
        <w:pStyle w:val="Heading4"/>
      </w:pPr>
      <w:bookmarkStart w:id="285" w:name="_446e0591a4f825b22cd9e573c1239a72"/>
      <w:bookmarkStart w:id="286" w:name="_Toc285534736"/>
      <w:r w:rsidRPr="005F31BE">
        <w:t>&lt;Stereotype&gt; Language</w:t>
      </w:r>
      <w:bookmarkEnd w:id="285"/>
      <w:bookmarkEnd w:id="286"/>
    </w:p>
    <w:p w14:paraId="292039F4" w14:textId="77777777" w:rsidR="0063570E" w:rsidRDefault="0063570E" w:rsidP="00383490"/>
    <w:p w14:paraId="545C0434" w14:textId="77777777" w:rsidR="00A855E6" w:rsidRDefault="00383490" w:rsidP="00263593">
      <w:r w:rsidRPr="00875584">
        <w:rPr>
          <w:rFonts w:ascii="Arial" w:hAnsi="Arial"/>
          <w:b/>
          <w:sz w:val="24"/>
          <w:szCs w:val="24"/>
        </w:rPr>
        <w:t>Description</w:t>
      </w:r>
    </w:p>
    <w:p w14:paraId="691A326E" w14:textId="77777777" w:rsidR="00B51031" w:rsidRDefault="0018237F">
      <w:r>
        <w:t>The set of languages referenced by an AML instance.  Typically these will be drawn from ISO 639-1 or one of its derivatives.</w:t>
      </w:r>
    </w:p>
    <w:p w14:paraId="2D0D8340" w14:textId="77777777" w:rsidR="00377E18" w:rsidRDefault="00C51B43" w:rsidP="00377E18">
      <w:pPr>
        <w:ind w:left="720" w:firstLine="720"/>
      </w:pPr>
      <w:r>
        <w:t xml:space="preserve"> </w:t>
      </w:r>
    </w:p>
    <w:p w14:paraId="7A70E731" w14:textId="77777777" w:rsidR="0063570E" w:rsidRDefault="0063570E" w:rsidP="00383490"/>
    <w:p w14:paraId="586244CD" w14:textId="77777777" w:rsidR="00A855E6" w:rsidRDefault="00383490" w:rsidP="00263593">
      <w:r w:rsidRPr="00875584">
        <w:rPr>
          <w:rFonts w:ascii="Arial" w:hAnsi="Arial"/>
          <w:b/>
          <w:sz w:val="24"/>
          <w:szCs w:val="24"/>
        </w:rPr>
        <w:t>Diagrams</w:t>
      </w:r>
    </w:p>
    <w:p w14:paraId="4CF64C01" w14:textId="77777777" w:rsidR="00A93FDC" w:rsidRDefault="008917FF" w:rsidP="00CB0928">
      <w:pPr>
        <w:ind w:left="720"/>
      </w:pPr>
      <w:hyperlink w:anchor="_0628ce7e5381e7543ba417bb320e03fb" w:history="1">
        <w:r w:rsidR="003E7695">
          <w:rPr>
            <w:rStyle w:val="Hyperlink"/>
          </w:rPr>
          <w:t>IdentificationAndDesignation</w:t>
        </w:r>
      </w:hyperlink>
    </w:p>
    <w:p w14:paraId="1FCEB2E8" w14:textId="77777777" w:rsidR="0063570E" w:rsidRDefault="0063570E" w:rsidP="00383490"/>
    <w:p w14:paraId="57B24160" w14:textId="77777777" w:rsidR="00A855E6" w:rsidRDefault="00383490" w:rsidP="00263593">
      <w:r w:rsidRPr="00875584">
        <w:rPr>
          <w:rFonts w:ascii="Arial" w:hAnsi="Arial"/>
          <w:b/>
          <w:sz w:val="24"/>
          <w:szCs w:val="24"/>
        </w:rPr>
        <w:t>Direct Superclasses (Generalization)</w:t>
      </w:r>
    </w:p>
    <w:p w14:paraId="6C82EA92" w14:textId="77777777" w:rsidR="00377E18" w:rsidRDefault="008917FF" w:rsidP="00B51B66">
      <w:pPr>
        <w:ind w:firstLine="720"/>
      </w:pPr>
      <w:hyperlink w:anchor="_59faf6918f4c546323d6df67392c366b" w:history="1">
        <w:r w:rsidR="006977BE">
          <w:rPr>
            <w:rStyle w:val="Hyperlink"/>
          </w:rPr>
          <w:t>ScopedIdentifier</w:t>
        </w:r>
      </w:hyperlink>
    </w:p>
    <w:p w14:paraId="756DD60D" w14:textId="77777777" w:rsidR="002C0F83" w:rsidRPr="005F31BE" w:rsidRDefault="00F851FF" w:rsidP="005F31BE">
      <w:pPr>
        <w:pStyle w:val="Heading4"/>
      </w:pPr>
      <w:bookmarkStart w:id="287" w:name="_Toc285534737"/>
      <w:r w:rsidRPr="005F31BE">
        <w:t>&lt;Stereotype&gt; MappedDataType</w:t>
      </w:r>
      <w:bookmarkEnd w:id="287"/>
    </w:p>
    <w:p w14:paraId="11B9AA09" w14:textId="77777777" w:rsidR="0063570E" w:rsidRDefault="0063570E" w:rsidP="00383490"/>
    <w:p w14:paraId="1ABCD1BF" w14:textId="77777777" w:rsidR="00A855E6" w:rsidRDefault="00383490" w:rsidP="00263593">
      <w:r w:rsidRPr="00875584">
        <w:rPr>
          <w:rFonts w:ascii="Arial" w:hAnsi="Arial"/>
          <w:b/>
          <w:sz w:val="24"/>
          <w:szCs w:val="24"/>
        </w:rPr>
        <w:t>Description</w:t>
      </w:r>
    </w:p>
    <w:p w14:paraId="58C741E2" w14:textId="77777777" w:rsidR="00B51031" w:rsidRDefault="0018237F">
      <w:r>
        <w:t xml:space="preserve">Extends a Class or DataType in the Reference Model and indicates the base Class or DataType represents the classifier referenced by the </w:t>
      </w:r>
      <w:r>
        <w:rPr>
          <w:i/>
          <w:iCs/>
        </w:rPr>
        <w:t>amlType</w:t>
      </w:r>
      <w:r>
        <w:t xml:space="preserve"> tag and is to be treated as an atomic "primitive"</w:t>
      </w:r>
      <w:del w:id="288" w:author="Alpha Omega" w:date="2015-02-14T13:34:00Z">
        <w:r w:rsidDel="00026C81">
          <w:delText xml:space="preserve"> </w:delText>
        </w:r>
      </w:del>
      <w:r>
        <w:t xml:space="preserve"> type that cannot be further decomposed.</w:t>
      </w:r>
    </w:p>
    <w:p w14:paraId="6F376F76" w14:textId="77777777" w:rsidR="00B51031" w:rsidRDefault="0018237F">
      <w:r>
        <w:t xml:space="preserve"> </w:t>
      </w:r>
    </w:p>
    <w:p w14:paraId="3CBC0571" w14:textId="77777777" w:rsidR="00377E18" w:rsidRDefault="00C51B43" w:rsidP="00377E18">
      <w:pPr>
        <w:ind w:left="720" w:firstLine="720"/>
      </w:pPr>
      <w:r>
        <w:t xml:space="preserve"> </w:t>
      </w:r>
    </w:p>
    <w:p w14:paraId="14299865" w14:textId="77777777" w:rsidR="0063570E" w:rsidRDefault="0063570E" w:rsidP="00383490"/>
    <w:p w14:paraId="1AC81417" w14:textId="77777777" w:rsidR="00A855E6" w:rsidRDefault="00383490" w:rsidP="00263593">
      <w:r w:rsidRPr="00875584">
        <w:rPr>
          <w:rFonts w:ascii="Arial" w:hAnsi="Arial"/>
          <w:b/>
          <w:sz w:val="24"/>
          <w:szCs w:val="24"/>
        </w:rPr>
        <w:t>Diagrams</w:t>
      </w:r>
    </w:p>
    <w:p w14:paraId="08B76F14" w14:textId="77777777" w:rsidR="00A93FDC" w:rsidRDefault="008917FF" w:rsidP="00CB0928">
      <w:pPr>
        <w:ind w:left="720"/>
      </w:pPr>
      <w:hyperlink w:anchor="_549d0bc2f9c4ac0312fc619b71bf4d08" w:history="1">
        <w:r w:rsidR="003E7695">
          <w:rPr>
            <w:rStyle w:val="Hyperlink"/>
          </w:rPr>
          <w:t>Reference Model Stereotypes</w:t>
        </w:r>
      </w:hyperlink>
    </w:p>
    <w:p w14:paraId="002D1901" w14:textId="77777777" w:rsidR="0063570E" w:rsidRDefault="0063570E" w:rsidP="00383490"/>
    <w:p w14:paraId="5D24DA75" w14:textId="77777777" w:rsidR="00A855E6" w:rsidRDefault="00383490" w:rsidP="00263593">
      <w:r w:rsidRPr="00875584">
        <w:rPr>
          <w:rFonts w:ascii="Arial" w:hAnsi="Arial"/>
          <w:b/>
          <w:sz w:val="24"/>
          <w:szCs w:val="24"/>
        </w:rPr>
        <w:t>Attributes</w:t>
      </w:r>
    </w:p>
    <w:p w14:paraId="69DDA2F4" w14:textId="77777777" w:rsidR="00DC3AE7" w:rsidRDefault="00DC3AE7" w:rsidP="00DC3AE7">
      <w:r w:rsidRPr="00DC3AE7">
        <w:t xml:space="preserve"> </w:t>
      </w:r>
    </w:p>
    <w:p w14:paraId="76C15ACE" w14:textId="77777777" w:rsidR="00B603FB" w:rsidRDefault="00B603FB" w:rsidP="008B78EB"/>
    <w:p w14:paraId="72C58DD0"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amlType : UML Standard Profile::UML2 Metamodel::Classifier</w:t>
      </w:r>
    </w:p>
    <w:p w14:paraId="1FDE63DE" w14:textId="77777777" w:rsidR="00B51031" w:rsidRDefault="0018237F">
      <w:r>
        <w:t xml:space="preserve">The assumed or built-in AML Data Type corresponding to the extended Class or DataType. </w:t>
      </w:r>
    </w:p>
    <w:p w14:paraId="31AA0681" w14:textId="77777777" w:rsidR="0063570E" w:rsidRDefault="0063570E" w:rsidP="00383490"/>
    <w:p w14:paraId="62C847F2" w14:textId="77777777" w:rsidR="00A855E6" w:rsidRDefault="00383490" w:rsidP="00263593">
      <w:r w:rsidRPr="00875584">
        <w:rPr>
          <w:rFonts w:ascii="Arial" w:hAnsi="Arial"/>
          <w:b/>
          <w:sz w:val="24"/>
          <w:szCs w:val="24"/>
        </w:rPr>
        <w:t>Constraints</w:t>
      </w:r>
    </w:p>
    <w:p w14:paraId="387CFAE3" w14:textId="77777777" w:rsidR="0087616E" w:rsidRPr="00BC6BEC" w:rsidRDefault="0087616E" w:rsidP="00263593">
      <w:pPr>
        <w:rPr>
          <w:rFonts w:ascii="Arial" w:hAnsi="Arial"/>
          <w:b/>
          <w:sz w:val="24"/>
          <w:szCs w:val="24"/>
        </w:rPr>
      </w:pPr>
    </w:p>
    <w:p w14:paraId="2DB1A67D"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isAMLDataType</w:t>
      </w:r>
      <w:proofErr w:type="gramEnd"/>
    </w:p>
    <w:p w14:paraId="134CE2F4" w14:textId="77777777" w:rsidR="00B51031" w:rsidRDefault="0018237F">
      <w:r>
        <w:t xml:space="preserve">The amlType must reference a classifier (Class or DataType) that has </w:t>
      </w:r>
      <w:proofErr w:type="gramStart"/>
      <w:r>
        <w:t>a</w:t>
      </w:r>
      <w:proofErr w:type="gramEnd"/>
      <w:r>
        <w:t xml:space="preserve"> AMLDataType stereotype.</w:t>
      </w:r>
    </w:p>
    <w:p w14:paraId="07AB6071" w14:textId="77777777" w:rsidR="00377E18" w:rsidRDefault="00CF06F6" w:rsidP="00377E18">
      <w:pPr>
        <w:ind w:left="3600" w:firstLine="720"/>
      </w:pPr>
      <w:r w:rsidRPr="00467F03">
        <w:t>[OCL]</w:t>
      </w:r>
    </w:p>
    <w:p w14:paraId="549F928F" w14:textId="77777777" w:rsidR="008B78EB" w:rsidRDefault="004B279F" w:rsidP="00ED4063">
      <w:proofErr w:type="gramStart"/>
      <w:r w:rsidRPr="0047488C">
        <w:rPr>
          <w:rFonts w:ascii="Courier" w:hAnsi="Courier"/>
        </w:rPr>
        <w:t>self.amlType.stereotypedBy</w:t>
      </w:r>
      <w:proofErr w:type="gramEnd"/>
      <w:r w:rsidRPr="0047488C">
        <w:rPr>
          <w:rFonts w:ascii="Courier" w:hAnsi="Courier"/>
        </w:rPr>
        <w:t>('AMLDataType')</w:t>
      </w:r>
    </w:p>
    <w:p w14:paraId="08C66B0B" w14:textId="77777777" w:rsidR="0087616E" w:rsidRPr="00BC6BEC" w:rsidRDefault="0087616E" w:rsidP="00263593">
      <w:pPr>
        <w:rPr>
          <w:rFonts w:ascii="Arial" w:hAnsi="Arial"/>
          <w:b/>
          <w:sz w:val="24"/>
          <w:szCs w:val="24"/>
        </w:rPr>
      </w:pPr>
    </w:p>
    <w:p w14:paraId="3F053879"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amltypematch</w:t>
      </w:r>
      <w:proofErr w:type="gramEnd"/>
    </w:p>
    <w:p w14:paraId="46544BA1" w14:textId="77777777" w:rsidR="002C0F83" w:rsidRPr="005F31BE" w:rsidRDefault="00F851FF" w:rsidP="005F31BE">
      <w:pPr>
        <w:pStyle w:val="Heading4"/>
      </w:pPr>
      <w:bookmarkStart w:id="289" w:name="_762263779deb88cfafbbc8e4add57703"/>
      <w:bookmarkStart w:id="290" w:name="_Toc285534738"/>
      <w:r w:rsidRPr="005F31BE">
        <w:t>&lt;Stereotype&gt; NamespaceInstance</w:t>
      </w:r>
      <w:bookmarkEnd w:id="289"/>
      <w:bookmarkEnd w:id="290"/>
    </w:p>
    <w:p w14:paraId="2AE638E1" w14:textId="77777777" w:rsidR="0063570E" w:rsidRDefault="0063570E" w:rsidP="00383490"/>
    <w:p w14:paraId="5D20DDF6" w14:textId="77777777" w:rsidR="00A855E6" w:rsidRDefault="00383490" w:rsidP="00263593">
      <w:r w:rsidRPr="00875584">
        <w:rPr>
          <w:rFonts w:ascii="Arial" w:hAnsi="Arial"/>
          <w:b/>
          <w:sz w:val="24"/>
          <w:szCs w:val="24"/>
        </w:rPr>
        <w:t>Description</w:t>
      </w:r>
    </w:p>
    <w:p w14:paraId="50F0187B" w14:textId="77777777" w:rsidR="00B51031" w:rsidRDefault="0018237F">
      <w:r>
        <w:t>NamespaceInstance is an instance of Namespace.</w:t>
      </w:r>
    </w:p>
    <w:p w14:paraId="25E81907" w14:textId="77777777" w:rsidR="00377E18" w:rsidRDefault="00C51B43" w:rsidP="00377E18">
      <w:pPr>
        <w:ind w:left="720" w:firstLine="720"/>
      </w:pPr>
      <w:r>
        <w:t xml:space="preserve"> </w:t>
      </w:r>
    </w:p>
    <w:p w14:paraId="5414DC10" w14:textId="77777777" w:rsidR="0063570E" w:rsidRDefault="0063570E" w:rsidP="00383490"/>
    <w:p w14:paraId="3F4B2655" w14:textId="77777777" w:rsidR="00A855E6" w:rsidRDefault="00383490" w:rsidP="00263593">
      <w:r w:rsidRPr="00875584">
        <w:rPr>
          <w:rFonts w:ascii="Arial" w:hAnsi="Arial"/>
          <w:b/>
          <w:sz w:val="24"/>
          <w:szCs w:val="24"/>
        </w:rPr>
        <w:t>Diagrams</w:t>
      </w:r>
    </w:p>
    <w:p w14:paraId="410A6086" w14:textId="77777777" w:rsidR="00A93FDC" w:rsidRDefault="008917FF" w:rsidP="00CB0928">
      <w:pPr>
        <w:ind w:left="720"/>
      </w:pPr>
      <w:hyperlink w:anchor="_0628ce7e5381e7543ba417bb320e03fb" w:history="1">
        <w:r w:rsidR="003E7695">
          <w:rPr>
            <w:rStyle w:val="Hyperlink"/>
          </w:rPr>
          <w:t>IdentificationAndDesignation</w:t>
        </w:r>
      </w:hyperlink>
    </w:p>
    <w:p w14:paraId="4625BFC2" w14:textId="77777777" w:rsidR="0063570E" w:rsidRDefault="0063570E" w:rsidP="00383490"/>
    <w:p w14:paraId="313A4F77" w14:textId="77777777" w:rsidR="00A855E6" w:rsidRDefault="00383490" w:rsidP="00263593">
      <w:r w:rsidRPr="00875584">
        <w:rPr>
          <w:rFonts w:ascii="Arial" w:hAnsi="Arial"/>
          <w:b/>
          <w:sz w:val="24"/>
          <w:szCs w:val="24"/>
        </w:rPr>
        <w:t>Constraints</w:t>
      </w:r>
    </w:p>
    <w:p w14:paraId="250767D7" w14:textId="77777777" w:rsidR="0087616E" w:rsidRPr="00BC6BEC" w:rsidRDefault="0087616E" w:rsidP="00263593">
      <w:pPr>
        <w:rPr>
          <w:rFonts w:ascii="Arial" w:hAnsi="Arial"/>
          <w:b/>
          <w:sz w:val="24"/>
          <w:szCs w:val="24"/>
        </w:rPr>
      </w:pPr>
    </w:p>
    <w:p w14:paraId="28277441"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mustBeScopedIdentifier</w:t>
      </w:r>
      <w:proofErr w:type="gramEnd"/>
    </w:p>
    <w:p w14:paraId="0CA3B097" w14:textId="77777777" w:rsidR="00B51031" w:rsidRDefault="0018237F">
      <w:r>
        <w:t>There must be a single &lt;&lt;KnownNamespace&gt;&gt; client and a single &lt;&lt;ScopedIdentifier&gt;&gt; supplier.</w:t>
      </w:r>
    </w:p>
    <w:p w14:paraId="7EBA5590" w14:textId="77777777" w:rsidR="00377E18" w:rsidRDefault="00CF06F6" w:rsidP="00377E18">
      <w:pPr>
        <w:ind w:left="3600" w:firstLine="720"/>
      </w:pPr>
      <w:r w:rsidRPr="00467F03">
        <w:t>[OCL]</w:t>
      </w:r>
    </w:p>
    <w:p w14:paraId="4D7164CE" w14:textId="77777777" w:rsidR="008B78EB" w:rsidRDefault="004B279F" w:rsidP="00ED4063">
      <w:proofErr w:type="gramStart"/>
      <w:r w:rsidRPr="0047488C">
        <w:rPr>
          <w:rFonts w:ascii="Courier" w:hAnsi="Courier"/>
        </w:rPr>
        <w:t>self.base</w:t>
      </w:r>
      <w:proofErr w:type="gramEnd"/>
      <w:r w:rsidRPr="0047488C">
        <w:rPr>
          <w:rFonts w:ascii="Courier" w:hAnsi="Courier"/>
        </w:rPr>
        <w:t>_Realization.client-&gt;size()=1 and self.base_Realization.supplier-&gt;size()=1 and self.base_Realization.client-&gt;forAll(x|x.stereotypedBy('KnownNamespace')) and self.base_Realization.supplier-&gt;forAll(x|x.stereotypedBy('ScopedIdentifier'))</w:t>
      </w:r>
    </w:p>
    <w:p w14:paraId="12351778" w14:textId="77777777" w:rsidR="002C0F83" w:rsidRPr="005F31BE" w:rsidRDefault="00F851FF" w:rsidP="005F31BE">
      <w:pPr>
        <w:pStyle w:val="Heading4"/>
      </w:pPr>
      <w:bookmarkStart w:id="291" w:name="_5bb7ce8128b60ee5eb2ca275444e9692"/>
      <w:bookmarkStart w:id="292" w:name="_Toc285534739"/>
      <w:r w:rsidRPr="005F31BE">
        <w:t>&lt;Stereotype&gt; PermissibleValue</w:t>
      </w:r>
      <w:bookmarkEnd w:id="291"/>
      <w:bookmarkEnd w:id="292"/>
    </w:p>
    <w:p w14:paraId="19D207E6" w14:textId="77777777" w:rsidR="0063570E" w:rsidRDefault="0063570E" w:rsidP="00383490"/>
    <w:p w14:paraId="2985C9F7" w14:textId="77777777" w:rsidR="00A855E6" w:rsidRDefault="00383490" w:rsidP="00263593">
      <w:r w:rsidRPr="00875584">
        <w:rPr>
          <w:rFonts w:ascii="Arial" w:hAnsi="Arial"/>
          <w:b/>
          <w:sz w:val="24"/>
          <w:szCs w:val="24"/>
        </w:rPr>
        <w:t>Description</w:t>
      </w:r>
    </w:p>
    <w:p w14:paraId="0CA1C02E" w14:textId="71D93A91" w:rsidR="00B51031" w:rsidRDefault="0018237F">
      <w:proofErr w:type="gramStart"/>
      <w:r>
        <w:t>A unique</w:t>
      </w:r>
      <w:ins w:id="293" w:author="Alpha Omega" w:date="2015-02-14T13:36:00Z">
        <w:r w:rsidR="00026C81">
          <w:t xml:space="preserve"> value</w:t>
        </w:r>
      </w:ins>
      <w:r>
        <w:t xml:space="preserve"> within the context of the owning </w:t>
      </w:r>
      <w:r>
        <w:rPr>
          <w:b/>
          <w:bCs/>
        </w:rPr>
        <w:t>EnumeratedValueDomain</w:t>
      </w:r>
      <w:r>
        <w:t>.</w:t>
      </w:r>
      <w:proofErr w:type="gramEnd"/>
      <w:r>
        <w:t xml:space="preserve">  A </w:t>
      </w:r>
      <w:r>
        <w:rPr>
          <w:b/>
          <w:bCs/>
        </w:rPr>
        <w:t xml:space="preserve">PermissibleValue </w:t>
      </w:r>
      <w:r>
        <w:t xml:space="preserve">can be associated with an identifier, which, in </w:t>
      </w:r>
      <w:proofErr w:type="gramStart"/>
      <w:r>
        <w:t xml:space="preserve">ADL </w:t>
      </w:r>
      <w:ins w:id="294" w:author="Alpha Omega" w:date="2015-02-14T13:36:00Z">
        <w:r w:rsidR="00026C81">
          <w:t>,</w:t>
        </w:r>
      </w:ins>
      <w:r>
        <w:t>would</w:t>
      </w:r>
      <w:proofErr w:type="gramEnd"/>
      <w:r>
        <w:t xml:space="preserve"> be an "at" code.  A permissible value can be associated with one or more language specific designations and optional descriptions, which represent the ADL term_definitions section (as applied to "at" codes).  A </w:t>
      </w:r>
      <w:r>
        <w:rPr>
          <w:b/>
          <w:bCs/>
        </w:rPr>
        <w:t xml:space="preserve">PermissibleValue </w:t>
      </w:r>
      <w:r>
        <w:t xml:space="preserve">may also reference a </w:t>
      </w:r>
      <w:r>
        <w:rPr>
          <w:b/>
          <w:bCs/>
        </w:rPr>
        <w:t xml:space="preserve">ConceptReference </w:t>
      </w:r>
      <w:r>
        <w:t xml:space="preserve">via the </w:t>
      </w:r>
      <w:r>
        <w:rPr>
          <w:b/>
          <w:bCs/>
        </w:rPr>
        <w:t>ConceptReferenceInstance</w:t>
      </w:r>
      <w:r>
        <w:t xml:space="preserve"> association</w:t>
      </w:r>
      <w:proofErr w:type="gramStart"/>
      <w:r>
        <w:t>,where</w:t>
      </w:r>
      <w:proofErr w:type="gramEnd"/>
      <w:r>
        <w:t xml:space="preserve"> the </w:t>
      </w:r>
      <w:r>
        <w:rPr>
          <w:b/>
          <w:bCs/>
        </w:rPr>
        <w:t>ConceptReference</w:t>
      </w:r>
      <w:r>
        <w:t xml:space="preserve"> identifies the intended meaning for the value.</w:t>
      </w:r>
    </w:p>
    <w:p w14:paraId="34566813" w14:textId="77777777" w:rsidR="00377E18" w:rsidRDefault="00C51B43" w:rsidP="00377E18">
      <w:pPr>
        <w:ind w:left="720" w:firstLine="720"/>
      </w:pPr>
      <w:r>
        <w:t xml:space="preserve"> </w:t>
      </w:r>
    </w:p>
    <w:p w14:paraId="71E35FB1" w14:textId="77777777" w:rsidR="00377E18" w:rsidRDefault="00C51B43" w:rsidP="00377E18">
      <w:pPr>
        <w:ind w:left="720" w:firstLine="720"/>
      </w:pPr>
      <w:r>
        <w:t xml:space="preserve"> </w:t>
      </w:r>
    </w:p>
    <w:p w14:paraId="3ADAEB62" w14:textId="77777777" w:rsidR="0063570E" w:rsidRDefault="0063570E" w:rsidP="00383490"/>
    <w:p w14:paraId="7B84DF99" w14:textId="77777777" w:rsidR="00A855E6" w:rsidRDefault="00383490" w:rsidP="00263593">
      <w:r w:rsidRPr="00875584">
        <w:rPr>
          <w:rFonts w:ascii="Arial" w:hAnsi="Arial"/>
          <w:b/>
          <w:sz w:val="24"/>
          <w:szCs w:val="24"/>
        </w:rPr>
        <w:t>Diagrams</w:t>
      </w:r>
    </w:p>
    <w:p w14:paraId="3382D7FC" w14:textId="77777777" w:rsidR="00A93FDC" w:rsidRDefault="008917FF" w:rsidP="00CB0928">
      <w:pPr>
        <w:ind w:left="720"/>
      </w:pPr>
      <w:hyperlink w:anchor="_4049ef2e39f1ca7b7abb65f10409d85f" w:history="1">
        <w:r w:rsidR="003E7695">
          <w:rPr>
            <w:rStyle w:val="Hyperlink"/>
          </w:rPr>
          <w:t>Enumeration Constraints</w:t>
        </w:r>
      </w:hyperlink>
      <w:r w:rsidR="00324424">
        <w:t xml:space="preserve">, </w:t>
      </w:r>
    </w:p>
    <w:p w14:paraId="3DA4AB80" w14:textId="77777777" w:rsidR="00A93FDC" w:rsidRDefault="008917FF" w:rsidP="00CB0928">
      <w:pPr>
        <w:ind w:left="720"/>
      </w:pPr>
      <w:hyperlink w:anchor="_bbceab59bf026d3b0616400766b2619e" w:history="1">
        <w:r w:rsidR="003E7695">
          <w:rPr>
            <w:rStyle w:val="Hyperlink"/>
          </w:rPr>
          <w:t>Enumerated Value Domains</w:t>
        </w:r>
      </w:hyperlink>
    </w:p>
    <w:p w14:paraId="715415E1" w14:textId="77777777" w:rsidR="0063570E" w:rsidRDefault="0063570E" w:rsidP="00383490"/>
    <w:p w14:paraId="41D84469" w14:textId="77777777" w:rsidR="00A855E6" w:rsidRDefault="00383490" w:rsidP="00263593">
      <w:r w:rsidRPr="00875584">
        <w:rPr>
          <w:rFonts w:ascii="Arial" w:hAnsi="Arial"/>
          <w:b/>
          <w:sz w:val="24"/>
          <w:szCs w:val="24"/>
        </w:rPr>
        <w:t>Direct Superclasses (Generalization)</w:t>
      </w:r>
    </w:p>
    <w:p w14:paraId="20C54ABC" w14:textId="77777777" w:rsidR="00377E18" w:rsidRDefault="008917FF" w:rsidP="00B51B66">
      <w:pPr>
        <w:ind w:firstLine="720"/>
      </w:pPr>
      <w:hyperlink w:anchor="_d45578f848d02aad83980903e5bde7d1" w:history="1">
        <w:r w:rsidR="006977BE">
          <w:rPr>
            <w:rStyle w:val="Hyperlink"/>
          </w:rPr>
          <w:t>DescribedItem</w:t>
        </w:r>
      </w:hyperlink>
    </w:p>
    <w:p w14:paraId="4BD0D8ED" w14:textId="77777777" w:rsidR="0063570E" w:rsidRDefault="0063570E" w:rsidP="00383490"/>
    <w:p w14:paraId="261ED2A4" w14:textId="77777777" w:rsidR="00A855E6" w:rsidRDefault="00383490" w:rsidP="00263593">
      <w:r w:rsidRPr="00875584">
        <w:rPr>
          <w:rFonts w:ascii="Arial" w:hAnsi="Arial"/>
          <w:b/>
          <w:sz w:val="24"/>
          <w:szCs w:val="24"/>
        </w:rPr>
        <w:t>Constraints</w:t>
      </w:r>
    </w:p>
    <w:p w14:paraId="0783AF8E" w14:textId="77777777" w:rsidR="0087616E" w:rsidRPr="00BC6BEC" w:rsidRDefault="0087616E" w:rsidP="00263593">
      <w:pPr>
        <w:rPr>
          <w:rFonts w:ascii="Arial" w:hAnsi="Arial"/>
          <w:b/>
          <w:sz w:val="24"/>
          <w:szCs w:val="24"/>
        </w:rPr>
      </w:pPr>
    </w:p>
    <w:p w14:paraId="61F2831F"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valueMeaningIsConceptReference</w:t>
      </w:r>
      <w:proofErr w:type="gramEnd"/>
    </w:p>
    <w:p w14:paraId="2F9D205E" w14:textId="77777777" w:rsidR="00B51031" w:rsidRDefault="0018237F">
      <w:r>
        <w:t>PermissibleValue.about must be a concept reference</w:t>
      </w:r>
    </w:p>
    <w:p w14:paraId="39EF8366" w14:textId="77777777" w:rsidR="00377E18" w:rsidRDefault="00CF06F6" w:rsidP="00377E18">
      <w:pPr>
        <w:ind w:left="3600" w:firstLine="720"/>
      </w:pPr>
      <w:r w:rsidRPr="00467F03">
        <w:t>[OCL]</w:t>
      </w:r>
    </w:p>
    <w:p w14:paraId="3490C44F" w14:textId="77777777" w:rsidR="008B78EB" w:rsidRDefault="004B279F" w:rsidP="00ED4063">
      <w:proofErr w:type="gramStart"/>
      <w:r w:rsidRPr="0047488C">
        <w:rPr>
          <w:rFonts w:ascii="Courier" w:hAnsi="Courier"/>
        </w:rPr>
        <w:t>self.base</w:t>
      </w:r>
      <w:proofErr w:type="gramEnd"/>
      <w:r w:rsidRPr="0047488C">
        <w:rPr>
          <w:rFonts w:ascii="Courier" w:hAnsi="Courier"/>
        </w:rPr>
        <w:t xml:space="preserve">_EnumerationLiteral.clientDependency-&gt;select(d|d.stereotypedBy('ConceptReferenceInstance'))-&gt;size()&lt;=1 </w:t>
      </w:r>
    </w:p>
    <w:p w14:paraId="30C7E5E3" w14:textId="77777777" w:rsidR="002C0F83" w:rsidRPr="005F31BE" w:rsidRDefault="00F851FF" w:rsidP="005F31BE">
      <w:pPr>
        <w:pStyle w:val="Heading4"/>
      </w:pPr>
      <w:bookmarkStart w:id="295" w:name="_ef85d33c740061c0c756c4e535c34ccc"/>
      <w:bookmarkStart w:id="296" w:name="_Toc285534740"/>
      <w:r w:rsidRPr="005F31BE">
        <w:t>&lt;Stereotype&gt; PossibleValue</w:t>
      </w:r>
      <w:bookmarkEnd w:id="295"/>
      <w:bookmarkEnd w:id="296"/>
    </w:p>
    <w:p w14:paraId="7FCB1179" w14:textId="77777777" w:rsidR="0063570E" w:rsidRDefault="0063570E" w:rsidP="00383490"/>
    <w:p w14:paraId="2C6A5142" w14:textId="77777777" w:rsidR="00A855E6" w:rsidRDefault="00383490" w:rsidP="00263593">
      <w:r w:rsidRPr="00875584">
        <w:rPr>
          <w:rFonts w:ascii="Arial" w:hAnsi="Arial"/>
          <w:b/>
          <w:sz w:val="24"/>
          <w:szCs w:val="24"/>
        </w:rPr>
        <w:t>Description</w:t>
      </w:r>
    </w:p>
    <w:p w14:paraId="05BC2606" w14:textId="77777777" w:rsidR="00B51031" w:rsidRDefault="0018237F">
      <w:r>
        <w:t xml:space="preserve">An instance of a link between </w:t>
      </w:r>
      <w:proofErr w:type="gramStart"/>
      <w:r>
        <w:t xml:space="preserve">a  </w:t>
      </w:r>
      <w:r>
        <w:rPr>
          <w:b/>
          <w:bCs/>
        </w:rPr>
        <w:t>ConceptReferenceConstraint</w:t>
      </w:r>
      <w:proofErr w:type="gramEnd"/>
      <w:r>
        <w:t xml:space="preserve"> and a set of possible values.</w:t>
      </w:r>
    </w:p>
    <w:p w14:paraId="1E0B6DE0" w14:textId="77777777" w:rsidR="00377E18" w:rsidRDefault="00C51B43" w:rsidP="00377E18">
      <w:pPr>
        <w:ind w:left="720" w:firstLine="720"/>
      </w:pPr>
      <w:r>
        <w:t xml:space="preserve"> </w:t>
      </w:r>
    </w:p>
    <w:p w14:paraId="3782FEF8" w14:textId="77777777" w:rsidR="0063570E" w:rsidRDefault="0063570E" w:rsidP="00383490"/>
    <w:p w14:paraId="377C4CB5" w14:textId="77777777" w:rsidR="00A855E6" w:rsidRDefault="00383490" w:rsidP="00263593">
      <w:r w:rsidRPr="00875584">
        <w:rPr>
          <w:rFonts w:ascii="Arial" w:hAnsi="Arial"/>
          <w:b/>
          <w:sz w:val="24"/>
          <w:szCs w:val="24"/>
        </w:rPr>
        <w:t>Diagrams</w:t>
      </w:r>
    </w:p>
    <w:p w14:paraId="369782B6" w14:textId="77777777" w:rsidR="00A93FDC" w:rsidRDefault="008917FF" w:rsidP="00CB0928">
      <w:pPr>
        <w:ind w:left="720"/>
      </w:pPr>
      <w:hyperlink w:anchor="_6d065336864e77a240c6e7a3eb36e8cd" w:history="1">
        <w:r w:rsidR="003E7695">
          <w:rPr>
            <w:rStyle w:val="Hyperlink"/>
          </w:rPr>
          <w:t>Resource Reference Relationships</w:t>
        </w:r>
      </w:hyperlink>
    </w:p>
    <w:p w14:paraId="6D7E5A7A" w14:textId="77777777" w:rsidR="0063570E" w:rsidRDefault="0063570E" w:rsidP="00383490"/>
    <w:p w14:paraId="2361FCC6" w14:textId="77777777" w:rsidR="00A855E6" w:rsidRDefault="00383490" w:rsidP="00263593">
      <w:r w:rsidRPr="00875584">
        <w:rPr>
          <w:rFonts w:ascii="Arial" w:hAnsi="Arial"/>
          <w:b/>
          <w:sz w:val="24"/>
          <w:szCs w:val="24"/>
        </w:rPr>
        <w:t>Direct Superclasses (Generalization)</w:t>
      </w:r>
    </w:p>
    <w:p w14:paraId="012AF48D" w14:textId="77777777" w:rsidR="00377E18" w:rsidRDefault="008917FF" w:rsidP="00B51B66">
      <w:pPr>
        <w:ind w:firstLine="720"/>
      </w:pPr>
      <w:hyperlink w:anchor="_6a2f733d1d3ea9bc232f96caadb113e1" w:history="1">
        <w:r w:rsidR="006977BE">
          <w:rPr>
            <w:rStyle w:val="Hyperlink"/>
          </w:rPr>
          <w:t>ConceptReferenceInstance</w:t>
        </w:r>
      </w:hyperlink>
    </w:p>
    <w:p w14:paraId="67F476AC" w14:textId="77777777" w:rsidR="002C0F83" w:rsidRPr="005F31BE" w:rsidRDefault="00F851FF" w:rsidP="005F31BE">
      <w:pPr>
        <w:pStyle w:val="Heading4"/>
      </w:pPr>
      <w:bookmarkStart w:id="297" w:name="_Toc285534741"/>
      <w:r w:rsidRPr="005F31BE">
        <w:t>&lt;Stereotype&gt; ReferenceModel</w:t>
      </w:r>
      <w:bookmarkEnd w:id="297"/>
    </w:p>
    <w:p w14:paraId="2879A032" w14:textId="77777777" w:rsidR="0063570E" w:rsidRDefault="0063570E" w:rsidP="00383490"/>
    <w:p w14:paraId="5D0358D5" w14:textId="77777777" w:rsidR="00A855E6" w:rsidRDefault="00383490" w:rsidP="00263593">
      <w:r w:rsidRPr="00875584">
        <w:rPr>
          <w:rFonts w:ascii="Arial" w:hAnsi="Arial"/>
          <w:b/>
          <w:sz w:val="24"/>
          <w:szCs w:val="24"/>
        </w:rPr>
        <w:t>Description</w:t>
      </w:r>
    </w:p>
    <w:p w14:paraId="6473C5D5" w14:textId="0592F8E7" w:rsidR="00B51031" w:rsidRDefault="0018237F">
      <w:r>
        <w:t xml:space="preserve">This stereotype identifies a package as a </w:t>
      </w:r>
      <w:del w:id="298" w:author="Alpha Omega" w:date="2015-02-14T13:37:00Z">
        <w:r w:rsidDel="00A8236A">
          <w:delText xml:space="preserve"> </w:delText>
        </w:r>
      </w:del>
      <w:r>
        <w:t xml:space="preserve">Reference Model -- a package </w:t>
      </w:r>
      <w:proofErr w:type="gramStart"/>
      <w:r>
        <w:t>which</w:t>
      </w:r>
      <w:proofErr w:type="gramEnd"/>
      <w:r>
        <w:t xml:space="preserve"> contains the collection of UML Classes </w:t>
      </w:r>
      <w:del w:id="299" w:author="Alpha Omega" w:date="2015-02-14T13:37:00Z">
        <w:r w:rsidDel="00A8236A">
          <w:delText xml:space="preserve">that can be </w:delText>
        </w:r>
      </w:del>
      <w:r>
        <w:t>constrain</w:t>
      </w:r>
      <w:ins w:id="300" w:author="Alpha Omega" w:date="2015-02-14T13:37:00Z">
        <w:r w:rsidR="00A8236A">
          <w:t xml:space="preserve">able </w:t>
        </w:r>
      </w:ins>
      <w:del w:id="301" w:author="Alpha Omega" w:date="2015-02-14T13:37:00Z">
        <w:r w:rsidDel="00A8236A">
          <w:delText xml:space="preserve">ed </w:delText>
        </w:r>
      </w:del>
      <w:r>
        <w:t>by the Archetypes in an Archetype Library.  The Reference Model stereotype also allows the specification of the publisher, namespace and version of a Reference Model in a form compatible with a modeling language such as ADL.</w:t>
      </w:r>
    </w:p>
    <w:p w14:paraId="48797025" w14:textId="77777777" w:rsidR="00377E18" w:rsidRDefault="00C51B43" w:rsidP="00377E18">
      <w:pPr>
        <w:ind w:left="720" w:firstLine="720"/>
      </w:pPr>
      <w:r>
        <w:t xml:space="preserve"> </w:t>
      </w:r>
    </w:p>
    <w:p w14:paraId="75D00744" w14:textId="77777777" w:rsidR="0063570E" w:rsidRDefault="0063570E" w:rsidP="00383490"/>
    <w:p w14:paraId="48B3B503" w14:textId="77777777" w:rsidR="00A855E6" w:rsidRDefault="00383490" w:rsidP="00263593">
      <w:r w:rsidRPr="00875584">
        <w:rPr>
          <w:rFonts w:ascii="Arial" w:hAnsi="Arial"/>
          <w:b/>
          <w:sz w:val="24"/>
          <w:szCs w:val="24"/>
        </w:rPr>
        <w:t>Diagrams</w:t>
      </w:r>
    </w:p>
    <w:p w14:paraId="313410ED" w14:textId="77777777" w:rsidR="00A93FDC" w:rsidRDefault="008917FF" w:rsidP="00CB0928">
      <w:pPr>
        <w:ind w:left="720"/>
      </w:pPr>
      <w:hyperlink w:anchor="_549d0bc2f9c4ac0312fc619b71bf4d08" w:history="1">
        <w:r w:rsidR="003E7695">
          <w:rPr>
            <w:rStyle w:val="Hyperlink"/>
          </w:rPr>
          <w:t>Reference Model Stereotypes</w:t>
        </w:r>
      </w:hyperlink>
    </w:p>
    <w:p w14:paraId="357A2FF6" w14:textId="77777777" w:rsidR="0063570E" w:rsidRDefault="0063570E" w:rsidP="00383490"/>
    <w:p w14:paraId="2B8EBE5E" w14:textId="77777777" w:rsidR="00A855E6" w:rsidRDefault="00383490" w:rsidP="00263593">
      <w:r w:rsidRPr="00875584">
        <w:rPr>
          <w:rFonts w:ascii="Arial" w:hAnsi="Arial"/>
          <w:b/>
          <w:sz w:val="24"/>
          <w:szCs w:val="24"/>
        </w:rPr>
        <w:t>Attributes</w:t>
      </w:r>
    </w:p>
    <w:p w14:paraId="1E29F95D" w14:textId="77777777" w:rsidR="00DC3AE7" w:rsidRDefault="00DC3AE7" w:rsidP="00DC3AE7">
      <w:r w:rsidRPr="00DC3AE7">
        <w:t xml:space="preserve"> </w:t>
      </w:r>
    </w:p>
    <w:p w14:paraId="4B5016C3" w14:textId="77777777" w:rsidR="00B603FB" w:rsidRDefault="00B603FB" w:rsidP="008B78EB"/>
    <w:p w14:paraId="5A861699"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rmPublisher : UML Standard Profile::UML2 Metamodel::PrimitiveTypes::String</w:t>
      </w:r>
    </w:p>
    <w:p w14:paraId="651DCAAA" w14:textId="77777777" w:rsidR="00B51031" w:rsidRDefault="0018237F">
      <w:r>
        <w:t xml:space="preserve"> </w:t>
      </w:r>
      <w:proofErr w:type="gramStart"/>
      <w:r>
        <w:t>The name of the Reference Model publisher.</w:t>
      </w:r>
      <w:proofErr w:type="gramEnd"/>
      <w:r>
        <w:t xml:space="preserve">  Corresponds to </w:t>
      </w:r>
      <w:r>
        <w:rPr>
          <w:i/>
          <w:iCs/>
        </w:rPr>
        <w:t xml:space="preserve">rm_publisher </w:t>
      </w:r>
      <w:r>
        <w:t>in AOM 2.0</w:t>
      </w:r>
    </w:p>
    <w:p w14:paraId="42F4C8DB" w14:textId="77777777" w:rsidR="00DC3AE7" w:rsidRDefault="00DC3AE7" w:rsidP="00DC3AE7">
      <w:r w:rsidRPr="00DC3AE7">
        <w:t xml:space="preserve"> </w:t>
      </w:r>
    </w:p>
    <w:p w14:paraId="43CA3F04" w14:textId="77777777" w:rsidR="00B603FB" w:rsidRDefault="00B603FB" w:rsidP="008B78EB"/>
    <w:p w14:paraId="40E064E7"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rmNamespace : UML Standard Profile::UML2 Metamodel::PrimitiveTypes::String</w:t>
      </w:r>
    </w:p>
    <w:p w14:paraId="7B8BD3B2" w14:textId="77777777" w:rsidR="00B51031" w:rsidRDefault="0018237F">
      <w:r>
        <w:t xml:space="preserve"> </w:t>
      </w:r>
      <w:proofErr w:type="gramStart"/>
      <w:r>
        <w:t>The owning domain name of the archetype.</w:t>
      </w:r>
      <w:proofErr w:type="gramEnd"/>
      <w:r>
        <w:t xml:space="preserve">  Corresponds to the </w:t>
      </w:r>
      <w:r>
        <w:rPr>
          <w:i/>
          <w:iCs/>
        </w:rPr>
        <w:t>namespace</w:t>
      </w:r>
      <w:r>
        <w:t xml:space="preserve"> attribute in AOM2.0.</w:t>
      </w:r>
    </w:p>
    <w:p w14:paraId="3E455571" w14:textId="77777777" w:rsidR="00DC3AE7" w:rsidRDefault="00DC3AE7" w:rsidP="00DC3AE7">
      <w:r w:rsidRPr="00DC3AE7">
        <w:t xml:space="preserve"> </w:t>
      </w:r>
    </w:p>
    <w:p w14:paraId="04EB9A9C" w14:textId="77777777" w:rsidR="00B603FB" w:rsidRDefault="00B603FB" w:rsidP="008B78EB"/>
    <w:p w14:paraId="5D96FBE2"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rmVersion : UML Standard Profile::UML2 Metamodel::PrimitiveTypes::String</w:t>
      </w:r>
    </w:p>
    <w:p w14:paraId="0449E333" w14:textId="77777777" w:rsidR="00B51031" w:rsidRDefault="0018237F">
      <w:r>
        <w:t xml:space="preserve">Designates the version id of the reference model on which the archetype is based. Corresponds to </w:t>
      </w:r>
      <w:r>
        <w:rPr>
          <w:i/>
          <w:iCs/>
        </w:rPr>
        <w:t>rm_release</w:t>
      </w:r>
      <w:r>
        <w:t xml:space="preserve"> in AOM 2.0</w:t>
      </w:r>
    </w:p>
    <w:p w14:paraId="219DC3B1" w14:textId="77777777" w:rsidR="002C0F83" w:rsidRPr="005F31BE" w:rsidRDefault="00F851FF" w:rsidP="005F31BE">
      <w:pPr>
        <w:pStyle w:val="Heading4"/>
      </w:pPr>
      <w:bookmarkStart w:id="302" w:name="_1b2eec63ad4ef6c72d57b9985e0346ff"/>
      <w:bookmarkStart w:id="303" w:name="_Toc285534742"/>
      <w:r w:rsidRPr="005F31BE">
        <w:t>&lt;Stereotype&gt; ResourceReference</w:t>
      </w:r>
      <w:bookmarkEnd w:id="302"/>
      <w:bookmarkEnd w:id="303"/>
    </w:p>
    <w:p w14:paraId="3C691E90" w14:textId="77777777" w:rsidR="0063570E" w:rsidRDefault="0063570E" w:rsidP="00383490"/>
    <w:p w14:paraId="27C65C2C" w14:textId="77777777" w:rsidR="00A855E6" w:rsidRDefault="00383490" w:rsidP="00263593">
      <w:r w:rsidRPr="00875584">
        <w:rPr>
          <w:rFonts w:ascii="Arial" w:hAnsi="Arial"/>
          <w:b/>
          <w:sz w:val="24"/>
          <w:szCs w:val="24"/>
        </w:rPr>
        <w:t>Description</w:t>
      </w:r>
    </w:p>
    <w:p w14:paraId="7FCAC000" w14:textId="77777777" w:rsidR="00B51031" w:rsidRDefault="0018237F">
      <w:r>
        <w:t xml:space="preserve">A ResourceReference couples a NamedElement with </w:t>
      </w:r>
      <w:proofErr w:type="gramStart"/>
      <w:r>
        <w:t>a</w:t>
      </w:r>
      <w:proofErr w:type="gramEnd"/>
      <w:r>
        <w:t xml:space="preserve"> uri referencing an external class, category, individual or "concept".  It should be noted the uri in ResourceReference has the semantics associated with the PersistentURI in the CTS2 specification -- it is not intended to reference a resource directly, but to "name" a resource that has a description in one or more terminologies, (code systems, classification systems, ontologies).</w:t>
      </w:r>
    </w:p>
    <w:p w14:paraId="2034ACCC" w14:textId="77777777" w:rsidR="00B51031" w:rsidRDefault="0018237F">
      <w:r>
        <w:t xml:space="preserve"> </w:t>
      </w:r>
    </w:p>
    <w:p w14:paraId="1FD5DE0F" w14:textId="56EF6405" w:rsidR="00B51031" w:rsidRDefault="0018237F">
      <w:r>
        <w:t xml:space="preserve">The uri serves as the identity of a ResourceReference.  </w:t>
      </w:r>
      <w:proofErr w:type="gramStart"/>
      <w:r>
        <w:t>It may be accompanied by additional language</w:t>
      </w:r>
      <w:ins w:id="304" w:author="Alpha Omega" w:date="2015-02-14T13:38:00Z">
        <w:r w:rsidR="00A8236A">
          <w:t>-</w:t>
        </w:r>
      </w:ins>
      <w:del w:id="305" w:author="Alpha Omega" w:date="2015-02-14T13:38:00Z">
        <w:r w:rsidDel="00A8236A">
          <w:delText xml:space="preserve"> </w:delText>
        </w:r>
      </w:del>
      <w:r>
        <w:t xml:space="preserve">specific designations and descriptions as well as by a ScopedIdentifer </w:t>
      </w:r>
      <w:del w:id="306" w:author="Alpha Omega" w:date="2015-02-14T13:37:00Z">
        <w:r w:rsidDel="00A8236A">
          <w:delText xml:space="preserve">that </w:delText>
        </w:r>
      </w:del>
      <w:r>
        <w:t>identif</w:t>
      </w:r>
      <w:ins w:id="307" w:author="Alpha Omega" w:date="2015-02-14T13:38:00Z">
        <w:r w:rsidR="00A8236A">
          <w:t>ying</w:t>
        </w:r>
      </w:ins>
      <w:del w:id="308" w:author="Alpha Omega" w:date="2015-02-14T13:38:00Z">
        <w:r w:rsidDel="00A8236A">
          <w:delText>ies</w:delText>
        </w:r>
      </w:del>
      <w:r>
        <w:t xml:space="preserve"> the target as a namespace/name tuple</w:t>
      </w:r>
      <w:proofErr w:type="gramEnd"/>
      <w:r>
        <w:t>.</w:t>
      </w:r>
    </w:p>
    <w:p w14:paraId="6AB4B805" w14:textId="77777777" w:rsidR="00377E18" w:rsidRDefault="00C51B43" w:rsidP="00377E18">
      <w:pPr>
        <w:ind w:left="720" w:firstLine="720"/>
      </w:pPr>
      <w:r>
        <w:t xml:space="preserve"> </w:t>
      </w:r>
    </w:p>
    <w:p w14:paraId="3204781A" w14:textId="77777777" w:rsidR="0063570E" w:rsidRDefault="0063570E" w:rsidP="00383490"/>
    <w:p w14:paraId="70804094" w14:textId="77777777" w:rsidR="00A855E6" w:rsidRDefault="00383490" w:rsidP="00263593">
      <w:r w:rsidRPr="00875584">
        <w:rPr>
          <w:rFonts w:ascii="Arial" w:hAnsi="Arial"/>
          <w:b/>
          <w:sz w:val="24"/>
          <w:szCs w:val="24"/>
        </w:rPr>
        <w:t>Diagrams</w:t>
      </w:r>
    </w:p>
    <w:p w14:paraId="033A6462" w14:textId="77777777" w:rsidR="00A93FDC" w:rsidRDefault="008917FF" w:rsidP="00CB0928">
      <w:pPr>
        <w:ind w:left="720"/>
      </w:pPr>
      <w:hyperlink w:anchor="_aa2597b87275ed4e1724a94a9c31d90b" w:history="1">
        <w:r w:rsidR="003E7695">
          <w:rPr>
            <w:rStyle w:val="Hyperlink"/>
          </w:rPr>
          <w:t>Resource References</w:t>
        </w:r>
      </w:hyperlink>
    </w:p>
    <w:p w14:paraId="7229A564" w14:textId="77777777" w:rsidR="0063570E" w:rsidRDefault="0063570E" w:rsidP="00383490"/>
    <w:p w14:paraId="42BAEA76" w14:textId="77777777" w:rsidR="00A855E6" w:rsidRDefault="00383490" w:rsidP="00263593">
      <w:r w:rsidRPr="00875584">
        <w:rPr>
          <w:rFonts w:ascii="Arial" w:hAnsi="Arial"/>
          <w:b/>
          <w:sz w:val="24"/>
          <w:szCs w:val="24"/>
        </w:rPr>
        <w:t>Direct Superclasses (Generalization)</w:t>
      </w:r>
    </w:p>
    <w:p w14:paraId="17C18876" w14:textId="77777777" w:rsidR="00377E18" w:rsidRDefault="008917FF" w:rsidP="00B51B66">
      <w:pPr>
        <w:ind w:firstLine="720"/>
      </w:pPr>
      <w:hyperlink w:anchor="_d45578f848d02aad83980903e5bde7d1" w:history="1">
        <w:r w:rsidR="006977BE">
          <w:rPr>
            <w:rStyle w:val="Hyperlink"/>
          </w:rPr>
          <w:t>DescribedItem</w:t>
        </w:r>
      </w:hyperlink>
      <w:r w:rsidR="006977BE">
        <w:t xml:space="preserve">, </w:t>
      </w:r>
    </w:p>
    <w:p w14:paraId="769CD74D" w14:textId="77777777" w:rsidR="00377E18" w:rsidRDefault="008917FF" w:rsidP="00B51B66">
      <w:pPr>
        <w:ind w:firstLine="720"/>
      </w:pPr>
      <w:hyperlink w:anchor="_80448b03d480bba05b1e156796878f77" w:history="1">
        <w:r w:rsidR="006977BE">
          <w:rPr>
            <w:rStyle w:val="Hyperlink"/>
          </w:rPr>
          <w:t>DesignatableItem</w:t>
        </w:r>
      </w:hyperlink>
    </w:p>
    <w:p w14:paraId="79FCAD44" w14:textId="77777777" w:rsidR="0063570E" w:rsidRDefault="0063570E" w:rsidP="00383490"/>
    <w:p w14:paraId="6D8FF320" w14:textId="77777777" w:rsidR="00A855E6" w:rsidRDefault="00383490" w:rsidP="00263593">
      <w:r w:rsidRPr="00875584">
        <w:rPr>
          <w:rFonts w:ascii="Arial" w:hAnsi="Arial"/>
          <w:b/>
          <w:sz w:val="24"/>
          <w:szCs w:val="24"/>
        </w:rPr>
        <w:t>Direct Subclasses (Specialization)</w:t>
      </w:r>
    </w:p>
    <w:p w14:paraId="466F0258" w14:textId="77777777" w:rsidR="00377E18" w:rsidRDefault="008917FF" w:rsidP="00B51B66">
      <w:pPr>
        <w:ind w:firstLine="720"/>
      </w:pPr>
      <w:hyperlink w:anchor="_7de70b4fbd9e6a164f7f00cde47dfd5a" w:history="1">
        <w:r w:rsidR="006977BE">
          <w:rPr>
            <w:rStyle w:val="Hyperlink"/>
          </w:rPr>
          <w:t>CodeSystemReference</w:t>
        </w:r>
      </w:hyperlink>
      <w:r w:rsidR="006977BE">
        <w:t xml:space="preserve">, </w:t>
      </w:r>
    </w:p>
    <w:p w14:paraId="2BB9BD37" w14:textId="77777777" w:rsidR="00377E18" w:rsidRDefault="008917FF" w:rsidP="00B51B66">
      <w:pPr>
        <w:ind w:firstLine="720"/>
      </w:pPr>
      <w:hyperlink w:anchor="_9a8de95c38ebe2d6ce506cbc9bef7b7a" w:history="1">
        <w:r w:rsidR="006977BE">
          <w:rPr>
            <w:rStyle w:val="Hyperlink"/>
          </w:rPr>
          <w:t>CodeSystemVersionReference</w:t>
        </w:r>
      </w:hyperlink>
      <w:r w:rsidR="006977BE">
        <w:t xml:space="preserve">, </w:t>
      </w:r>
    </w:p>
    <w:p w14:paraId="0F9CB941" w14:textId="77777777" w:rsidR="00377E18" w:rsidRDefault="008917FF" w:rsidP="00B51B66">
      <w:pPr>
        <w:ind w:firstLine="720"/>
      </w:pPr>
      <w:hyperlink w:anchor="_57ae94153b82f28889d42ad4aa8fe1e0" w:history="1">
        <w:r w:rsidR="006977BE">
          <w:rPr>
            <w:rStyle w:val="Hyperlink"/>
          </w:rPr>
          <w:t>ConceptReference</w:t>
        </w:r>
      </w:hyperlink>
      <w:r w:rsidR="006977BE">
        <w:t xml:space="preserve">, </w:t>
      </w:r>
    </w:p>
    <w:p w14:paraId="0A7BB707" w14:textId="77777777" w:rsidR="00377E18" w:rsidRDefault="008917FF" w:rsidP="00B51B66">
      <w:pPr>
        <w:ind w:firstLine="720"/>
      </w:pPr>
      <w:hyperlink w:anchor="_a4fedb7858ead8d2272640d51b53719a" w:history="1">
        <w:r w:rsidR="006977BE">
          <w:rPr>
            <w:rStyle w:val="Hyperlink"/>
          </w:rPr>
          <w:t>ValueSetDefinitionReference</w:t>
        </w:r>
      </w:hyperlink>
      <w:r w:rsidR="006977BE">
        <w:t xml:space="preserve">, </w:t>
      </w:r>
    </w:p>
    <w:p w14:paraId="472934CD" w14:textId="77777777" w:rsidR="00377E18" w:rsidRDefault="008917FF" w:rsidP="00B51B66">
      <w:pPr>
        <w:ind w:firstLine="720"/>
      </w:pPr>
      <w:hyperlink w:anchor="_1a1ca20b54028ee5e2eb20af35411f6e" w:history="1">
        <w:r w:rsidR="006977BE">
          <w:rPr>
            <w:rStyle w:val="Hyperlink"/>
          </w:rPr>
          <w:t>ValueSetReference</w:t>
        </w:r>
      </w:hyperlink>
    </w:p>
    <w:p w14:paraId="12DB6B3A" w14:textId="77777777" w:rsidR="0063570E" w:rsidRDefault="0063570E" w:rsidP="00383490"/>
    <w:p w14:paraId="06AD3FE1" w14:textId="77777777" w:rsidR="00A855E6" w:rsidRDefault="00383490" w:rsidP="00263593">
      <w:r w:rsidRPr="00875584">
        <w:rPr>
          <w:rFonts w:ascii="Arial" w:hAnsi="Arial"/>
          <w:b/>
          <w:sz w:val="24"/>
          <w:szCs w:val="24"/>
        </w:rPr>
        <w:t>Attributes</w:t>
      </w:r>
    </w:p>
    <w:p w14:paraId="3F7849DE" w14:textId="77777777" w:rsidR="00DC3AE7" w:rsidRDefault="00DC3AE7" w:rsidP="00DC3AE7">
      <w:r w:rsidRPr="00DC3AE7">
        <w:t xml:space="preserve"> </w:t>
      </w:r>
    </w:p>
    <w:p w14:paraId="04B6AD28" w14:textId="77777777" w:rsidR="00B603FB" w:rsidRDefault="00B603FB" w:rsidP="008B78EB"/>
    <w:p w14:paraId="6F1D9365"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uri : UML Standard Profile::UML2 Metamodel::PrimitiveTypes::String</w:t>
      </w:r>
    </w:p>
    <w:p w14:paraId="5CAC8EEA" w14:textId="77777777" w:rsidR="00B51031" w:rsidRDefault="0018237F">
      <w:proofErr w:type="gramStart"/>
      <w:r>
        <w:t>URI of the resource.</w:t>
      </w:r>
      <w:proofErr w:type="gramEnd"/>
    </w:p>
    <w:p w14:paraId="62F37F59" w14:textId="77777777" w:rsidR="0063570E" w:rsidRDefault="0063570E" w:rsidP="00383490"/>
    <w:p w14:paraId="32695917" w14:textId="77777777" w:rsidR="00A855E6" w:rsidRDefault="00383490" w:rsidP="00263593">
      <w:r w:rsidRPr="00875584">
        <w:rPr>
          <w:rFonts w:ascii="Arial" w:hAnsi="Arial"/>
          <w:b/>
          <w:sz w:val="24"/>
          <w:szCs w:val="24"/>
        </w:rPr>
        <w:t>Constraints</w:t>
      </w:r>
    </w:p>
    <w:p w14:paraId="0E8BA671" w14:textId="77777777" w:rsidR="0087616E" w:rsidRPr="00BC6BEC" w:rsidRDefault="0087616E" w:rsidP="00263593">
      <w:pPr>
        <w:rPr>
          <w:rFonts w:ascii="Arial" w:hAnsi="Arial"/>
          <w:b/>
          <w:sz w:val="24"/>
          <w:szCs w:val="24"/>
        </w:rPr>
      </w:pPr>
    </w:p>
    <w:p w14:paraId="1E7D03C9"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uniqueId</w:t>
      </w:r>
      <w:proofErr w:type="gramEnd"/>
    </w:p>
    <w:p w14:paraId="3D06FB7B" w14:textId="77777777" w:rsidR="00B51031" w:rsidRDefault="0018237F">
      <w:r>
        <w:t>Every identifier must come from a different namespace</w:t>
      </w:r>
    </w:p>
    <w:p w14:paraId="4FEA5FC5" w14:textId="77777777" w:rsidR="00377E18" w:rsidRDefault="00CF06F6" w:rsidP="00377E18">
      <w:pPr>
        <w:ind w:left="3600" w:firstLine="720"/>
      </w:pPr>
      <w:r w:rsidRPr="00467F03">
        <w:t>[OCL]</w:t>
      </w:r>
    </w:p>
    <w:p w14:paraId="6D68EA58" w14:textId="77777777" w:rsidR="008B78EB" w:rsidRDefault="004B279F" w:rsidP="00ED4063">
      <w:r w:rsidRPr="0047488C">
        <w:rPr>
          <w:rFonts w:ascii="Courier" w:hAnsi="Courier"/>
        </w:rPr>
        <w:t xml:space="preserve"> </w:t>
      </w:r>
      <w:proofErr w:type="gramStart"/>
      <w:r w:rsidRPr="0047488C">
        <w:rPr>
          <w:rFonts w:ascii="Courier" w:hAnsi="Courier"/>
        </w:rPr>
        <w:t>self.id</w:t>
      </w:r>
      <w:proofErr w:type="gramEnd"/>
      <w:r w:rsidRPr="0047488C">
        <w:rPr>
          <w:rFonts w:ascii="Courier" w:hAnsi="Courier"/>
        </w:rPr>
        <w:t>-&gt;forAll(i1 | self.id-&gt;forAll(i2 | i1.enumeration = i2.enumeration implies i1 = i2))</w:t>
      </w:r>
    </w:p>
    <w:p w14:paraId="6CF333BE" w14:textId="77777777" w:rsidR="0087616E" w:rsidRPr="00BC6BEC" w:rsidRDefault="0087616E" w:rsidP="00263593">
      <w:pPr>
        <w:rPr>
          <w:rFonts w:ascii="Arial" w:hAnsi="Arial"/>
          <w:b/>
          <w:sz w:val="24"/>
          <w:szCs w:val="24"/>
        </w:rPr>
      </w:pPr>
    </w:p>
    <w:p w14:paraId="4914F0F1"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language</w:t>
      </w:r>
      <w:proofErr w:type="gramEnd"/>
      <w:r w:rsidRPr="006F3621">
        <w:rPr>
          <w:rFonts w:ascii="Arial" w:hAnsi="Arial"/>
          <w:b/>
        </w:rPr>
        <w:t xml:space="preserve"> sign description represent tuple</w:t>
      </w:r>
    </w:p>
    <w:p w14:paraId="436C1D33" w14:textId="77777777" w:rsidR="00B51031" w:rsidRDefault="0018237F">
      <w:r>
        <w:t>The ordered sequences language, sign, description must be the same length and language must be part of a &lt;&lt;Language&gt;&gt; Enumeration.</w:t>
      </w:r>
    </w:p>
    <w:p w14:paraId="25A90A97" w14:textId="77777777" w:rsidR="00377E18" w:rsidRDefault="00CF06F6" w:rsidP="00377E18">
      <w:pPr>
        <w:ind w:left="3600" w:firstLine="720"/>
      </w:pPr>
      <w:r w:rsidRPr="00467F03">
        <w:t>[OCL]</w:t>
      </w:r>
    </w:p>
    <w:p w14:paraId="61080D42" w14:textId="77777777" w:rsidR="008B78EB" w:rsidRDefault="004B279F" w:rsidP="00ED4063">
      <w:proofErr w:type="gramStart"/>
      <w:r w:rsidRPr="0047488C">
        <w:rPr>
          <w:rFonts w:ascii="Courier" w:hAnsi="Courier"/>
        </w:rPr>
        <w:t>self.language</w:t>
      </w:r>
      <w:proofErr w:type="gramEnd"/>
      <w:r w:rsidRPr="0047488C">
        <w:rPr>
          <w:rFonts w:ascii="Courier" w:hAnsi="Courier"/>
        </w:rPr>
        <w:t>-&gt;size()=self.sign-&gt;size() and self.language-&gt;size()=self.description-&gt;size() and self.language.enumeration-&gt;forAll(l|l.stereotypedBy('Language'))</w:t>
      </w:r>
    </w:p>
    <w:p w14:paraId="0CF184FB" w14:textId="77777777" w:rsidR="002C0F83" w:rsidRPr="005F31BE" w:rsidRDefault="00F851FF" w:rsidP="005F31BE">
      <w:pPr>
        <w:pStyle w:val="Heading4"/>
      </w:pPr>
      <w:bookmarkStart w:id="309" w:name="_9d682f32f4917feea358e696d1fd146d"/>
      <w:bookmarkStart w:id="310" w:name="_Toc285534743"/>
      <w:r w:rsidRPr="005F31BE">
        <w:t>&lt;Stereotype&gt; ResourceReferenceInstance</w:t>
      </w:r>
      <w:bookmarkEnd w:id="309"/>
      <w:bookmarkEnd w:id="310"/>
    </w:p>
    <w:p w14:paraId="28874928" w14:textId="77777777" w:rsidR="0063570E" w:rsidRDefault="0063570E" w:rsidP="00383490"/>
    <w:p w14:paraId="690E514E" w14:textId="77777777" w:rsidR="00A855E6" w:rsidRDefault="00383490" w:rsidP="00263593">
      <w:r w:rsidRPr="00875584">
        <w:rPr>
          <w:rFonts w:ascii="Arial" w:hAnsi="Arial"/>
          <w:b/>
          <w:sz w:val="24"/>
          <w:szCs w:val="24"/>
        </w:rPr>
        <w:t>Description</w:t>
      </w:r>
    </w:p>
    <w:p w14:paraId="65520C01" w14:textId="1289EA2F" w:rsidR="00B51031" w:rsidRDefault="0018237F">
      <w:r>
        <w:t xml:space="preserve">ResourceReferenceInstance is an abstraction </w:t>
      </w:r>
      <w:del w:id="311" w:author="Alpha Omega" w:date="2015-02-14T13:38:00Z">
        <w:r w:rsidDel="00A8236A">
          <w:delText xml:space="preserve">that </w:delText>
        </w:r>
      </w:del>
      <w:r>
        <w:t>associat</w:t>
      </w:r>
      <w:ins w:id="312" w:author="Alpha Omega" w:date="2015-02-14T13:38:00Z">
        <w:r w:rsidR="00A8236A">
          <w:t>ing</w:t>
        </w:r>
      </w:ins>
      <w:del w:id="313" w:author="Alpha Omega" w:date="2015-02-14T13:38:00Z">
        <w:r w:rsidDel="00A8236A">
          <w:delText>es</w:delText>
        </w:r>
      </w:del>
      <w:r>
        <w:t xml:space="preserve"> a NamedElement </w:t>
      </w:r>
      <w:del w:id="314" w:author="Alpha Omega" w:date="2015-02-14T13:38:00Z">
        <w:r w:rsidDel="00A8236A">
          <w:delText xml:space="preserve">that is </w:delText>
        </w:r>
      </w:del>
      <w:r>
        <w:t>stereotyped by DescribedItem with an instance of its reference.</w:t>
      </w:r>
    </w:p>
    <w:p w14:paraId="17A36712" w14:textId="77777777" w:rsidR="00377E18" w:rsidRDefault="00C51B43" w:rsidP="00377E18">
      <w:pPr>
        <w:ind w:left="720" w:firstLine="720"/>
      </w:pPr>
      <w:r>
        <w:t xml:space="preserve"> </w:t>
      </w:r>
    </w:p>
    <w:p w14:paraId="72B5D5CF" w14:textId="77777777" w:rsidR="0063570E" w:rsidRDefault="0063570E" w:rsidP="00383490"/>
    <w:p w14:paraId="44D84FD9" w14:textId="77777777" w:rsidR="00A855E6" w:rsidRDefault="00383490" w:rsidP="00263593">
      <w:r w:rsidRPr="00875584">
        <w:rPr>
          <w:rFonts w:ascii="Arial" w:hAnsi="Arial"/>
          <w:b/>
          <w:sz w:val="24"/>
          <w:szCs w:val="24"/>
        </w:rPr>
        <w:t>Diagrams</w:t>
      </w:r>
    </w:p>
    <w:p w14:paraId="397C162B" w14:textId="77777777" w:rsidR="00A93FDC" w:rsidRDefault="008917FF" w:rsidP="00CB0928">
      <w:pPr>
        <w:ind w:left="720"/>
      </w:pPr>
      <w:hyperlink w:anchor="_6d065336864e77a240c6e7a3eb36e8cd" w:history="1">
        <w:r w:rsidR="003E7695">
          <w:rPr>
            <w:rStyle w:val="Hyperlink"/>
          </w:rPr>
          <w:t>Resource Reference Relationships</w:t>
        </w:r>
      </w:hyperlink>
    </w:p>
    <w:p w14:paraId="686B3D65" w14:textId="77777777" w:rsidR="0063570E" w:rsidRDefault="0063570E" w:rsidP="00383490"/>
    <w:p w14:paraId="751F3A5C" w14:textId="77777777" w:rsidR="00A855E6" w:rsidRDefault="00383490" w:rsidP="00263593">
      <w:r w:rsidRPr="00875584">
        <w:rPr>
          <w:rFonts w:ascii="Arial" w:hAnsi="Arial"/>
          <w:b/>
          <w:sz w:val="24"/>
          <w:szCs w:val="24"/>
        </w:rPr>
        <w:t>Direct Superclasses (Generalization)</w:t>
      </w:r>
    </w:p>
    <w:p w14:paraId="4A0EC020" w14:textId="77777777" w:rsidR="00377E18" w:rsidRDefault="008917FF" w:rsidP="00B51B66">
      <w:pPr>
        <w:ind w:firstLine="720"/>
      </w:pPr>
      <w:hyperlink w:anchor="_80448b03d480bba05b1e156796878f77" w:history="1">
        <w:r w:rsidR="006977BE">
          <w:rPr>
            <w:rStyle w:val="Hyperlink"/>
          </w:rPr>
          <w:t>DesignatableItem</w:t>
        </w:r>
      </w:hyperlink>
      <w:r w:rsidR="006977BE">
        <w:t xml:space="preserve">, </w:t>
      </w:r>
    </w:p>
    <w:p w14:paraId="32ED6A43" w14:textId="77777777" w:rsidR="00377E18" w:rsidRDefault="008917FF" w:rsidP="00B51B66">
      <w:pPr>
        <w:ind w:firstLine="720"/>
      </w:pPr>
      <w:hyperlink w:anchor="_4b28f60cd7e8328f1d31dbcfa39d2ff3" w:history="1">
        <w:r w:rsidR="006977BE">
          <w:rPr>
            <w:rStyle w:val="Hyperlink"/>
          </w:rPr>
          <w:t>IdentifiedItem</w:t>
        </w:r>
      </w:hyperlink>
    </w:p>
    <w:p w14:paraId="59124FA0" w14:textId="77777777" w:rsidR="0063570E" w:rsidRDefault="0063570E" w:rsidP="00383490"/>
    <w:p w14:paraId="2E858B50" w14:textId="77777777" w:rsidR="00A855E6" w:rsidRDefault="00383490" w:rsidP="00263593">
      <w:r w:rsidRPr="00875584">
        <w:rPr>
          <w:rFonts w:ascii="Arial" w:hAnsi="Arial"/>
          <w:b/>
          <w:sz w:val="24"/>
          <w:szCs w:val="24"/>
        </w:rPr>
        <w:t>Direct Subclasses (Specialization)</w:t>
      </w:r>
    </w:p>
    <w:p w14:paraId="543E3BE7" w14:textId="77777777" w:rsidR="00377E18" w:rsidRDefault="008917FF" w:rsidP="00B51B66">
      <w:pPr>
        <w:ind w:firstLine="720"/>
      </w:pPr>
      <w:hyperlink w:anchor="_e055a6cce06d0838055b62dbfbf235f2" w:history="1">
        <w:r w:rsidR="006977BE">
          <w:rPr>
            <w:rStyle w:val="Hyperlink"/>
          </w:rPr>
          <w:t>CodeSystemReferenceInstance</w:t>
        </w:r>
      </w:hyperlink>
      <w:r w:rsidR="006977BE">
        <w:t xml:space="preserve">, </w:t>
      </w:r>
    </w:p>
    <w:p w14:paraId="728CDD77" w14:textId="77777777" w:rsidR="00377E18" w:rsidRDefault="008917FF" w:rsidP="00B51B66">
      <w:pPr>
        <w:ind w:firstLine="720"/>
      </w:pPr>
      <w:hyperlink w:anchor="_6a2f733d1d3ea9bc232f96caadb113e1" w:history="1">
        <w:r w:rsidR="006977BE">
          <w:rPr>
            <w:rStyle w:val="Hyperlink"/>
          </w:rPr>
          <w:t>ConceptReferenceInstance</w:t>
        </w:r>
      </w:hyperlink>
      <w:r w:rsidR="006977BE">
        <w:t xml:space="preserve">, </w:t>
      </w:r>
    </w:p>
    <w:p w14:paraId="21190230" w14:textId="77777777" w:rsidR="00377E18" w:rsidRDefault="008917FF" w:rsidP="00B51B66">
      <w:pPr>
        <w:ind w:firstLine="720"/>
      </w:pPr>
      <w:hyperlink w:anchor="_f3184cb0f8e704f5122c5e97fb9f130c" w:history="1">
        <w:r w:rsidR="006977BE">
          <w:rPr>
            <w:rStyle w:val="Hyperlink"/>
          </w:rPr>
          <w:t>ValueSetReferenceInstance</w:t>
        </w:r>
      </w:hyperlink>
    </w:p>
    <w:p w14:paraId="5775AAE7" w14:textId="77777777" w:rsidR="0063570E" w:rsidRDefault="0063570E" w:rsidP="00383490"/>
    <w:p w14:paraId="582A33FD" w14:textId="77777777" w:rsidR="00A855E6" w:rsidRDefault="00383490" w:rsidP="00263593">
      <w:r w:rsidRPr="00875584">
        <w:rPr>
          <w:rFonts w:ascii="Arial" w:hAnsi="Arial"/>
          <w:b/>
          <w:sz w:val="24"/>
          <w:szCs w:val="24"/>
        </w:rPr>
        <w:t>Constraints</w:t>
      </w:r>
    </w:p>
    <w:p w14:paraId="6619431B" w14:textId="77777777" w:rsidR="0087616E" w:rsidRPr="00BC6BEC" w:rsidRDefault="0087616E" w:rsidP="00263593">
      <w:pPr>
        <w:rPr>
          <w:rFonts w:ascii="Arial" w:hAnsi="Arial"/>
          <w:b/>
          <w:sz w:val="24"/>
          <w:szCs w:val="24"/>
        </w:rPr>
      </w:pPr>
    </w:p>
    <w:p w14:paraId="7230469C"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isResourceReference</w:t>
      </w:r>
      <w:proofErr w:type="gramEnd"/>
    </w:p>
    <w:p w14:paraId="4111CCC7" w14:textId="77777777" w:rsidR="00B51031" w:rsidRDefault="0018237F">
      <w:r>
        <w:t>Must be an instance of a resource reference class</w:t>
      </w:r>
    </w:p>
    <w:p w14:paraId="62E9BCBE" w14:textId="77777777" w:rsidR="00377E18" w:rsidRDefault="00CF06F6" w:rsidP="00377E18">
      <w:pPr>
        <w:ind w:left="3600" w:firstLine="720"/>
      </w:pPr>
      <w:r w:rsidRPr="00467F03">
        <w:t>[OCL]</w:t>
      </w:r>
    </w:p>
    <w:p w14:paraId="3BFAA5AE"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_Abstraction.client-&gt;select(d|d.stereotypedBy('DescribedItem'))-&gt;size()=1)  and  (self.base_Abstraction.supplier-&gt;select(d|d.stereotypedBy('DescribedItem'))-&gt;size()=1)</w:t>
      </w:r>
    </w:p>
    <w:p w14:paraId="19B2EA31" w14:textId="77777777" w:rsidR="002C0F83" w:rsidRPr="005F31BE" w:rsidRDefault="00F851FF" w:rsidP="005F31BE">
      <w:pPr>
        <w:pStyle w:val="Heading4"/>
      </w:pPr>
      <w:bookmarkStart w:id="315" w:name="_Toc285534744"/>
      <w:r w:rsidRPr="005F31BE">
        <w:t>&lt;Stereotype&gt; Runtime</w:t>
      </w:r>
      <w:bookmarkEnd w:id="315"/>
    </w:p>
    <w:p w14:paraId="7FCF1571" w14:textId="77777777" w:rsidR="0063570E" w:rsidRDefault="0063570E" w:rsidP="00383490"/>
    <w:p w14:paraId="4676805E" w14:textId="77777777" w:rsidR="00A855E6" w:rsidRDefault="00383490" w:rsidP="00263593">
      <w:r w:rsidRPr="00875584">
        <w:rPr>
          <w:rFonts w:ascii="Arial" w:hAnsi="Arial"/>
          <w:b/>
          <w:sz w:val="24"/>
          <w:szCs w:val="24"/>
        </w:rPr>
        <w:t>Description</w:t>
      </w:r>
    </w:p>
    <w:p w14:paraId="4B277AC7" w14:textId="77777777" w:rsidR="00B51031" w:rsidRDefault="0018237F">
      <w:r>
        <w:t>Indicates that the base Property represents a dynamic or "runtime" element that cannot be constrained using AML.</w:t>
      </w:r>
    </w:p>
    <w:p w14:paraId="449DFBF6" w14:textId="77777777" w:rsidR="00B51031" w:rsidRDefault="0018237F">
      <w:r>
        <w:t xml:space="preserve"> </w:t>
      </w:r>
    </w:p>
    <w:p w14:paraId="7BD7D3C5" w14:textId="77777777" w:rsidR="00377E18" w:rsidRDefault="00C51B43" w:rsidP="00377E18">
      <w:pPr>
        <w:ind w:left="720" w:firstLine="720"/>
      </w:pPr>
      <w:r>
        <w:t xml:space="preserve"> </w:t>
      </w:r>
    </w:p>
    <w:p w14:paraId="21E430BE" w14:textId="77777777" w:rsidR="0063570E" w:rsidRDefault="0063570E" w:rsidP="00383490"/>
    <w:p w14:paraId="4A2EAC62" w14:textId="77777777" w:rsidR="00A855E6" w:rsidRDefault="00383490" w:rsidP="00263593">
      <w:r w:rsidRPr="00875584">
        <w:rPr>
          <w:rFonts w:ascii="Arial" w:hAnsi="Arial"/>
          <w:b/>
          <w:sz w:val="24"/>
          <w:szCs w:val="24"/>
        </w:rPr>
        <w:t>Diagrams</w:t>
      </w:r>
    </w:p>
    <w:p w14:paraId="7B9810C0" w14:textId="77777777" w:rsidR="00A93FDC" w:rsidRDefault="008917FF" w:rsidP="00CB0928">
      <w:pPr>
        <w:ind w:left="720"/>
      </w:pPr>
      <w:hyperlink w:anchor="_549d0bc2f9c4ac0312fc619b71bf4d08" w:history="1">
        <w:r w:rsidR="003E7695">
          <w:rPr>
            <w:rStyle w:val="Hyperlink"/>
          </w:rPr>
          <w:t>Reference Model Stereotypes</w:t>
        </w:r>
      </w:hyperlink>
    </w:p>
    <w:p w14:paraId="13C79E33" w14:textId="77777777" w:rsidR="002C0F83" w:rsidRPr="005F31BE" w:rsidRDefault="00F851FF" w:rsidP="005F31BE">
      <w:pPr>
        <w:pStyle w:val="Heading4"/>
      </w:pPr>
      <w:bookmarkStart w:id="316" w:name="_59faf6918f4c546323d6df67392c366b"/>
      <w:bookmarkStart w:id="317" w:name="_Toc285534745"/>
      <w:r w:rsidRPr="005F31BE">
        <w:t>&lt;Stereotype&gt; ScopedIdentifier</w:t>
      </w:r>
      <w:bookmarkEnd w:id="316"/>
      <w:bookmarkEnd w:id="317"/>
    </w:p>
    <w:p w14:paraId="6C0CB529" w14:textId="77777777" w:rsidR="0063570E" w:rsidRDefault="0063570E" w:rsidP="00383490"/>
    <w:p w14:paraId="3E8ECD4C" w14:textId="77777777" w:rsidR="00A855E6" w:rsidRDefault="00383490" w:rsidP="00263593">
      <w:r w:rsidRPr="00875584">
        <w:rPr>
          <w:rFonts w:ascii="Arial" w:hAnsi="Arial"/>
          <w:b/>
          <w:sz w:val="24"/>
          <w:szCs w:val="24"/>
        </w:rPr>
        <w:t>Description</w:t>
      </w:r>
    </w:p>
    <w:p w14:paraId="0766A991" w14:textId="77777777" w:rsidR="00B51031" w:rsidRDefault="0018237F">
      <w:r>
        <w:t xml:space="preserve">A </w:t>
      </w:r>
      <w:r>
        <w:rPr>
          <w:b/>
          <w:bCs/>
        </w:rPr>
        <w:t>ScopedIdentifier</w:t>
      </w:r>
      <w:r>
        <w:t xml:space="preserve"> is an enumeration that may include </w:t>
      </w:r>
      <w:proofErr w:type="gramStart"/>
      <w:r>
        <w:t>a</w:t>
      </w:r>
      <w:proofErr w:type="gramEnd"/>
      <w:r>
        <w:t xml:space="preserve"> uri referencing the scope of the identifier and a uri pattern describing how uri's are constructed from the member EnumerationLiterals.</w:t>
      </w:r>
    </w:p>
    <w:p w14:paraId="0883C1B2" w14:textId="77777777" w:rsidR="00B51031" w:rsidRDefault="00B51031"/>
    <w:p w14:paraId="41AA8EF9" w14:textId="77777777" w:rsidR="00B51031" w:rsidRDefault="0018237F">
      <w:r>
        <w:t xml:space="preserve">As an example, the SNOMED CT identifier namespace might have </w:t>
      </w:r>
      <w:proofErr w:type="gramStart"/>
      <w:r>
        <w:t>a</w:t>
      </w:r>
      <w:proofErr w:type="gramEnd"/>
      <w:r>
        <w:t xml:space="preserve"> </w:t>
      </w:r>
      <w:r>
        <w:rPr>
          <w:i/>
          <w:iCs/>
        </w:rPr>
        <w:t>uri</w:t>
      </w:r>
      <w:r>
        <w:t xml:space="preserve"> of "http://snomed.info/sct", which identifies the sole namespace and an </w:t>
      </w:r>
      <w:r>
        <w:rPr>
          <w:i/>
          <w:iCs/>
        </w:rPr>
        <w:t>identifierURIPattern</w:t>
      </w:r>
      <w:r>
        <w:t xml:space="preserve"> of "http://snomed.info/id/$1" which indicates an EnumerationLiteral named 74400008 would be represented as "http://snomed.info/id/74400008".</w:t>
      </w:r>
    </w:p>
    <w:p w14:paraId="473BC0F8" w14:textId="77777777" w:rsidR="00377E18" w:rsidRDefault="00C51B43" w:rsidP="00377E18">
      <w:pPr>
        <w:ind w:left="720" w:firstLine="720"/>
      </w:pPr>
      <w:r>
        <w:t xml:space="preserve"> </w:t>
      </w:r>
    </w:p>
    <w:p w14:paraId="5A66D41E" w14:textId="77777777" w:rsidR="0063570E" w:rsidRDefault="0063570E" w:rsidP="00383490"/>
    <w:p w14:paraId="35E45D90" w14:textId="77777777" w:rsidR="00A855E6" w:rsidRDefault="00383490" w:rsidP="00263593">
      <w:r w:rsidRPr="00875584">
        <w:rPr>
          <w:rFonts w:ascii="Arial" w:hAnsi="Arial"/>
          <w:b/>
          <w:sz w:val="24"/>
          <w:szCs w:val="24"/>
        </w:rPr>
        <w:t>Diagrams</w:t>
      </w:r>
    </w:p>
    <w:p w14:paraId="14E62EEA" w14:textId="77777777" w:rsidR="00A93FDC" w:rsidRDefault="008917FF" w:rsidP="00CB0928">
      <w:pPr>
        <w:ind w:left="720"/>
      </w:pPr>
      <w:hyperlink w:anchor="_0628ce7e5381e7543ba417bb320e03fb" w:history="1">
        <w:r w:rsidR="003E7695">
          <w:rPr>
            <w:rStyle w:val="Hyperlink"/>
          </w:rPr>
          <w:t>IdentificationAndDesignation</w:t>
        </w:r>
      </w:hyperlink>
    </w:p>
    <w:p w14:paraId="5DA27310" w14:textId="77777777" w:rsidR="0063570E" w:rsidRDefault="0063570E" w:rsidP="00383490"/>
    <w:p w14:paraId="3C252586" w14:textId="77777777" w:rsidR="00A855E6" w:rsidRDefault="00383490" w:rsidP="00263593">
      <w:r w:rsidRPr="00875584">
        <w:rPr>
          <w:rFonts w:ascii="Arial" w:hAnsi="Arial"/>
          <w:b/>
          <w:sz w:val="24"/>
          <w:szCs w:val="24"/>
        </w:rPr>
        <w:t>Direct Subclasses (Specialization)</w:t>
      </w:r>
    </w:p>
    <w:p w14:paraId="781D510E" w14:textId="77777777" w:rsidR="00377E18" w:rsidRDefault="008917FF" w:rsidP="00B51B66">
      <w:pPr>
        <w:ind w:firstLine="720"/>
      </w:pPr>
      <w:hyperlink w:anchor="_7dc1530ae1ef855ecc3eb9bd5b555a14" w:history="1">
        <w:r w:rsidR="006977BE">
          <w:rPr>
            <w:rStyle w:val="Hyperlink"/>
          </w:rPr>
          <w:t>ArchetypeType</w:t>
        </w:r>
      </w:hyperlink>
      <w:r w:rsidR="006977BE">
        <w:t xml:space="preserve">, </w:t>
      </w:r>
    </w:p>
    <w:p w14:paraId="17BB7BF3" w14:textId="77777777" w:rsidR="00377E18" w:rsidRDefault="008917FF" w:rsidP="00B51B66">
      <w:pPr>
        <w:ind w:firstLine="720"/>
      </w:pPr>
      <w:hyperlink w:anchor="_b9f78b93edc24bb3301ba69a57e4afc3" w:history="1">
        <w:r w:rsidR="006977BE">
          <w:rPr>
            <w:rStyle w:val="Hyperlink"/>
          </w:rPr>
          <w:t>KnownNamespace</w:t>
        </w:r>
      </w:hyperlink>
      <w:r w:rsidR="006977BE">
        <w:t xml:space="preserve">, </w:t>
      </w:r>
    </w:p>
    <w:p w14:paraId="0E8EE87B" w14:textId="77777777" w:rsidR="00377E18" w:rsidRDefault="008917FF" w:rsidP="00B51B66">
      <w:pPr>
        <w:ind w:firstLine="720"/>
      </w:pPr>
      <w:hyperlink w:anchor="_446e0591a4f825b22cd9e573c1239a72" w:history="1">
        <w:r w:rsidR="006977BE">
          <w:rPr>
            <w:rStyle w:val="Hyperlink"/>
          </w:rPr>
          <w:t>Language</w:t>
        </w:r>
      </w:hyperlink>
    </w:p>
    <w:p w14:paraId="1B7969F0" w14:textId="77777777" w:rsidR="0063570E" w:rsidRDefault="0063570E" w:rsidP="00383490"/>
    <w:p w14:paraId="1BE1D8F5" w14:textId="77777777" w:rsidR="00A855E6" w:rsidRDefault="00383490" w:rsidP="00263593">
      <w:r w:rsidRPr="00875584">
        <w:rPr>
          <w:rFonts w:ascii="Arial" w:hAnsi="Arial"/>
          <w:b/>
          <w:sz w:val="24"/>
          <w:szCs w:val="24"/>
        </w:rPr>
        <w:t>Attributes</w:t>
      </w:r>
    </w:p>
    <w:p w14:paraId="424CEE65" w14:textId="77777777" w:rsidR="00DC3AE7" w:rsidRDefault="00DC3AE7" w:rsidP="00DC3AE7">
      <w:r w:rsidRPr="00DC3AE7">
        <w:t xml:space="preserve"> </w:t>
      </w:r>
    </w:p>
    <w:p w14:paraId="1C6265CC" w14:textId="77777777" w:rsidR="00B603FB" w:rsidRDefault="00B603FB" w:rsidP="008B78EB"/>
    <w:p w14:paraId="05E7F311"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uri : UML Standard Profile::UML2 Metamodel::PrimitiveTypes::String</w:t>
      </w:r>
    </w:p>
    <w:p w14:paraId="2E64903E" w14:textId="77777777" w:rsidR="00B51031" w:rsidRDefault="0018237F">
      <w:r>
        <w:t xml:space="preserve">A URI referencing the namespace associated with the ScopedIdentifier.  Examples:  </w:t>
      </w:r>
      <w:hyperlink r:id="rId31" w:history="1">
        <w:r>
          <w:rPr>
            <w:color w:val="0000FF"/>
            <w:u w:val="single"/>
          </w:rPr>
          <w:t>http://snomed.info/sct</w:t>
        </w:r>
      </w:hyperlink>
      <w:proofErr w:type="gramStart"/>
      <w:r>
        <w:t xml:space="preserve">  </w:t>
      </w:r>
      <w:proofErr w:type="gramEnd"/>
      <w:r>
        <w:t>http://loinc.org</w:t>
      </w:r>
    </w:p>
    <w:p w14:paraId="62FE75C9" w14:textId="77777777" w:rsidR="00DC3AE7" w:rsidRDefault="00DC3AE7" w:rsidP="00DC3AE7">
      <w:r w:rsidRPr="00DC3AE7">
        <w:t xml:space="preserve"> </w:t>
      </w:r>
    </w:p>
    <w:p w14:paraId="56F98300" w14:textId="77777777" w:rsidR="00B603FB" w:rsidRDefault="00B603FB" w:rsidP="008B78EB"/>
    <w:p w14:paraId="3D236ED1"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identifierURIPattern : UML Standard Profile::UML2 Metamodel::PrimitiveTypes::String</w:t>
      </w:r>
    </w:p>
    <w:p w14:paraId="135F1D46" w14:textId="77777777" w:rsidR="00B51031" w:rsidRDefault="0018237F">
      <w:proofErr w:type="gramStart"/>
      <w:r>
        <w:t>A URI substitution pattern, where "$1" indicates where the name of an owned EnumerationLiteral would be substituted to create a URI.</w:t>
      </w:r>
      <w:proofErr w:type="gramEnd"/>
      <w:r>
        <w:t xml:space="preserve">  </w:t>
      </w:r>
      <w:proofErr w:type="gramStart"/>
      <w:r>
        <w:t xml:space="preserve">Example: </w:t>
      </w:r>
      <w:del w:id="318" w:author="Alpha Omega" w:date="2015-02-14T13:39:00Z">
        <w:r w:rsidDel="00A8236A">
          <w:delText xml:space="preserve"> </w:delText>
        </w:r>
      </w:del>
      <w:r>
        <w:t>http://loinc.org/id/$1.</w:t>
      </w:r>
      <w:proofErr w:type="gramEnd"/>
      <w:r>
        <w:t xml:space="preserve"> </w:t>
      </w:r>
    </w:p>
    <w:p w14:paraId="42F2B5A2" w14:textId="77777777" w:rsidR="002C0F83" w:rsidRPr="005F31BE" w:rsidRDefault="00F851FF" w:rsidP="005F31BE">
      <w:pPr>
        <w:pStyle w:val="Heading4"/>
      </w:pPr>
      <w:bookmarkStart w:id="319" w:name="_a4fedb7858ead8d2272640d51b53719a"/>
      <w:bookmarkStart w:id="320" w:name="_Toc285534746"/>
      <w:r w:rsidRPr="005F31BE">
        <w:t>&lt;Stereotype&gt; ValueSetDefinitionReference</w:t>
      </w:r>
      <w:bookmarkEnd w:id="319"/>
      <w:bookmarkEnd w:id="320"/>
    </w:p>
    <w:p w14:paraId="742EF252" w14:textId="77777777" w:rsidR="0063570E" w:rsidRDefault="0063570E" w:rsidP="00383490"/>
    <w:p w14:paraId="48133843" w14:textId="77777777" w:rsidR="00A855E6" w:rsidRDefault="00383490" w:rsidP="00263593">
      <w:r w:rsidRPr="00875584">
        <w:rPr>
          <w:rFonts w:ascii="Arial" w:hAnsi="Arial"/>
          <w:b/>
          <w:sz w:val="24"/>
          <w:szCs w:val="24"/>
        </w:rPr>
        <w:t>Description</w:t>
      </w:r>
    </w:p>
    <w:p w14:paraId="24624193" w14:textId="56790EBD" w:rsidR="00B51031" w:rsidRDefault="0018237F">
      <w:del w:id="321" w:author="Alpha Omega" w:date="2015-02-14T13:39:00Z">
        <w:r w:rsidDel="00A8236A">
          <w:delText xml:space="preserve"> </w:delText>
        </w:r>
      </w:del>
      <w:proofErr w:type="gramStart"/>
      <w:r>
        <w:t>A</w:t>
      </w:r>
      <w:proofErr w:type="gramEnd"/>
      <w:r>
        <w:t xml:space="preserve"> </w:t>
      </w:r>
      <w:r>
        <w:rPr>
          <w:i/>
          <w:iCs/>
        </w:rPr>
        <w:t>uri</w:t>
      </w:r>
      <w:r>
        <w:t xml:space="preserve"> </w:t>
      </w:r>
      <w:del w:id="322" w:author="Alpha Omega" w:date="2015-02-14T13:39:00Z">
        <w:r w:rsidDel="00A8236A">
          <w:delText xml:space="preserve">that </w:delText>
        </w:r>
      </w:del>
      <w:r>
        <w:t>nam</w:t>
      </w:r>
      <w:ins w:id="323" w:author="Alpha Omega" w:date="2015-02-14T13:39:00Z">
        <w:r w:rsidR="00A8236A">
          <w:t>ing</w:t>
        </w:r>
      </w:ins>
      <w:del w:id="324" w:author="Alpha Omega" w:date="2015-02-14T13:39:00Z">
        <w:r w:rsidDel="00A8236A">
          <w:delText>es</w:delText>
        </w:r>
      </w:del>
      <w:r>
        <w:t xml:space="preserve"> the value set </w:t>
      </w:r>
      <w:del w:id="325" w:author="Alpha Omega" w:date="2015-02-14T13:39:00Z">
        <w:r w:rsidDel="00A8236A">
          <w:delText xml:space="preserve">that </w:delText>
        </w:r>
      </w:del>
      <w:r>
        <w:t xml:space="preserve">the extended </w:t>
      </w:r>
      <w:r>
        <w:rPr>
          <w:b/>
          <w:bCs/>
        </w:rPr>
        <w:t>Enumeration</w:t>
      </w:r>
      <w:r>
        <w:t xml:space="preserve"> represents.  The set of </w:t>
      </w:r>
      <w:r>
        <w:rPr>
          <w:b/>
          <w:bCs/>
        </w:rPr>
        <w:t>EnumerationLiterals</w:t>
      </w:r>
      <w:r>
        <w:t xml:space="preserve"> in an </w:t>
      </w:r>
      <w:r>
        <w:rPr>
          <w:b/>
          <w:bCs/>
        </w:rPr>
        <w:t>Enumeration</w:t>
      </w:r>
      <w:r>
        <w:t xml:space="preserve"> stereotyped by </w:t>
      </w:r>
      <w:r>
        <w:rPr>
          <w:b/>
          <w:bCs/>
        </w:rPr>
        <w:t>ValueSetDefinitionReference</w:t>
      </w:r>
      <w:r>
        <w:t xml:space="preserve"> represent the set or a subset of the </w:t>
      </w:r>
      <w:r>
        <w:rPr>
          <w:b/>
          <w:bCs/>
        </w:rPr>
        <w:t>ConceptReferences</w:t>
      </w:r>
      <w:r>
        <w:t xml:space="preserve"> returned by the interpretation of the referenced definition.</w:t>
      </w:r>
    </w:p>
    <w:p w14:paraId="687A7912" w14:textId="77777777" w:rsidR="00B51031" w:rsidRDefault="0018237F">
      <w:r>
        <w:t xml:space="preserve"> </w:t>
      </w:r>
    </w:p>
    <w:p w14:paraId="3D838B1F" w14:textId="77777777" w:rsidR="00B51031" w:rsidRDefault="0018237F">
      <w:r>
        <w:t xml:space="preserve"> </w:t>
      </w:r>
    </w:p>
    <w:p w14:paraId="7A7CE718" w14:textId="77777777" w:rsidR="00377E18" w:rsidRDefault="00C51B43" w:rsidP="00377E18">
      <w:pPr>
        <w:ind w:left="720" w:firstLine="720"/>
      </w:pPr>
      <w:r>
        <w:t xml:space="preserve"> </w:t>
      </w:r>
    </w:p>
    <w:p w14:paraId="24BA84D2" w14:textId="77777777" w:rsidR="0063570E" w:rsidRDefault="0063570E" w:rsidP="00383490"/>
    <w:p w14:paraId="228644EE" w14:textId="77777777" w:rsidR="00A855E6" w:rsidRDefault="00383490" w:rsidP="00263593">
      <w:r w:rsidRPr="00875584">
        <w:rPr>
          <w:rFonts w:ascii="Arial" w:hAnsi="Arial"/>
          <w:b/>
          <w:sz w:val="24"/>
          <w:szCs w:val="24"/>
        </w:rPr>
        <w:t>Diagrams</w:t>
      </w:r>
    </w:p>
    <w:p w14:paraId="140F33BB" w14:textId="77777777" w:rsidR="00A93FDC" w:rsidRDefault="008917FF" w:rsidP="00CB0928">
      <w:pPr>
        <w:ind w:left="720"/>
      </w:pPr>
      <w:hyperlink w:anchor="_aa2597b87275ed4e1724a94a9c31d90b" w:history="1">
        <w:r w:rsidR="003E7695">
          <w:rPr>
            <w:rStyle w:val="Hyperlink"/>
          </w:rPr>
          <w:t>Resource References</w:t>
        </w:r>
      </w:hyperlink>
    </w:p>
    <w:p w14:paraId="26405B89" w14:textId="77777777" w:rsidR="0063570E" w:rsidRDefault="0063570E" w:rsidP="00383490"/>
    <w:p w14:paraId="0E045F01" w14:textId="77777777" w:rsidR="00A855E6" w:rsidRDefault="00383490" w:rsidP="00263593">
      <w:r w:rsidRPr="00875584">
        <w:rPr>
          <w:rFonts w:ascii="Arial" w:hAnsi="Arial"/>
          <w:b/>
          <w:sz w:val="24"/>
          <w:szCs w:val="24"/>
        </w:rPr>
        <w:t>Direct Superclasses (Generalization)</w:t>
      </w:r>
    </w:p>
    <w:p w14:paraId="58BD60BC" w14:textId="77777777" w:rsidR="00377E18" w:rsidRDefault="008917FF" w:rsidP="00B51B66">
      <w:pPr>
        <w:ind w:firstLine="720"/>
      </w:pPr>
      <w:hyperlink w:anchor="_1b2eec63ad4ef6c72d57b9985e0346ff" w:history="1">
        <w:r w:rsidR="006977BE">
          <w:rPr>
            <w:rStyle w:val="Hyperlink"/>
          </w:rPr>
          <w:t>ResourceReference</w:t>
        </w:r>
      </w:hyperlink>
    </w:p>
    <w:p w14:paraId="7434EF0D" w14:textId="77777777" w:rsidR="0063570E" w:rsidRDefault="0063570E" w:rsidP="00383490"/>
    <w:p w14:paraId="2DC3AF00" w14:textId="77777777" w:rsidR="00A855E6" w:rsidRDefault="00383490" w:rsidP="00263593">
      <w:r w:rsidRPr="00875584">
        <w:rPr>
          <w:rFonts w:ascii="Arial" w:hAnsi="Arial"/>
          <w:b/>
          <w:sz w:val="24"/>
          <w:szCs w:val="24"/>
        </w:rPr>
        <w:t>Constraints</w:t>
      </w:r>
    </w:p>
    <w:p w14:paraId="471D4E6B" w14:textId="77777777" w:rsidR="0087616E" w:rsidRPr="00BC6BEC" w:rsidRDefault="0087616E" w:rsidP="00263593">
      <w:pPr>
        <w:rPr>
          <w:rFonts w:ascii="Arial" w:hAnsi="Arial"/>
          <w:b/>
          <w:sz w:val="24"/>
          <w:szCs w:val="24"/>
        </w:rPr>
      </w:pPr>
    </w:p>
    <w:p w14:paraId="4A563A49"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specializesValueSet</w:t>
      </w:r>
      <w:proofErr w:type="gramEnd"/>
    </w:p>
    <w:p w14:paraId="6906CD12" w14:textId="77777777" w:rsidR="00B51031" w:rsidRDefault="0018237F">
      <w:r>
        <w:t xml:space="preserve"> A ValueSetDefinitionReference is a specialization of a ValueSetReference.</w:t>
      </w:r>
    </w:p>
    <w:p w14:paraId="44F6217A" w14:textId="77777777" w:rsidR="00377E18" w:rsidRDefault="00CF06F6" w:rsidP="00377E18">
      <w:pPr>
        <w:ind w:left="3600" w:firstLine="720"/>
      </w:pPr>
      <w:r w:rsidRPr="00467F03">
        <w:t>[OCL]</w:t>
      </w:r>
    </w:p>
    <w:p w14:paraId="316F1B6A" w14:textId="77777777" w:rsidR="008B78EB" w:rsidRDefault="004B279F" w:rsidP="00ED4063">
      <w:proofErr w:type="gramStart"/>
      <w:r w:rsidRPr="0047488C">
        <w:rPr>
          <w:rFonts w:ascii="Courier" w:hAnsi="Courier"/>
        </w:rPr>
        <w:t>self.base</w:t>
      </w:r>
      <w:proofErr w:type="gramEnd"/>
      <w:r w:rsidRPr="0047488C">
        <w:rPr>
          <w:rFonts w:ascii="Courier" w:hAnsi="Courier"/>
        </w:rPr>
        <w:t>_Enumeration.general-&gt;select(g|g.stereotypedBy('ValueSetReference'))-&gt;size()&lt;=1</w:t>
      </w:r>
    </w:p>
    <w:p w14:paraId="0E7B8009" w14:textId="77777777" w:rsidR="002C0F83" w:rsidRPr="005F31BE" w:rsidRDefault="00F851FF" w:rsidP="005F31BE">
      <w:pPr>
        <w:pStyle w:val="Heading4"/>
      </w:pPr>
      <w:bookmarkStart w:id="326" w:name="_1a1ca20b54028ee5e2eb20af35411f6e"/>
      <w:bookmarkStart w:id="327" w:name="_Toc285534747"/>
      <w:r w:rsidRPr="005F31BE">
        <w:t>&lt;Stereotype&gt; ValueSetReference</w:t>
      </w:r>
      <w:bookmarkEnd w:id="326"/>
      <w:bookmarkEnd w:id="327"/>
    </w:p>
    <w:p w14:paraId="32EB9A88" w14:textId="77777777" w:rsidR="0063570E" w:rsidRDefault="0063570E" w:rsidP="00383490"/>
    <w:p w14:paraId="13943544" w14:textId="77777777" w:rsidR="00A855E6" w:rsidRDefault="00383490" w:rsidP="00263593">
      <w:r w:rsidRPr="00875584">
        <w:rPr>
          <w:rFonts w:ascii="Arial" w:hAnsi="Arial"/>
          <w:b/>
          <w:sz w:val="24"/>
          <w:szCs w:val="24"/>
        </w:rPr>
        <w:t>Description</w:t>
      </w:r>
    </w:p>
    <w:p w14:paraId="37CC2DB9" w14:textId="22F44932" w:rsidR="00B51031" w:rsidRDefault="0018237F">
      <w:proofErr w:type="gramStart"/>
      <w:r>
        <w:t>A</w:t>
      </w:r>
      <w:proofErr w:type="gramEnd"/>
      <w:r>
        <w:t xml:space="preserve"> </w:t>
      </w:r>
      <w:r>
        <w:rPr>
          <w:i/>
          <w:iCs/>
        </w:rPr>
        <w:t>uri</w:t>
      </w:r>
      <w:r>
        <w:t xml:space="preserve"> </w:t>
      </w:r>
      <w:del w:id="328" w:author="Alpha Omega" w:date="2015-02-14T13:39:00Z">
        <w:r w:rsidDel="00A8236A">
          <w:delText xml:space="preserve">that </w:delText>
        </w:r>
      </w:del>
      <w:r>
        <w:t>nam</w:t>
      </w:r>
      <w:ins w:id="329" w:author="Alpha Omega" w:date="2015-02-14T13:39:00Z">
        <w:r w:rsidR="00A8236A">
          <w:t>ing</w:t>
        </w:r>
      </w:ins>
      <w:del w:id="330" w:author="Alpha Omega" w:date="2015-02-14T13:39:00Z">
        <w:r w:rsidDel="00A8236A">
          <w:delText>es</w:delText>
        </w:r>
      </w:del>
      <w:r>
        <w:t xml:space="preserve"> the value set </w:t>
      </w:r>
      <w:del w:id="331" w:author="Alpha Omega" w:date="2015-02-14T13:39:00Z">
        <w:r w:rsidDel="00A8236A">
          <w:delText xml:space="preserve">that </w:delText>
        </w:r>
      </w:del>
      <w:r>
        <w:t>the extended Enumeration represents.  The set of EnumerationLiterals in an Enumeration stereotyped by ValueSetReference represent the set or a subset of the ConceptReferences returned by the "current" (in the CTS2 sense) definition of the ValueSet.</w:t>
      </w:r>
    </w:p>
    <w:p w14:paraId="2F02D8A4" w14:textId="77777777" w:rsidR="00377E18" w:rsidRDefault="00C51B43" w:rsidP="00377E18">
      <w:pPr>
        <w:ind w:left="720" w:firstLine="720"/>
      </w:pPr>
      <w:r>
        <w:t xml:space="preserve"> </w:t>
      </w:r>
    </w:p>
    <w:p w14:paraId="1B3DDB87" w14:textId="77777777" w:rsidR="0063570E" w:rsidRDefault="0063570E" w:rsidP="00383490"/>
    <w:p w14:paraId="2F1B9C9E" w14:textId="77777777" w:rsidR="00A855E6" w:rsidRDefault="00383490" w:rsidP="00263593">
      <w:r w:rsidRPr="00875584">
        <w:rPr>
          <w:rFonts w:ascii="Arial" w:hAnsi="Arial"/>
          <w:b/>
          <w:sz w:val="24"/>
          <w:szCs w:val="24"/>
        </w:rPr>
        <w:t>Diagrams</w:t>
      </w:r>
    </w:p>
    <w:p w14:paraId="51541351" w14:textId="77777777" w:rsidR="00A93FDC" w:rsidRDefault="008917FF" w:rsidP="00CB0928">
      <w:pPr>
        <w:ind w:left="720"/>
      </w:pPr>
      <w:hyperlink w:anchor="_aa2597b87275ed4e1724a94a9c31d90b" w:history="1">
        <w:r w:rsidR="003E7695">
          <w:rPr>
            <w:rStyle w:val="Hyperlink"/>
          </w:rPr>
          <w:t>Resource References</w:t>
        </w:r>
      </w:hyperlink>
    </w:p>
    <w:p w14:paraId="2175F3ED" w14:textId="77777777" w:rsidR="0063570E" w:rsidRDefault="0063570E" w:rsidP="00383490"/>
    <w:p w14:paraId="451B9B59" w14:textId="77777777" w:rsidR="00A855E6" w:rsidRDefault="00383490" w:rsidP="00263593">
      <w:r w:rsidRPr="00875584">
        <w:rPr>
          <w:rFonts w:ascii="Arial" w:hAnsi="Arial"/>
          <w:b/>
          <w:sz w:val="24"/>
          <w:szCs w:val="24"/>
        </w:rPr>
        <w:t>Direct Superclasses (Generalization)</w:t>
      </w:r>
    </w:p>
    <w:p w14:paraId="4F236D6A" w14:textId="77777777" w:rsidR="00377E18" w:rsidRDefault="008917FF" w:rsidP="00B51B66">
      <w:pPr>
        <w:ind w:firstLine="720"/>
      </w:pPr>
      <w:hyperlink w:anchor="_1b2eec63ad4ef6c72d57b9985e0346ff" w:history="1">
        <w:r w:rsidR="006977BE">
          <w:rPr>
            <w:rStyle w:val="Hyperlink"/>
          </w:rPr>
          <w:t>ResourceReference</w:t>
        </w:r>
      </w:hyperlink>
    </w:p>
    <w:p w14:paraId="1D294B4F" w14:textId="77777777" w:rsidR="0063570E" w:rsidRDefault="0063570E" w:rsidP="00383490"/>
    <w:p w14:paraId="543ADA55" w14:textId="77777777" w:rsidR="00A855E6" w:rsidRDefault="00383490" w:rsidP="00263593">
      <w:r w:rsidRPr="00875584">
        <w:rPr>
          <w:rFonts w:ascii="Arial" w:hAnsi="Arial"/>
          <w:b/>
          <w:sz w:val="24"/>
          <w:szCs w:val="24"/>
        </w:rPr>
        <w:t>Constraints</w:t>
      </w:r>
    </w:p>
    <w:p w14:paraId="70D6D767" w14:textId="77777777" w:rsidR="0087616E" w:rsidRPr="00BC6BEC" w:rsidRDefault="0087616E" w:rsidP="00263593">
      <w:pPr>
        <w:rPr>
          <w:rFonts w:ascii="Arial" w:hAnsi="Arial"/>
          <w:b/>
          <w:sz w:val="24"/>
          <w:szCs w:val="24"/>
        </w:rPr>
      </w:pPr>
    </w:p>
    <w:p w14:paraId="7D12732A"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definition</w:t>
      </w:r>
      <w:proofErr w:type="gramEnd"/>
    </w:p>
    <w:p w14:paraId="47D91010" w14:textId="77777777" w:rsidR="00B51031" w:rsidRDefault="0018237F">
      <w:r>
        <w:t>This Enumeration must have exactly one &lt;&lt;ValueSetDefinitionReference&gt;&gt; Generalization.</w:t>
      </w:r>
    </w:p>
    <w:p w14:paraId="6D4A0EC0" w14:textId="77777777" w:rsidR="00B51031" w:rsidRDefault="0018237F">
      <w:r>
        <w:t xml:space="preserve"> </w:t>
      </w:r>
    </w:p>
    <w:p w14:paraId="4D24CCE4" w14:textId="77777777" w:rsidR="00377E18" w:rsidRDefault="00CF06F6" w:rsidP="00377E18">
      <w:pPr>
        <w:ind w:left="3600" w:firstLine="720"/>
      </w:pPr>
      <w:r w:rsidRPr="00467F03">
        <w:t>[OCL]</w:t>
      </w:r>
    </w:p>
    <w:p w14:paraId="17D52B76" w14:textId="77777777" w:rsidR="008B78EB" w:rsidRDefault="004B279F" w:rsidP="00ED4063">
      <w:proofErr w:type="gramStart"/>
      <w:r w:rsidRPr="0047488C">
        <w:rPr>
          <w:rFonts w:ascii="Courier" w:hAnsi="Courier"/>
        </w:rPr>
        <w:t>self.base</w:t>
      </w:r>
      <w:proofErr w:type="gramEnd"/>
      <w:r w:rsidRPr="0047488C">
        <w:rPr>
          <w:rFonts w:ascii="Courier" w:hAnsi="Courier"/>
        </w:rPr>
        <w:t>_Enumeration.general-&gt;select(g|g.stereotypedBy('ValueSetDefinitionReference'))-&gt;size()&lt;=1</w:t>
      </w:r>
    </w:p>
    <w:p w14:paraId="67F0FF2B" w14:textId="77777777" w:rsidR="002C0F83" w:rsidRPr="005F31BE" w:rsidRDefault="00F851FF" w:rsidP="005F31BE">
      <w:pPr>
        <w:pStyle w:val="Heading4"/>
      </w:pPr>
      <w:bookmarkStart w:id="332" w:name="_f3184cb0f8e704f5122c5e97fb9f130c"/>
      <w:bookmarkStart w:id="333" w:name="_Toc285534748"/>
      <w:r w:rsidRPr="005F31BE">
        <w:t>&lt;Stereotype&gt; ValueSetReferenceInstance</w:t>
      </w:r>
      <w:bookmarkEnd w:id="332"/>
      <w:bookmarkEnd w:id="333"/>
    </w:p>
    <w:p w14:paraId="237A0265" w14:textId="77777777" w:rsidR="0063570E" w:rsidRDefault="0063570E" w:rsidP="00383490"/>
    <w:p w14:paraId="1ABA9424" w14:textId="77777777" w:rsidR="00A855E6" w:rsidRDefault="00383490" w:rsidP="00263593">
      <w:r w:rsidRPr="00875584">
        <w:rPr>
          <w:rFonts w:ascii="Arial" w:hAnsi="Arial"/>
          <w:b/>
          <w:sz w:val="24"/>
          <w:szCs w:val="24"/>
        </w:rPr>
        <w:t>Description</w:t>
      </w:r>
    </w:p>
    <w:p w14:paraId="02D1EC71" w14:textId="77777777" w:rsidR="00B51031" w:rsidRDefault="0018237F">
      <w:r>
        <w:t xml:space="preserve">A link between a </w:t>
      </w:r>
      <w:r>
        <w:rPr>
          <w:b/>
          <w:bCs/>
        </w:rPr>
        <w:t>ConceptReferenceConstraint</w:t>
      </w:r>
      <w:r>
        <w:t xml:space="preserve"> and a value set and optional definition, where the value set resolves to a set of </w:t>
      </w:r>
      <w:r>
        <w:rPr>
          <w:b/>
          <w:bCs/>
        </w:rPr>
        <w:t>ConceptReferences</w:t>
      </w:r>
      <w:r>
        <w:t>.</w:t>
      </w:r>
    </w:p>
    <w:p w14:paraId="4A6869D7" w14:textId="77777777" w:rsidR="00377E18" w:rsidRDefault="00C51B43" w:rsidP="00377E18">
      <w:pPr>
        <w:ind w:left="720" w:firstLine="720"/>
      </w:pPr>
      <w:r>
        <w:t xml:space="preserve"> </w:t>
      </w:r>
    </w:p>
    <w:p w14:paraId="22B13F31" w14:textId="77777777" w:rsidR="0063570E" w:rsidRDefault="0063570E" w:rsidP="00383490"/>
    <w:p w14:paraId="04D1FC5E" w14:textId="77777777" w:rsidR="00A855E6" w:rsidRDefault="00383490" w:rsidP="00263593">
      <w:r w:rsidRPr="00875584">
        <w:rPr>
          <w:rFonts w:ascii="Arial" w:hAnsi="Arial"/>
          <w:b/>
          <w:sz w:val="24"/>
          <w:szCs w:val="24"/>
        </w:rPr>
        <w:t>Diagrams</w:t>
      </w:r>
    </w:p>
    <w:p w14:paraId="06CB5328" w14:textId="77777777" w:rsidR="00A93FDC" w:rsidRDefault="008917FF" w:rsidP="00CB0928">
      <w:pPr>
        <w:ind w:left="720"/>
      </w:pPr>
      <w:hyperlink w:anchor="_6d065336864e77a240c6e7a3eb36e8cd" w:history="1">
        <w:r w:rsidR="003E7695">
          <w:rPr>
            <w:rStyle w:val="Hyperlink"/>
          </w:rPr>
          <w:t>Resource Reference Relationships</w:t>
        </w:r>
      </w:hyperlink>
    </w:p>
    <w:p w14:paraId="4141D111" w14:textId="77777777" w:rsidR="0063570E" w:rsidRDefault="0063570E" w:rsidP="00383490"/>
    <w:p w14:paraId="14FE411C" w14:textId="77777777" w:rsidR="00A855E6" w:rsidRDefault="00383490" w:rsidP="00263593">
      <w:r w:rsidRPr="00875584">
        <w:rPr>
          <w:rFonts w:ascii="Arial" w:hAnsi="Arial"/>
          <w:b/>
          <w:sz w:val="24"/>
          <w:szCs w:val="24"/>
        </w:rPr>
        <w:t>Direct Superclasses (Generalization)</w:t>
      </w:r>
    </w:p>
    <w:p w14:paraId="79149108" w14:textId="77777777" w:rsidR="00377E18" w:rsidRDefault="008917FF" w:rsidP="00B51B66">
      <w:pPr>
        <w:ind w:firstLine="720"/>
      </w:pPr>
      <w:hyperlink w:anchor="_9d682f32f4917feea358e696d1fd146d" w:history="1">
        <w:r w:rsidR="006977BE">
          <w:rPr>
            <w:rStyle w:val="Hyperlink"/>
          </w:rPr>
          <w:t>ResourceReferenceInstance</w:t>
        </w:r>
      </w:hyperlink>
    </w:p>
    <w:p w14:paraId="250CD326" w14:textId="77777777" w:rsidR="0063570E" w:rsidRDefault="0063570E" w:rsidP="00383490"/>
    <w:p w14:paraId="780D1A5D" w14:textId="77777777" w:rsidR="00A855E6" w:rsidRDefault="00383490" w:rsidP="00263593">
      <w:r w:rsidRPr="00875584">
        <w:rPr>
          <w:rFonts w:ascii="Arial" w:hAnsi="Arial"/>
          <w:b/>
          <w:sz w:val="24"/>
          <w:szCs w:val="24"/>
        </w:rPr>
        <w:t>Constraints</w:t>
      </w:r>
    </w:p>
    <w:p w14:paraId="29B95F84" w14:textId="77777777" w:rsidR="0087616E" w:rsidRPr="00BC6BEC" w:rsidRDefault="0087616E" w:rsidP="00263593">
      <w:pPr>
        <w:rPr>
          <w:rFonts w:ascii="Arial" w:hAnsi="Arial"/>
          <w:b/>
          <w:sz w:val="24"/>
          <w:szCs w:val="24"/>
        </w:rPr>
      </w:pPr>
    </w:p>
    <w:p w14:paraId="47921D00"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isValueSetReference</w:t>
      </w:r>
      <w:proofErr w:type="gramEnd"/>
    </w:p>
    <w:p w14:paraId="4B6F5EDE" w14:textId="77777777" w:rsidR="00B51031" w:rsidRDefault="0018237F">
      <w:r>
        <w:t>Must have one &lt;&lt;EnumeratedValueDomain&gt;&gt; client and one &lt;&lt;ValueSetReference&gt;&gt; supplier.</w:t>
      </w:r>
    </w:p>
    <w:p w14:paraId="0A974AA3" w14:textId="77777777" w:rsidR="00377E18" w:rsidRDefault="00CF06F6" w:rsidP="00377E18">
      <w:pPr>
        <w:ind w:left="3600" w:firstLine="720"/>
      </w:pPr>
      <w:r w:rsidRPr="00467F03">
        <w:t>[OCL]</w:t>
      </w:r>
    </w:p>
    <w:p w14:paraId="6916F67A" w14:textId="77777777" w:rsidR="008B78EB" w:rsidRDefault="004B279F" w:rsidP="00ED4063">
      <w:proofErr w:type="gramStart"/>
      <w:r w:rsidRPr="0047488C">
        <w:rPr>
          <w:rFonts w:ascii="Courier" w:hAnsi="Courier"/>
        </w:rPr>
        <w:t>self.base</w:t>
      </w:r>
      <w:proofErr w:type="gramEnd"/>
      <w:r w:rsidRPr="0047488C">
        <w:rPr>
          <w:rFonts w:ascii="Courier" w:hAnsi="Courier"/>
        </w:rPr>
        <w:t>_Abstraction.client-&gt;select(c|c.stereotypedBy('EnumeratedValueDomain'))-&gt;size()=1 and  self.base_Abstraction.supplier-&gt;select(c|c.stereotypedBy('ValueSetReference'))-&gt;size()=1</w:t>
      </w:r>
    </w:p>
    <w:p w14:paraId="30FA870E" w14:textId="77777777" w:rsidR="002C0F83" w:rsidRDefault="001F24CC" w:rsidP="00860763">
      <w:pPr>
        <w:pStyle w:val="Heading2"/>
      </w:pPr>
      <w:bookmarkStart w:id="334" w:name="_Toc285534749"/>
      <w:r w:rsidRPr="001F24CC">
        <w:t>Constraint Profile</w:t>
      </w:r>
      <w:bookmarkEnd w:id="334"/>
      <w:r w:rsidR="003C6850">
        <w:t xml:space="preserve"> </w:t>
      </w:r>
    </w:p>
    <w:p w14:paraId="161BEAAC" w14:textId="77777777" w:rsidR="00B51031" w:rsidRDefault="0018237F">
      <w:r>
        <w:t>The constraint profile defines the modeling elements that may be applied to a reference model and archetype.  These elements “constrain” the target model narrowing the semantics and syntax.  These elements are drawn from ADL 2.0 and ISO 13606.</w:t>
      </w:r>
    </w:p>
    <w:p w14:paraId="48068002" w14:textId="77777777" w:rsidR="005F31BE" w:rsidRDefault="001F24CC" w:rsidP="005F31BE">
      <w:pPr>
        <w:pStyle w:val="Heading3"/>
      </w:pPr>
      <w:bookmarkStart w:id="335" w:name="_Toc285534750"/>
      <w:r>
        <w:t>Archetypes</w:t>
      </w:r>
      <w:bookmarkEnd w:id="335"/>
    </w:p>
    <w:p w14:paraId="3C69970E" w14:textId="77777777" w:rsidR="00B51031" w:rsidRDefault="0018237F">
      <w:r>
        <w:t xml:space="preserve">This clause defines the profiles for Archetypes, Archetype Libraries and their identification, provenance and workflow.  It corresponds to the </w:t>
      </w:r>
      <w:r>
        <w:rPr>
          <w:i/>
          <w:iCs/>
        </w:rPr>
        <w:t>archetype</w:t>
      </w:r>
      <w:r>
        <w:t xml:space="preserve">, </w:t>
      </w:r>
      <w:r>
        <w:rPr>
          <w:i/>
          <w:iCs/>
        </w:rPr>
        <w:t>language</w:t>
      </w:r>
      <w:r>
        <w:t xml:space="preserve">, and </w:t>
      </w:r>
      <w:r>
        <w:rPr>
          <w:i/>
          <w:iCs/>
        </w:rPr>
        <w:t>description</w:t>
      </w:r>
      <w:r>
        <w:t xml:space="preserve"> sections of ADL 2.0.</w:t>
      </w:r>
    </w:p>
    <w:p w14:paraId="39D4D51E" w14:textId="77777777" w:rsidR="002C0F83" w:rsidRPr="005F31BE" w:rsidRDefault="001F24CC" w:rsidP="005F31BE">
      <w:pPr>
        <w:pStyle w:val="Heading4"/>
      </w:pPr>
      <w:bookmarkStart w:id="336" w:name="_Toc285534751"/>
      <w:r w:rsidRPr="005F31BE">
        <w:t>Archetype Libraries</w:t>
      </w:r>
      <w:bookmarkEnd w:id="336"/>
    </w:p>
    <w:p w14:paraId="3500C25B" w14:textId="3474A922" w:rsidR="00B51031" w:rsidRDefault="0018237F">
      <w:r>
        <w:t xml:space="preserve">This clause defines the stereotypes </w:t>
      </w:r>
      <w:del w:id="337" w:author="Alpha Omega" w:date="2015-02-14T13:40:00Z">
        <w:r w:rsidDel="00A837D1">
          <w:delText xml:space="preserve">that </w:delText>
        </w:r>
      </w:del>
      <w:r>
        <w:t>represent</w:t>
      </w:r>
      <w:ins w:id="338" w:author="Alpha Omega" w:date="2015-02-14T13:40:00Z">
        <w:r w:rsidR="00A837D1">
          <w:t>ing</w:t>
        </w:r>
      </w:ins>
      <w:r>
        <w:t xml:space="preserve"> </w:t>
      </w:r>
      <w:r>
        <w:rPr>
          <w:b/>
          <w:bCs/>
        </w:rPr>
        <w:t>Archetype</w:t>
      </w:r>
      <w:r>
        <w:t xml:space="preserve">, </w:t>
      </w:r>
      <w:r>
        <w:rPr>
          <w:b/>
          <w:bCs/>
        </w:rPr>
        <w:t>ArchetypeLibrary</w:t>
      </w:r>
      <w:ins w:id="339" w:author="Alpha Omega" w:date="2015-02-14T13:40:00Z">
        <w:r w:rsidR="00A837D1">
          <w:rPr>
            <w:b/>
            <w:bCs/>
          </w:rPr>
          <w:t>,</w:t>
        </w:r>
      </w:ins>
      <w:r>
        <w:t xml:space="preserve"> and </w:t>
      </w:r>
      <w:r>
        <w:rPr>
          <w:b/>
          <w:bCs/>
        </w:rPr>
        <w:t>ArchetypeVersion</w:t>
      </w:r>
      <w:r>
        <w:t xml:space="preserve"> as well as defining the link to the </w:t>
      </w:r>
      <w:r>
        <w:rPr>
          <w:b/>
          <w:bCs/>
        </w:rPr>
        <w:t>AuthoredResource</w:t>
      </w:r>
      <w:r>
        <w:t xml:space="preserve"> metadata.</w:t>
      </w:r>
    </w:p>
    <w:p w14:paraId="792CEA75" w14:textId="77777777" w:rsidR="003E4BE1" w:rsidRDefault="003E4BE1" w:rsidP="00FC2D47">
      <w:pPr>
        <w:ind w:firstLine="720"/>
      </w:pPr>
      <w:r>
        <w:rPr>
          <w:noProof/>
        </w:rPr>
        <w:drawing>
          <wp:inline distT="0" distB="0" distL="0" distR="0" wp14:anchorId="5106BE2B" wp14:editId="0ABA4566">
            <wp:extent cx="5934075" cy="4533900"/>
            <wp:effectExtent l="0" t="0" r="0" b="0"/>
            <wp:docPr id="16" name="Picture 1936095605.png" descr="1936095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936095605.png"/>
                    <pic:cNvPicPr/>
                  </pic:nvPicPr>
                  <pic:blipFill>
                    <a:blip r:embed="rId32" cstate="print"/>
                    <a:stretch>
                      <a:fillRect/>
                    </a:stretch>
                  </pic:blipFill>
                  <pic:spPr>
                    <a:xfrm>
                      <a:off x="0" y="0"/>
                      <a:ext cx="5934075" cy="4533900"/>
                    </a:xfrm>
                    <a:prstGeom prst="rect">
                      <a:avLst/>
                    </a:prstGeom>
                  </pic:spPr>
                </pic:pic>
              </a:graphicData>
            </a:graphic>
          </wp:inline>
        </w:drawing>
      </w:r>
    </w:p>
    <w:p w14:paraId="4B2B7CB2"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40" w:name="_1c8c4aa3906888e5c2c8895f5ed19903"/>
      <w:r w:rsidRPr="007B5B34">
        <w:rPr>
          <w:b/>
          <w:sz w:val="24"/>
          <w:szCs w:val="24"/>
        </w:rPr>
        <w:t xml:space="preserve">Archetypes </w:t>
      </w:r>
      <w:bookmarkEnd w:id="340"/>
    </w:p>
    <w:p w14:paraId="5E5B8B9C" w14:textId="77777777" w:rsidR="002C0F83" w:rsidRPr="005F31BE" w:rsidRDefault="001F24CC" w:rsidP="005F31BE">
      <w:pPr>
        <w:pStyle w:val="Heading4"/>
      </w:pPr>
      <w:bookmarkStart w:id="341" w:name="_Toc285534752"/>
      <w:r w:rsidRPr="005F31BE">
        <w:t>Archetype Metadata</w:t>
      </w:r>
      <w:bookmarkEnd w:id="341"/>
    </w:p>
    <w:p w14:paraId="7907BC6E" w14:textId="77777777" w:rsidR="00B51031" w:rsidRDefault="0018237F">
      <w:r>
        <w:t xml:space="preserve">This clause identifies the stereotypes used to connect an </w:t>
      </w:r>
      <w:r>
        <w:rPr>
          <w:b/>
          <w:bCs/>
        </w:rPr>
        <w:t xml:space="preserve">AuthoredResource </w:t>
      </w:r>
      <w:r>
        <w:t>to metadata describing translations, ownership, copyright, state, etc.</w:t>
      </w:r>
    </w:p>
    <w:p w14:paraId="38D4C338" w14:textId="77777777" w:rsidR="003E4BE1" w:rsidRDefault="003E4BE1" w:rsidP="00FC2D47">
      <w:pPr>
        <w:ind w:firstLine="720"/>
      </w:pPr>
      <w:r>
        <w:rPr>
          <w:noProof/>
        </w:rPr>
        <w:drawing>
          <wp:inline distT="0" distB="0" distL="0" distR="0" wp14:anchorId="2705225D" wp14:editId="0B040821">
            <wp:extent cx="4705350" cy="3438525"/>
            <wp:effectExtent l="0" t="0" r="0" b="0"/>
            <wp:docPr id="18" name="Picture -917978018.png" descr="-917978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17978018.png"/>
                    <pic:cNvPicPr/>
                  </pic:nvPicPr>
                  <pic:blipFill>
                    <a:blip r:embed="rId33" cstate="print"/>
                    <a:stretch>
                      <a:fillRect/>
                    </a:stretch>
                  </pic:blipFill>
                  <pic:spPr>
                    <a:xfrm>
                      <a:off x="0" y="0"/>
                      <a:ext cx="4705350" cy="3438525"/>
                    </a:xfrm>
                    <a:prstGeom prst="rect">
                      <a:avLst/>
                    </a:prstGeom>
                  </pic:spPr>
                </pic:pic>
              </a:graphicData>
            </a:graphic>
          </wp:inline>
        </w:drawing>
      </w:r>
    </w:p>
    <w:p w14:paraId="55520D8A"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42" w:name="_c8719d73828cfab6778459fc65cfee21"/>
      <w:r w:rsidRPr="007B5B34">
        <w:rPr>
          <w:b/>
          <w:sz w:val="24"/>
          <w:szCs w:val="24"/>
        </w:rPr>
        <w:t>Archetype Metadata</w:t>
      </w:r>
      <w:bookmarkEnd w:id="342"/>
    </w:p>
    <w:p w14:paraId="47DE4AF0" w14:textId="77777777" w:rsidR="005F31BE" w:rsidRDefault="001F24CC" w:rsidP="005F31BE">
      <w:pPr>
        <w:pStyle w:val="Heading3"/>
      </w:pPr>
      <w:bookmarkStart w:id="343" w:name="_Toc285534753"/>
      <w:r>
        <w:t>Data Type Constraints</w:t>
      </w:r>
      <w:bookmarkEnd w:id="343"/>
    </w:p>
    <w:p w14:paraId="35EDB0EE" w14:textId="5CC76827" w:rsidR="00B51031" w:rsidRDefault="0018237F">
      <w:r>
        <w:t xml:space="preserve">This clause defines the stereotypes </w:t>
      </w:r>
      <w:del w:id="344" w:author="Alpha Omega" w:date="2015-02-14T13:40:00Z">
        <w:r w:rsidDel="002559CE">
          <w:delText xml:space="preserve">that are </w:delText>
        </w:r>
      </w:del>
      <w:r>
        <w:t xml:space="preserve">used to constrain the "primitive" or assumed types </w:t>
      </w:r>
      <w:del w:id="345" w:author="Alpha Omega" w:date="2015-02-14T13:40:00Z">
        <w:r w:rsidDel="002559CE">
          <w:delText xml:space="preserve">that are </w:delText>
        </w:r>
      </w:del>
      <w:r>
        <w:t>built in</w:t>
      </w:r>
      <w:del w:id="346" w:author="Alpha Omega" w:date="2015-02-14T13:40:00Z">
        <w:r w:rsidDel="002559CE">
          <w:delText xml:space="preserve"> </w:delText>
        </w:r>
      </w:del>
      <w:r>
        <w:t>to the AML Profile.</w:t>
      </w:r>
    </w:p>
    <w:p w14:paraId="7AA968D5" w14:textId="77777777" w:rsidR="002C0F83" w:rsidRPr="005F31BE" w:rsidRDefault="001F24CC" w:rsidP="005F31BE">
      <w:pPr>
        <w:pStyle w:val="Heading4"/>
      </w:pPr>
      <w:bookmarkStart w:id="347" w:name="_Toc285534754"/>
      <w:r w:rsidRPr="005F31BE">
        <w:t>Primitive Type Constraints</w:t>
      </w:r>
      <w:bookmarkEnd w:id="347"/>
    </w:p>
    <w:p w14:paraId="5027B36E" w14:textId="77777777" w:rsidR="00B51031" w:rsidRDefault="0018237F">
      <w:r>
        <w:t xml:space="preserve"> This clause identifies the basic "primitive" type constraints</w:t>
      </w:r>
    </w:p>
    <w:p w14:paraId="1E1B6D23" w14:textId="77777777" w:rsidR="003E4BE1" w:rsidRDefault="003E4BE1" w:rsidP="00FC2D47">
      <w:pPr>
        <w:ind w:firstLine="720"/>
      </w:pPr>
      <w:r>
        <w:rPr>
          <w:noProof/>
        </w:rPr>
        <w:drawing>
          <wp:inline distT="0" distB="0" distL="0" distR="0" wp14:anchorId="34B89243" wp14:editId="27CFD7A1">
            <wp:extent cx="5943600" cy="1952625"/>
            <wp:effectExtent l="0" t="0" r="0" b="0"/>
            <wp:docPr id="20" name="Picture 241074306.png" descr="24107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41074306.png"/>
                    <pic:cNvPicPr/>
                  </pic:nvPicPr>
                  <pic:blipFill>
                    <a:blip r:embed="rId34" cstate="print"/>
                    <a:stretch>
                      <a:fillRect/>
                    </a:stretch>
                  </pic:blipFill>
                  <pic:spPr>
                    <a:xfrm>
                      <a:off x="0" y="0"/>
                      <a:ext cx="5943600" cy="1952625"/>
                    </a:xfrm>
                    <a:prstGeom prst="rect">
                      <a:avLst/>
                    </a:prstGeom>
                  </pic:spPr>
                </pic:pic>
              </a:graphicData>
            </a:graphic>
          </wp:inline>
        </w:drawing>
      </w:r>
    </w:p>
    <w:p w14:paraId="1D3699F4"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48" w:name="_ae5d1776f07899a7af4725351a338b35"/>
      <w:r w:rsidRPr="007B5B34">
        <w:rPr>
          <w:b/>
          <w:sz w:val="24"/>
          <w:szCs w:val="24"/>
        </w:rPr>
        <w:t>Primitive Type Constraints</w:t>
      </w:r>
      <w:bookmarkEnd w:id="348"/>
    </w:p>
    <w:p w14:paraId="52BCEEFF" w14:textId="77777777" w:rsidR="002C0F83" w:rsidRPr="005F31BE" w:rsidRDefault="001F24CC" w:rsidP="005F31BE">
      <w:pPr>
        <w:pStyle w:val="Heading4"/>
      </w:pPr>
      <w:bookmarkStart w:id="349" w:name="_Toc285534755"/>
      <w:r w:rsidRPr="005F31BE">
        <w:t>Date and Time Match Types</w:t>
      </w:r>
      <w:bookmarkEnd w:id="349"/>
    </w:p>
    <w:p w14:paraId="35297FCF" w14:textId="77777777" w:rsidR="00B51031" w:rsidRDefault="0018237F">
      <w:r>
        <w:t xml:space="preserve"> This clause describes the various matching types derived from ISO 8601 </w:t>
      </w:r>
      <w:r>
        <w:rPr>
          <w:i/>
          <w:iCs/>
        </w:rPr>
        <w:t>Data elements and interchange formats – Information interchange – Representation of dates and times</w:t>
      </w:r>
    </w:p>
    <w:p w14:paraId="1418F381" w14:textId="77777777" w:rsidR="003E4BE1" w:rsidRDefault="003E4BE1" w:rsidP="00FC2D47">
      <w:pPr>
        <w:ind w:firstLine="720"/>
      </w:pPr>
      <w:r>
        <w:rPr>
          <w:noProof/>
        </w:rPr>
        <w:drawing>
          <wp:inline distT="0" distB="0" distL="0" distR="0" wp14:anchorId="6B8FF34F" wp14:editId="0C7603E8">
            <wp:extent cx="5934075" cy="1238250"/>
            <wp:effectExtent l="0" t="0" r="0" b="0"/>
            <wp:docPr id="22" name="Picture -42041966.png" descr="-42041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2041966.png"/>
                    <pic:cNvPicPr/>
                  </pic:nvPicPr>
                  <pic:blipFill>
                    <a:blip r:embed="rId35" cstate="print"/>
                    <a:stretch>
                      <a:fillRect/>
                    </a:stretch>
                  </pic:blipFill>
                  <pic:spPr>
                    <a:xfrm>
                      <a:off x="0" y="0"/>
                      <a:ext cx="5934075" cy="1238250"/>
                    </a:xfrm>
                    <a:prstGeom prst="rect">
                      <a:avLst/>
                    </a:prstGeom>
                  </pic:spPr>
                </pic:pic>
              </a:graphicData>
            </a:graphic>
          </wp:inline>
        </w:drawing>
      </w:r>
    </w:p>
    <w:p w14:paraId="1C426465"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50" w:name="_f7a183a91006b57fb7e46ae0feb69a2c"/>
      <w:r w:rsidRPr="007B5B34">
        <w:rPr>
          <w:b/>
          <w:sz w:val="24"/>
          <w:szCs w:val="24"/>
        </w:rPr>
        <w:t>Date and Time Match Types</w:t>
      </w:r>
      <w:bookmarkEnd w:id="350"/>
    </w:p>
    <w:p w14:paraId="3A1249F0" w14:textId="77777777" w:rsidR="002C0F83" w:rsidRPr="005F31BE" w:rsidRDefault="001F24CC" w:rsidP="005F31BE">
      <w:pPr>
        <w:pStyle w:val="Heading4"/>
      </w:pPr>
      <w:bookmarkStart w:id="351" w:name="_Toc285534756"/>
      <w:r w:rsidRPr="005F31BE">
        <w:t>Intervals</w:t>
      </w:r>
      <w:bookmarkEnd w:id="351"/>
    </w:p>
    <w:p w14:paraId="6AAB4E75" w14:textId="77777777" w:rsidR="00B51031" w:rsidRDefault="0018237F">
      <w:r>
        <w:t xml:space="preserve"> This section contains the definition of the intervals used in the primitive type constraints.</w:t>
      </w:r>
    </w:p>
    <w:p w14:paraId="48EDC947" w14:textId="77777777" w:rsidR="003E4BE1" w:rsidRDefault="003E4BE1" w:rsidP="00FC2D47">
      <w:pPr>
        <w:ind w:firstLine="720"/>
      </w:pPr>
      <w:r>
        <w:rPr>
          <w:noProof/>
        </w:rPr>
        <w:drawing>
          <wp:inline distT="0" distB="0" distL="0" distR="0" wp14:anchorId="26808578" wp14:editId="2B8D0A30">
            <wp:extent cx="5934075" cy="1476375"/>
            <wp:effectExtent l="0" t="0" r="0" b="0"/>
            <wp:docPr id="24" name="Picture -195564306.png" descr="-19556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5564306.png"/>
                    <pic:cNvPicPr/>
                  </pic:nvPicPr>
                  <pic:blipFill>
                    <a:blip r:embed="rId36" cstate="print"/>
                    <a:stretch>
                      <a:fillRect/>
                    </a:stretch>
                  </pic:blipFill>
                  <pic:spPr>
                    <a:xfrm>
                      <a:off x="0" y="0"/>
                      <a:ext cx="5934075" cy="1476375"/>
                    </a:xfrm>
                    <a:prstGeom prst="rect">
                      <a:avLst/>
                    </a:prstGeom>
                  </pic:spPr>
                </pic:pic>
              </a:graphicData>
            </a:graphic>
          </wp:inline>
        </w:drawing>
      </w:r>
    </w:p>
    <w:p w14:paraId="654F7C69"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52" w:name="_8566828d89ca01e8919a51d19aa6cd8b"/>
      <w:r w:rsidRPr="007B5B34">
        <w:rPr>
          <w:b/>
          <w:sz w:val="24"/>
          <w:szCs w:val="24"/>
        </w:rPr>
        <w:t>Intervals</w:t>
      </w:r>
      <w:bookmarkEnd w:id="352"/>
    </w:p>
    <w:p w14:paraId="3564BD42" w14:textId="77777777" w:rsidR="005F31BE" w:rsidRDefault="001F24CC" w:rsidP="005F31BE">
      <w:pPr>
        <w:pStyle w:val="Heading3"/>
      </w:pPr>
      <w:bookmarkStart w:id="353" w:name="_Toc285534757"/>
      <w:r>
        <w:t>Object and Property Constraints</w:t>
      </w:r>
      <w:bookmarkEnd w:id="353"/>
    </w:p>
    <w:p w14:paraId="74BD6324" w14:textId="77777777" w:rsidR="002C0F83" w:rsidRPr="005F31BE" w:rsidRDefault="001F24CC" w:rsidP="005F31BE">
      <w:pPr>
        <w:pStyle w:val="Heading4"/>
      </w:pPr>
      <w:bookmarkStart w:id="354" w:name="_Toc285534758"/>
      <w:r w:rsidRPr="005F31BE">
        <w:t>Object Constraints</w:t>
      </w:r>
      <w:bookmarkEnd w:id="354"/>
    </w:p>
    <w:p w14:paraId="209157F0" w14:textId="77777777" w:rsidR="00B51031" w:rsidRDefault="0018237F">
      <w:r>
        <w:t xml:space="preserve"> This clause describes the various forms of constraint that can be applied to the UML </w:t>
      </w:r>
      <w:r>
        <w:rPr>
          <w:b/>
          <w:bCs/>
        </w:rPr>
        <w:t>Class.</w:t>
      </w:r>
    </w:p>
    <w:p w14:paraId="02E74F68" w14:textId="77777777" w:rsidR="003E4BE1" w:rsidRDefault="003E4BE1" w:rsidP="00FC2D47">
      <w:pPr>
        <w:ind w:firstLine="720"/>
      </w:pPr>
      <w:r>
        <w:rPr>
          <w:noProof/>
        </w:rPr>
        <w:drawing>
          <wp:inline distT="0" distB="0" distL="0" distR="0" wp14:anchorId="5CCC92C0" wp14:editId="2F26BC3F">
            <wp:extent cx="5934075" cy="3286125"/>
            <wp:effectExtent l="0" t="0" r="0" b="0"/>
            <wp:docPr id="26" name="Picture 287550308.png" descr="28755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87550308.png"/>
                    <pic:cNvPicPr/>
                  </pic:nvPicPr>
                  <pic:blipFill>
                    <a:blip r:embed="rId37" cstate="print"/>
                    <a:stretch>
                      <a:fillRect/>
                    </a:stretch>
                  </pic:blipFill>
                  <pic:spPr>
                    <a:xfrm>
                      <a:off x="0" y="0"/>
                      <a:ext cx="5934075" cy="3286125"/>
                    </a:xfrm>
                    <a:prstGeom prst="rect">
                      <a:avLst/>
                    </a:prstGeom>
                  </pic:spPr>
                </pic:pic>
              </a:graphicData>
            </a:graphic>
          </wp:inline>
        </w:drawing>
      </w:r>
    </w:p>
    <w:p w14:paraId="7EDE0B9D"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55" w:name="_f139650e10793c0005c93b604992495c"/>
      <w:r w:rsidRPr="007B5B34">
        <w:rPr>
          <w:b/>
          <w:sz w:val="24"/>
          <w:szCs w:val="24"/>
        </w:rPr>
        <w:t>Object Constraints</w:t>
      </w:r>
      <w:bookmarkEnd w:id="355"/>
    </w:p>
    <w:p w14:paraId="27708724" w14:textId="77777777" w:rsidR="002C0F83" w:rsidRPr="005F31BE" w:rsidRDefault="001F24CC" w:rsidP="005F31BE">
      <w:pPr>
        <w:pStyle w:val="Heading4"/>
      </w:pPr>
      <w:bookmarkStart w:id="356" w:name="_Toc285534759"/>
      <w:r w:rsidRPr="005F31BE">
        <w:t>Attribute Constraints</w:t>
      </w:r>
      <w:bookmarkEnd w:id="356"/>
    </w:p>
    <w:p w14:paraId="22FD3949" w14:textId="77777777" w:rsidR="00B51031" w:rsidRDefault="0018237F">
      <w:r>
        <w:t xml:space="preserve"> This clause defines the constraints that can be applied to a UML </w:t>
      </w:r>
      <w:r>
        <w:rPr>
          <w:b/>
          <w:bCs/>
        </w:rPr>
        <w:t>Property</w:t>
      </w:r>
      <w:r>
        <w:t>.</w:t>
      </w:r>
    </w:p>
    <w:p w14:paraId="678B6AC0" w14:textId="77777777" w:rsidR="003E4BE1" w:rsidRDefault="003E4BE1" w:rsidP="00FC2D47">
      <w:pPr>
        <w:ind w:firstLine="720"/>
      </w:pPr>
      <w:r>
        <w:rPr>
          <w:noProof/>
        </w:rPr>
        <w:drawing>
          <wp:inline distT="0" distB="0" distL="0" distR="0" wp14:anchorId="7C109752" wp14:editId="238A2E36">
            <wp:extent cx="5934075" cy="2676525"/>
            <wp:effectExtent l="0" t="0" r="0" b="0"/>
            <wp:docPr id="28" name="Picture 249677381.png" descr="249677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49677381.png"/>
                    <pic:cNvPicPr/>
                  </pic:nvPicPr>
                  <pic:blipFill>
                    <a:blip r:embed="rId38" cstate="print"/>
                    <a:stretch>
                      <a:fillRect/>
                    </a:stretch>
                  </pic:blipFill>
                  <pic:spPr>
                    <a:xfrm>
                      <a:off x="0" y="0"/>
                      <a:ext cx="5934075" cy="2676525"/>
                    </a:xfrm>
                    <a:prstGeom prst="rect">
                      <a:avLst/>
                    </a:prstGeom>
                  </pic:spPr>
                </pic:pic>
              </a:graphicData>
            </a:graphic>
          </wp:inline>
        </w:drawing>
      </w:r>
    </w:p>
    <w:p w14:paraId="6A8B41A8"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57" w:name="_88dce20413dd8833c4e90da9fe432855"/>
      <w:r w:rsidRPr="007B5B34">
        <w:rPr>
          <w:b/>
          <w:sz w:val="24"/>
          <w:szCs w:val="24"/>
        </w:rPr>
        <w:t>Attribute Constraints</w:t>
      </w:r>
      <w:bookmarkEnd w:id="357"/>
    </w:p>
    <w:p w14:paraId="7B62B82C" w14:textId="77777777" w:rsidR="002C0F83" w:rsidRPr="005F31BE" w:rsidRDefault="001F24CC" w:rsidP="005F31BE">
      <w:pPr>
        <w:pStyle w:val="Heading4"/>
      </w:pPr>
      <w:bookmarkStart w:id="358" w:name="_Toc285534760"/>
      <w:r w:rsidRPr="005F31BE">
        <w:t>Enumeration Constraints</w:t>
      </w:r>
      <w:bookmarkEnd w:id="358"/>
    </w:p>
    <w:p w14:paraId="154070A4" w14:textId="77777777" w:rsidR="00B51031" w:rsidRDefault="0018237F">
      <w:r>
        <w:t xml:space="preserve"> This clause defines the constraints that can be applied to UML </w:t>
      </w:r>
      <w:r>
        <w:rPr>
          <w:b/>
          <w:bCs/>
        </w:rPr>
        <w:t>Enumeration</w:t>
      </w:r>
      <w:r>
        <w:t xml:space="preserve"> and its derivatives.</w:t>
      </w:r>
    </w:p>
    <w:p w14:paraId="642DF268" w14:textId="77777777" w:rsidR="003E4BE1" w:rsidRDefault="003E4BE1" w:rsidP="00FC2D47">
      <w:pPr>
        <w:ind w:firstLine="720"/>
      </w:pPr>
      <w:r>
        <w:rPr>
          <w:noProof/>
        </w:rPr>
        <w:drawing>
          <wp:inline distT="0" distB="0" distL="0" distR="0" wp14:anchorId="071B8631" wp14:editId="45F7BE99">
            <wp:extent cx="5934075" cy="1381125"/>
            <wp:effectExtent l="0" t="0" r="0" b="0"/>
            <wp:docPr id="30" name="Picture -578960859.png" descr="-578960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78960859.png"/>
                    <pic:cNvPicPr/>
                  </pic:nvPicPr>
                  <pic:blipFill>
                    <a:blip r:embed="rId39" cstate="print"/>
                    <a:stretch>
                      <a:fillRect/>
                    </a:stretch>
                  </pic:blipFill>
                  <pic:spPr>
                    <a:xfrm>
                      <a:off x="0" y="0"/>
                      <a:ext cx="5934075" cy="1381125"/>
                    </a:xfrm>
                    <a:prstGeom prst="rect">
                      <a:avLst/>
                    </a:prstGeom>
                  </pic:spPr>
                </pic:pic>
              </a:graphicData>
            </a:graphic>
          </wp:inline>
        </w:drawing>
      </w:r>
    </w:p>
    <w:p w14:paraId="51B96DC6"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59" w:name="_4049ef2e39f1ca7b7abb65f10409d85f"/>
      <w:r w:rsidRPr="007B5B34">
        <w:rPr>
          <w:b/>
          <w:sz w:val="24"/>
          <w:szCs w:val="24"/>
        </w:rPr>
        <w:t>Enumeration Constraints</w:t>
      </w:r>
      <w:bookmarkEnd w:id="359"/>
    </w:p>
    <w:p w14:paraId="51B537A5" w14:textId="77777777" w:rsidR="002C0F83" w:rsidRPr="005F31BE" w:rsidRDefault="001F24CC" w:rsidP="005F31BE">
      <w:pPr>
        <w:pStyle w:val="Heading4"/>
      </w:pPr>
      <w:bookmarkStart w:id="360" w:name="_Toc285534761"/>
      <w:r w:rsidRPr="005F31BE">
        <w:t>Constraint Proxies</w:t>
      </w:r>
      <w:bookmarkEnd w:id="360"/>
    </w:p>
    <w:p w14:paraId="3024924E" w14:textId="77777777" w:rsidR="00B51031" w:rsidRDefault="0018237F">
      <w:r>
        <w:t xml:space="preserve"> This clause defines mechanisms for reusing and "importing" constraints.</w:t>
      </w:r>
    </w:p>
    <w:p w14:paraId="060D7A41" w14:textId="77777777" w:rsidR="003E4BE1" w:rsidRDefault="003E4BE1" w:rsidP="00FC2D47">
      <w:pPr>
        <w:ind w:firstLine="720"/>
      </w:pPr>
      <w:r>
        <w:rPr>
          <w:noProof/>
        </w:rPr>
        <w:drawing>
          <wp:inline distT="0" distB="0" distL="0" distR="0" wp14:anchorId="4C57C148" wp14:editId="5D9ECEDB">
            <wp:extent cx="5934075" cy="2228850"/>
            <wp:effectExtent l="0" t="0" r="0" b="0"/>
            <wp:docPr id="32" name="Picture -1746670833.png" descr="-174667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746670833.png"/>
                    <pic:cNvPicPr/>
                  </pic:nvPicPr>
                  <pic:blipFill>
                    <a:blip r:embed="rId40" cstate="print"/>
                    <a:stretch>
                      <a:fillRect/>
                    </a:stretch>
                  </pic:blipFill>
                  <pic:spPr>
                    <a:xfrm>
                      <a:off x="0" y="0"/>
                      <a:ext cx="5934075" cy="2228850"/>
                    </a:xfrm>
                    <a:prstGeom prst="rect">
                      <a:avLst/>
                    </a:prstGeom>
                  </pic:spPr>
                </pic:pic>
              </a:graphicData>
            </a:graphic>
          </wp:inline>
        </w:drawing>
      </w:r>
    </w:p>
    <w:p w14:paraId="4E17C0C4"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61" w:name="_17547bff44c4353bd3a454a0c3c7e577"/>
      <w:r w:rsidRPr="007B5B34">
        <w:rPr>
          <w:b/>
          <w:sz w:val="24"/>
          <w:szCs w:val="24"/>
        </w:rPr>
        <w:t>Constraint Proxies</w:t>
      </w:r>
      <w:bookmarkEnd w:id="361"/>
    </w:p>
    <w:p w14:paraId="004AFF0A" w14:textId="77777777" w:rsidR="005F31BE" w:rsidRDefault="001F24CC" w:rsidP="005F31BE">
      <w:pPr>
        <w:pStyle w:val="Heading3"/>
      </w:pPr>
      <w:bookmarkStart w:id="362" w:name="_Toc285534762"/>
      <w:r>
        <w:t>Terminology Constraints</w:t>
      </w:r>
      <w:bookmarkEnd w:id="362"/>
    </w:p>
    <w:p w14:paraId="5826E252" w14:textId="68F37F8D" w:rsidR="00B51031" w:rsidRDefault="0018237F">
      <w:r>
        <w:t>This clause defines the profiles used for constraining Enumerations, EnumeratedValueDomains</w:t>
      </w:r>
      <w:ins w:id="363" w:author="Alpha Omega" w:date="2015-02-14T13:41:00Z">
        <w:r w:rsidR="002559CE">
          <w:t>,</w:t>
        </w:r>
      </w:ins>
      <w:r>
        <w:t xml:space="preserve"> and TerminologyCodes.</w:t>
      </w:r>
    </w:p>
    <w:p w14:paraId="66C54CC3" w14:textId="77777777" w:rsidR="003E4BE1" w:rsidRDefault="003E4BE1" w:rsidP="00FC2D47">
      <w:pPr>
        <w:ind w:firstLine="720"/>
      </w:pPr>
      <w:r>
        <w:rPr>
          <w:noProof/>
        </w:rPr>
        <w:drawing>
          <wp:inline distT="0" distB="0" distL="0" distR="0" wp14:anchorId="30729062" wp14:editId="3619DDDD">
            <wp:extent cx="3914775" cy="2886075"/>
            <wp:effectExtent l="0" t="0" r="0" b="0"/>
            <wp:docPr id="34" name="Picture -2126477537.png" descr="-2126477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126477537.png"/>
                    <pic:cNvPicPr/>
                  </pic:nvPicPr>
                  <pic:blipFill>
                    <a:blip r:embed="rId41" cstate="print"/>
                    <a:stretch>
                      <a:fillRect/>
                    </a:stretch>
                  </pic:blipFill>
                  <pic:spPr>
                    <a:xfrm>
                      <a:off x="0" y="0"/>
                      <a:ext cx="3914775" cy="2886075"/>
                    </a:xfrm>
                    <a:prstGeom prst="rect">
                      <a:avLst/>
                    </a:prstGeom>
                  </pic:spPr>
                </pic:pic>
              </a:graphicData>
            </a:graphic>
          </wp:inline>
        </w:drawing>
      </w:r>
    </w:p>
    <w:p w14:paraId="3A1ECF6C"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64" w:name="_759880e6f359cf189858504f68956934"/>
      <w:r w:rsidRPr="007B5B34">
        <w:rPr>
          <w:b/>
          <w:sz w:val="24"/>
          <w:szCs w:val="24"/>
        </w:rPr>
        <w:t>TerminologyConstraints</w:t>
      </w:r>
      <w:bookmarkEnd w:id="364"/>
    </w:p>
    <w:p w14:paraId="4B08425E" w14:textId="77777777" w:rsidR="005F31BE" w:rsidRDefault="001F24CC" w:rsidP="005F31BE">
      <w:pPr>
        <w:pStyle w:val="Heading3"/>
      </w:pPr>
      <w:bookmarkStart w:id="365" w:name="_Toc285534763"/>
      <w:r>
        <w:t>Profile Elements</w:t>
      </w:r>
      <w:bookmarkEnd w:id="365"/>
    </w:p>
    <w:p w14:paraId="16E6EBB7" w14:textId="77777777" w:rsidR="002C0F83" w:rsidRPr="005F31BE" w:rsidRDefault="00F851FF" w:rsidP="005F31BE">
      <w:pPr>
        <w:pStyle w:val="Heading4"/>
      </w:pPr>
      <w:bookmarkStart w:id="366" w:name="_eb65cb2938a6220d8f4a10f0d8aba136"/>
      <w:bookmarkStart w:id="367" w:name="_Toc285534764"/>
      <w:r w:rsidRPr="005F31BE">
        <w:t>&lt;Class&gt; DateInterval</w:t>
      </w:r>
      <w:bookmarkEnd w:id="366"/>
      <w:bookmarkEnd w:id="367"/>
    </w:p>
    <w:p w14:paraId="33ED7D9C" w14:textId="77777777" w:rsidR="0063570E" w:rsidRDefault="0063570E" w:rsidP="00383490"/>
    <w:p w14:paraId="38F89101" w14:textId="77777777" w:rsidR="00A855E6" w:rsidRDefault="00383490" w:rsidP="00263593">
      <w:r w:rsidRPr="00875584">
        <w:rPr>
          <w:rFonts w:ascii="Arial" w:hAnsi="Arial"/>
          <w:b/>
          <w:sz w:val="24"/>
          <w:szCs w:val="24"/>
        </w:rPr>
        <w:t>Description</w:t>
      </w:r>
    </w:p>
    <w:p w14:paraId="32DFAA35" w14:textId="77777777" w:rsidR="00B51031" w:rsidRDefault="0018237F">
      <w:proofErr w:type="gramStart"/>
      <w:r>
        <w:t>A set of contiguous Dates.</w:t>
      </w:r>
      <w:proofErr w:type="gramEnd"/>
    </w:p>
    <w:p w14:paraId="49917ABC" w14:textId="77777777" w:rsidR="00377E18" w:rsidRDefault="00C51B43" w:rsidP="00377E18">
      <w:pPr>
        <w:ind w:left="720" w:firstLine="720"/>
      </w:pPr>
      <w:r>
        <w:t xml:space="preserve"> </w:t>
      </w:r>
    </w:p>
    <w:p w14:paraId="6D1E6313" w14:textId="77777777" w:rsidR="0063570E" w:rsidRDefault="0063570E" w:rsidP="00383490"/>
    <w:p w14:paraId="41CBB581" w14:textId="77777777" w:rsidR="00A855E6" w:rsidRDefault="00383490" w:rsidP="00263593">
      <w:r w:rsidRPr="00875584">
        <w:rPr>
          <w:rFonts w:ascii="Arial" w:hAnsi="Arial"/>
          <w:b/>
          <w:sz w:val="24"/>
          <w:szCs w:val="24"/>
        </w:rPr>
        <w:t>Diagrams</w:t>
      </w:r>
    </w:p>
    <w:p w14:paraId="3EFEFB64" w14:textId="77777777" w:rsidR="00A93FDC" w:rsidRDefault="008917FF" w:rsidP="00CB0928">
      <w:pPr>
        <w:ind w:left="720"/>
      </w:pPr>
      <w:hyperlink w:anchor="_8566828d89ca01e8919a51d19aa6cd8b" w:history="1">
        <w:r w:rsidR="003E7695">
          <w:rPr>
            <w:rStyle w:val="Hyperlink"/>
          </w:rPr>
          <w:t>Intervals</w:t>
        </w:r>
      </w:hyperlink>
    </w:p>
    <w:p w14:paraId="56FF09E3" w14:textId="77777777" w:rsidR="0063570E" w:rsidRDefault="0063570E" w:rsidP="00383490"/>
    <w:p w14:paraId="112B2C26" w14:textId="77777777" w:rsidR="00A855E6" w:rsidRDefault="00383490" w:rsidP="00263593">
      <w:r w:rsidRPr="00875584">
        <w:rPr>
          <w:rFonts w:ascii="Arial" w:hAnsi="Arial"/>
          <w:b/>
          <w:sz w:val="24"/>
          <w:szCs w:val="24"/>
        </w:rPr>
        <w:t>Direct Superclasses (Generalization)</w:t>
      </w:r>
    </w:p>
    <w:p w14:paraId="404969BF" w14:textId="77777777" w:rsidR="00377E18" w:rsidRDefault="008917FF" w:rsidP="00B51B66">
      <w:pPr>
        <w:ind w:firstLine="720"/>
      </w:pPr>
      <w:hyperlink w:anchor="_3ae971b2839139d9692e47ec472148b6" w:history="1">
        <w:r w:rsidR="006977BE">
          <w:rPr>
            <w:rStyle w:val="Hyperlink"/>
          </w:rPr>
          <w:t>Interval</w:t>
        </w:r>
      </w:hyperlink>
    </w:p>
    <w:p w14:paraId="5B6AAA37" w14:textId="77777777" w:rsidR="0063570E" w:rsidRDefault="0063570E" w:rsidP="00383490"/>
    <w:p w14:paraId="2610D40D" w14:textId="77777777" w:rsidR="00A855E6" w:rsidRDefault="00383490" w:rsidP="00263593">
      <w:r w:rsidRPr="00875584">
        <w:rPr>
          <w:rFonts w:ascii="Arial" w:hAnsi="Arial"/>
          <w:b/>
          <w:sz w:val="24"/>
          <w:szCs w:val="24"/>
        </w:rPr>
        <w:t>Attributes</w:t>
      </w:r>
    </w:p>
    <w:p w14:paraId="6EA3C8EB" w14:textId="77777777" w:rsidR="00DC3AE7" w:rsidRDefault="00DC3AE7" w:rsidP="00DC3AE7">
      <w:r w:rsidRPr="00DC3AE7">
        <w:t xml:space="preserve"> </w:t>
      </w:r>
    </w:p>
    <w:p w14:paraId="1C5FC32E" w14:textId="77777777" w:rsidR="00B603FB" w:rsidRDefault="00B603FB" w:rsidP="008B78EB"/>
    <w:p w14:paraId="20CF6D17"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lower : ReferenceModelProfile::DV_Date</w:t>
      </w:r>
    </w:p>
    <w:p w14:paraId="5098D9BB" w14:textId="77777777" w:rsidR="00B51031" w:rsidRDefault="0018237F">
      <w:proofErr w:type="gramStart"/>
      <w:r>
        <w:t>The earliest Date that may be included in the interval.</w:t>
      </w:r>
      <w:proofErr w:type="gramEnd"/>
    </w:p>
    <w:p w14:paraId="12E5B4A0" w14:textId="77777777" w:rsidR="00DC3AE7" w:rsidRDefault="00DC3AE7" w:rsidP="00DC3AE7">
      <w:r w:rsidRPr="00DC3AE7">
        <w:t xml:space="preserve"> </w:t>
      </w:r>
    </w:p>
    <w:p w14:paraId="114F21DD" w14:textId="77777777" w:rsidR="00B603FB" w:rsidRDefault="00B603FB" w:rsidP="008B78EB"/>
    <w:p w14:paraId="23D2D68E"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upper : ReferenceModelProfile::DV_Date</w:t>
      </w:r>
    </w:p>
    <w:p w14:paraId="6A7DD30F" w14:textId="77777777" w:rsidR="00B51031" w:rsidRDefault="0018237F">
      <w:proofErr w:type="gramStart"/>
      <w:r>
        <w:t>The latest Date that may be included in the interval.</w:t>
      </w:r>
      <w:proofErr w:type="gramEnd"/>
    </w:p>
    <w:p w14:paraId="7816DF9B" w14:textId="77777777" w:rsidR="002C0F83" w:rsidRPr="005F31BE" w:rsidRDefault="00F851FF" w:rsidP="005F31BE">
      <w:pPr>
        <w:pStyle w:val="Heading4"/>
      </w:pPr>
      <w:bookmarkStart w:id="368" w:name="_956e6c028c830c0453b74cbd2204109e"/>
      <w:bookmarkStart w:id="369" w:name="_Toc285534765"/>
      <w:r w:rsidRPr="005F31BE">
        <w:t>&lt;Class&gt; DateTimeInterval</w:t>
      </w:r>
      <w:bookmarkEnd w:id="368"/>
      <w:bookmarkEnd w:id="369"/>
    </w:p>
    <w:p w14:paraId="208D3280" w14:textId="77777777" w:rsidR="0063570E" w:rsidRDefault="0063570E" w:rsidP="00383490"/>
    <w:p w14:paraId="63D70F45" w14:textId="77777777" w:rsidR="00A855E6" w:rsidRDefault="00383490" w:rsidP="00263593">
      <w:r w:rsidRPr="00875584">
        <w:rPr>
          <w:rFonts w:ascii="Arial" w:hAnsi="Arial"/>
          <w:b/>
          <w:sz w:val="24"/>
          <w:szCs w:val="24"/>
        </w:rPr>
        <w:t>Description</w:t>
      </w:r>
    </w:p>
    <w:p w14:paraId="4C71C1CD" w14:textId="77777777" w:rsidR="00B51031" w:rsidRDefault="0018237F">
      <w:proofErr w:type="gramStart"/>
      <w:r>
        <w:t>A set of contiguous DateTimes.</w:t>
      </w:r>
      <w:proofErr w:type="gramEnd"/>
    </w:p>
    <w:p w14:paraId="4324B95A" w14:textId="77777777" w:rsidR="00377E18" w:rsidRDefault="00C51B43" w:rsidP="00377E18">
      <w:pPr>
        <w:ind w:left="720" w:firstLine="720"/>
      </w:pPr>
      <w:r>
        <w:t xml:space="preserve"> </w:t>
      </w:r>
    </w:p>
    <w:p w14:paraId="72E79067" w14:textId="77777777" w:rsidR="0063570E" w:rsidRDefault="0063570E" w:rsidP="00383490"/>
    <w:p w14:paraId="389BB009" w14:textId="77777777" w:rsidR="00A855E6" w:rsidRDefault="00383490" w:rsidP="00263593">
      <w:r w:rsidRPr="00875584">
        <w:rPr>
          <w:rFonts w:ascii="Arial" w:hAnsi="Arial"/>
          <w:b/>
          <w:sz w:val="24"/>
          <w:szCs w:val="24"/>
        </w:rPr>
        <w:t>Diagrams</w:t>
      </w:r>
    </w:p>
    <w:p w14:paraId="47BD2368" w14:textId="77777777" w:rsidR="00A93FDC" w:rsidRDefault="008917FF" w:rsidP="00CB0928">
      <w:pPr>
        <w:ind w:left="720"/>
      </w:pPr>
      <w:hyperlink w:anchor="_8566828d89ca01e8919a51d19aa6cd8b" w:history="1">
        <w:r w:rsidR="003E7695">
          <w:rPr>
            <w:rStyle w:val="Hyperlink"/>
          </w:rPr>
          <w:t>Intervals</w:t>
        </w:r>
      </w:hyperlink>
    </w:p>
    <w:p w14:paraId="3E043A54" w14:textId="77777777" w:rsidR="0063570E" w:rsidRDefault="0063570E" w:rsidP="00383490"/>
    <w:p w14:paraId="433E716C" w14:textId="77777777" w:rsidR="00A855E6" w:rsidRDefault="00383490" w:rsidP="00263593">
      <w:r w:rsidRPr="00875584">
        <w:rPr>
          <w:rFonts w:ascii="Arial" w:hAnsi="Arial"/>
          <w:b/>
          <w:sz w:val="24"/>
          <w:szCs w:val="24"/>
        </w:rPr>
        <w:t>Direct Superclasses (Generalization)</w:t>
      </w:r>
    </w:p>
    <w:p w14:paraId="4D920BF5" w14:textId="77777777" w:rsidR="00377E18" w:rsidRDefault="008917FF" w:rsidP="00B51B66">
      <w:pPr>
        <w:ind w:firstLine="720"/>
      </w:pPr>
      <w:hyperlink w:anchor="_3ae971b2839139d9692e47ec472148b6" w:history="1">
        <w:r w:rsidR="006977BE">
          <w:rPr>
            <w:rStyle w:val="Hyperlink"/>
          </w:rPr>
          <w:t>Interval</w:t>
        </w:r>
      </w:hyperlink>
    </w:p>
    <w:p w14:paraId="76E19A08" w14:textId="77777777" w:rsidR="0063570E" w:rsidRDefault="0063570E" w:rsidP="00383490"/>
    <w:p w14:paraId="47DF118D" w14:textId="77777777" w:rsidR="00A855E6" w:rsidRDefault="00383490" w:rsidP="00263593">
      <w:r w:rsidRPr="00875584">
        <w:rPr>
          <w:rFonts w:ascii="Arial" w:hAnsi="Arial"/>
          <w:b/>
          <w:sz w:val="24"/>
          <w:szCs w:val="24"/>
        </w:rPr>
        <w:t>Attributes</w:t>
      </w:r>
    </w:p>
    <w:p w14:paraId="53B136BF" w14:textId="77777777" w:rsidR="00DC3AE7" w:rsidRDefault="00DC3AE7" w:rsidP="00DC3AE7">
      <w:r w:rsidRPr="00DC3AE7">
        <w:t xml:space="preserve"> </w:t>
      </w:r>
    </w:p>
    <w:p w14:paraId="508E2623" w14:textId="77777777" w:rsidR="00B603FB" w:rsidRDefault="00B603FB" w:rsidP="008B78EB"/>
    <w:p w14:paraId="7859E401"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lower : ReferenceModelProfile::DV_DateTime</w:t>
      </w:r>
    </w:p>
    <w:p w14:paraId="2B8CEBA8" w14:textId="77777777" w:rsidR="00B51031" w:rsidRDefault="0018237F">
      <w:proofErr w:type="gramStart"/>
      <w:r>
        <w:t>The earliest DateTime that may be included in the interval.</w:t>
      </w:r>
      <w:proofErr w:type="gramEnd"/>
    </w:p>
    <w:p w14:paraId="58395815" w14:textId="77777777" w:rsidR="00DC3AE7" w:rsidRDefault="00DC3AE7" w:rsidP="00DC3AE7">
      <w:r w:rsidRPr="00DC3AE7">
        <w:t xml:space="preserve"> </w:t>
      </w:r>
    </w:p>
    <w:p w14:paraId="2AF5057B" w14:textId="77777777" w:rsidR="00B603FB" w:rsidRDefault="00B603FB" w:rsidP="008B78EB"/>
    <w:p w14:paraId="14E01016"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upper : ReferenceModelProfile::DV_DateTime</w:t>
      </w:r>
    </w:p>
    <w:p w14:paraId="72D5CBA5" w14:textId="77777777" w:rsidR="00B51031" w:rsidRDefault="0018237F">
      <w:proofErr w:type="gramStart"/>
      <w:r>
        <w:t>The latest DateTime that may be included in the interval.</w:t>
      </w:r>
      <w:proofErr w:type="gramEnd"/>
    </w:p>
    <w:p w14:paraId="0EF266DD" w14:textId="77777777" w:rsidR="002C0F83" w:rsidRPr="005F31BE" w:rsidRDefault="00F851FF" w:rsidP="005F31BE">
      <w:pPr>
        <w:pStyle w:val="Heading4"/>
      </w:pPr>
      <w:bookmarkStart w:id="370" w:name="_3d4fd0ce80d2a2e88d2f42b3cb7dbec5"/>
      <w:bookmarkStart w:id="371" w:name="_Toc285534766"/>
      <w:r w:rsidRPr="005F31BE">
        <w:t>&lt;Class&gt; DurationInterval</w:t>
      </w:r>
      <w:bookmarkEnd w:id="370"/>
      <w:bookmarkEnd w:id="371"/>
    </w:p>
    <w:p w14:paraId="0460F1BF" w14:textId="77777777" w:rsidR="0063570E" w:rsidRDefault="0063570E" w:rsidP="00383490"/>
    <w:p w14:paraId="1626EE7A" w14:textId="77777777" w:rsidR="00A855E6" w:rsidRDefault="00383490" w:rsidP="00263593">
      <w:r w:rsidRPr="00875584">
        <w:rPr>
          <w:rFonts w:ascii="Arial" w:hAnsi="Arial"/>
          <w:b/>
          <w:sz w:val="24"/>
          <w:szCs w:val="24"/>
        </w:rPr>
        <w:t>Description</w:t>
      </w:r>
    </w:p>
    <w:p w14:paraId="6E9779BC" w14:textId="77777777" w:rsidR="00B51031" w:rsidRDefault="0018237F">
      <w:proofErr w:type="gramStart"/>
      <w:r>
        <w:t>A set of contiguous Duration magnitudes.</w:t>
      </w:r>
      <w:proofErr w:type="gramEnd"/>
    </w:p>
    <w:p w14:paraId="44262313" w14:textId="77777777" w:rsidR="00377E18" w:rsidRDefault="00C51B43" w:rsidP="00377E18">
      <w:pPr>
        <w:ind w:left="720" w:firstLine="720"/>
      </w:pPr>
      <w:r>
        <w:t xml:space="preserve"> </w:t>
      </w:r>
    </w:p>
    <w:p w14:paraId="061C5A76" w14:textId="77777777" w:rsidR="0063570E" w:rsidRDefault="0063570E" w:rsidP="00383490"/>
    <w:p w14:paraId="08C70A15" w14:textId="77777777" w:rsidR="00A855E6" w:rsidRDefault="00383490" w:rsidP="00263593">
      <w:r w:rsidRPr="00875584">
        <w:rPr>
          <w:rFonts w:ascii="Arial" w:hAnsi="Arial"/>
          <w:b/>
          <w:sz w:val="24"/>
          <w:szCs w:val="24"/>
        </w:rPr>
        <w:t>Diagrams</w:t>
      </w:r>
    </w:p>
    <w:p w14:paraId="56DA775B" w14:textId="77777777" w:rsidR="00A93FDC" w:rsidRDefault="008917FF" w:rsidP="00CB0928">
      <w:pPr>
        <w:ind w:left="720"/>
      </w:pPr>
      <w:hyperlink w:anchor="_8566828d89ca01e8919a51d19aa6cd8b" w:history="1">
        <w:r w:rsidR="003E7695">
          <w:rPr>
            <w:rStyle w:val="Hyperlink"/>
          </w:rPr>
          <w:t>Intervals</w:t>
        </w:r>
      </w:hyperlink>
    </w:p>
    <w:p w14:paraId="1621D2F3" w14:textId="77777777" w:rsidR="0063570E" w:rsidRDefault="0063570E" w:rsidP="00383490"/>
    <w:p w14:paraId="2AA6758B" w14:textId="77777777" w:rsidR="00A855E6" w:rsidRDefault="00383490" w:rsidP="00263593">
      <w:r w:rsidRPr="00875584">
        <w:rPr>
          <w:rFonts w:ascii="Arial" w:hAnsi="Arial"/>
          <w:b/>
          <w:sz w:val="24"/>
          <w:szCs w:val="24"/>
        </w:rPr>
        <w:t>Direct Superclasses (Generalization)</w:t>
      </w:r>
    </w:p>
    <w:p w14:paraId="4EF810FD" w14:textId="77777777" w:rsidR="00377E18" w:rsidRDefault="008917FF" w:rsidP="00B51B66">
      <w:pPr>
        <w:ind w:firstLine="720"/>
      </w:pPr>
      <w:hyperlink w:anchor="_3ae971b2839139d9692e47ec472148b6" w:history="1">
        <w:r w:rsidR="006977BE">
          <w:rPr>
            <w:rStyle w:val="Hyperlink"/>
          </w:rPr>
          <w:t>Interval</w:t>
        </w:r>
      </w:hyperlink>
    </w:p>
    <w:p w14:paraId="1DB09C4B" w14:textId="77777777" w:rsidR="0063570E" w:rsidRDefault="0063570E" w:rsidP="00383490"/>
    <w:p w14:paraId="1B68AFAE" w14:textId="77777777" w:rsidR="00A855E6" w:rsidRDefault="00383490" w:rsidP="00263593">
      <w:r w:rsidRPr="00875584">
        <w:rPr>
          <w:rFonts w:ascii="Arial" w:hAnsi="Arial"/>
          <w:b/>
          <w:sz w:val="24"/>
          <w:szCs w:val="24"/>
        </w:rPr>
        <w:t>Attributes</w:t>
      </w:r>
    </w:p>
    <w:p w14:paraId="1A287629" w14:textId="77777777" w:rsidR="00DC3AE7" w:rsidRDefault="00DC3AE7" w:rsidP="00DC3AE7">
      <w:r w:rsidRPr="00DC3AE7">
        <w:t xml:space="preserve"> </w:t>
      </w:r>
    </w:p>
    <w:p w14:paraId="1D49D578" w14:textId="77777777" w:rsidR="00B603FB" w:rsidRDefault="00B603FB" w:rsidP="008B78EB"/>
    <w:p w14:paraId="348F1684"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lower : ReferenceModelProfile::DV_Duration</w:t>
      </w:r>
    </w:p>
    <w:p w14:paraId="705F8916" w14:textId="77777777" w:rsidR="00B51031" w:rsidRDefault="0018237F">
      <w:proofErr w:type="gramStart"/>
      <w:r>
        <w:t>The shortest Duration that may be included in the interval.</w:t>
      </w:r>
      <w:proofErr w:type="gramEnd"/>
    </w:p>
    <w:p w14:paraId="1C1B079B" w14:textId="77777777" w:rsidR="00DC3AE7" w:rsidRDefault="00DC3AE7" w:rsidP="00DC3AE7">
      <w:r w:rsidRPr="00DC3AE7">
        <w:t xml:space="preserve"> </w:t>
      </w:r>
    </w:p>
    <w:p w14:paraId="53FF8D77" w14:textId="77777777" w:rsidR="00B603FB" w:rsidRDefault="00B603FB" w:rsidP="008B78EB"/>
    <w:p w14:paraId="0DE2E500"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upper : UML Standard Profile::UML2 Metamodel::Duration</w:t>
      </w:r>
    </w:p>
    <w:p w14:paraId="5477F183" w14:textId="77777777" w:rsidR="00B51031" w:rsidRDefault="0018237F">
      <w:proofErr w:type="gramStart"/>
      <w:r>
        <w:t>The longest Duration that may be included in the interval.</w:t>
      </w:r>
      <w:proofErr w:type="gramEnd"/>
    </w:p>
    <w:p w14:paraId="1879177E" w14:textId="77777777" w:rsidR="002C0F83" w:rsidRPr="005F31BE" w:rsidRDefault="00F851FF" w:rsidP="005F31BE">
      <w:pPr>
        <w:pStyle w:val="Heading4"/>
      </w:pPr>
      <w:bookmarkStart w:id="372" w:name="_Toc285534767"/>
      <w:r w:rsidRPr="005F31BE">
        <w:t>&lt;Class&gt; DV_Date</w:t>
      </w:r>
      <w:bookmarkEnd w:id="372"/>
    </w:p>
    <w:p w14:paraId="7886FBA3" w14:textId="77777777" w:rsidR="0063570E" w:rsidRDefault="0063570E" w:rsidP="00383490"/>
    <w:p w14:paraId="6D708543" w14:textId="77777777" w:rsidR="00A855E6" w:rsidRDefault="00383490" w:rsidP="00263593">
      <w:r w:rsidRPr="00875584">
        <w:rPr>
          <w:rFonts w:ascii="Arial" w:hAnsi="Arial"/>
          <w:b/>
          <w:sz w:val="24"/>
          <w:szCs w:val="24"/>
        </w:rPr>
        <w:t>Description</w:t>
      </w:r>
    </w:p>
    <w:p w14:paraId="10B54EA8" w14:textId="77777777" w:rsidR="00B51031" w:rsidRDefault="0018237F">
      <w:r>
        <w:t>Represents an absolute point in time, as measured on the Gregorian calendar, and specified only to the day.  [</w:t>
      </w:r>
      <w:proofErr w:type="gramStart"/>
      <w:r>
        <w:t>cite</w:t>
      </w:r>
      <w:proofErr w:type="gramEnd"/>
      <w:r>
        <w:t>: SUPPORT_IM, p24]</w:t>
      </w:r>
    </w:p>
    <w:p w14:paraId="16974B7D" w14:textId="77777777" w:rsidR="00377E18" w:rsidRDefault="00C51B43" w:rsidP="00377E18">
      <w:pPr>
        <w:ind w:left="720" w:firstLine="720"/>
      </w:pPr>
      <w:r>
        <w:t xml:space="preserve"> </w:t>
      </w:r>
    </w:p>
    <w:p w14:paraId="4537C6B0" w14:textId="77777777" w:rsidR="00377E18" w:rsidRDefault="00C51B43" w:rsidP="00377E18">
      <w:pPr>
        <w:ind w:left="720" w:firstLine="720"/>
      </w:pPr>
      <w:r>
        <w:t xml:space="preserve"> </w:t>
      </w:r>
    </w:p>
    <w:p w14:paraId="07CE2455" w14:textId="77777777" w:rsidR="0063570E" w:rsidRDefault="0063570E" w:rsidP="00383490"/>
    <w:p w14:paraId="0A5494EB" w14:textId="77777777" w:rsidR="00A855E6" w:rsidRDefault="00383490" w:rsidP="00263593">
      <w:r w:rsidRPr="00875584">
        <w:rPr>
          <w:rFonts w:ascii="Arial" w:hAnsi="Arial"/>
          <w:b/>
          <w:sz w:val="24"/>
          <w:szCs w:val="24"/>
        </w:rPr>
        <w:t>Diagrams</w:t>
      </w:r>
    </w:p>
    <w:p w14:paraId="69E1AC26" w14:textId="77777777" w:rsidR="00A93FDC" w:rsidRDefault="008917FF" w:rsidP="00CB0928">
      <w:pPr>
        <w:ind w:left="720"/>
      </w:pPr>
      <w:hyperlink w:anchor="_c6849d5d118a9832b3df7e75a9d1a83d" w:history="1">
        <w:r w:rsidR="003E7695">
          <w:rPr>
            <w:rStyle w:val="Hyperlink"/>
          </w:rPr>
          <w:t>AML Data Types</w:t>
        </w:r>
      </w:hyperlink>
      <w:r w:rsidR="00324424">
        <w:t xml:space="preserve">, </w:t>
      </w:r>
    </w:p>
    <w:p w14:paraId="1196112A" w14:textId="77777777" w:rsidR="00A93FDC" w:rsidRDefault="008917FF" w:rsidP="00CB0928">
      <w:pPr>
        <w:ind w:left="720"/>
      </w:pPr>
      <w:hyperlink w:anchor="_8548f4699761fde908c0fa2fe95f29ba" w:history="1">
        <w:r w:rsidR="003E7695">
          <w:rPr>
            <w:rStyle w:val="Hyperlink"/>
          </w:rPr>
          <w:t>Sample Data Binding</w:t>
        </w:r>
      </w:hyperlink>
    </w:p>
    <w:p w14:paraId="451D2630" w14:textId="77777777" w:rsidR="0063570E" w:rsidRDefault="0063570E" w:rsidP="00383490"/>
    <w:p w14:paraId="0A4EE68B" w14:textId="77777777" w:rsidR="00A855E6" w:rsidRDefault="00383490" w:rsidP="00263593">
      <w:r w:rsidRPr="00875584">
        <w:rPr>
          <w:rFonts w:ascii="Arial" w:hAnsi="Arial"/>
          <w:b/>
          <w:sz w:val="24"/>
          <w:szCs w:val="24"/>
        </w:rPr>
        <w:t>Direct Subclasses (Specialization)</w:t>
      </w:r>
    </w:p>
    <w:p w14:paraId="0FEF1394" w14:textId="77777777" w:rsidR="00377E18" w:rsidRDefault="008917FF" w:rsidP="00B51B66">
      <w:pPr>
        <w:ind w:firstLine="720"/>
      </w:pPr>
      <w:hyperlink w:anchor="_2a37a0f4cd69c5ee1a32f787b23de875" w:history="1">
        <w:r w:rsidR="006977BE">
          <w:rPr>
            <w:rStyle w:val="Hyperlink"/>
          </w:rPr>
          <w:t>MappedDate</w:t>
        </w:r>
      </w:hyperlink>
    </w:p>
    <w:p w14:paraId="61CEC744" w14:textId="77777777" w:rsidR="0063570E" w:rsidRDefault="0063570E" w:rsidP="00383490"/>
    <w:p w14:paraId="54BF65E0" w14:textId="77777777" w:rsidR="00A855E6" w:rsidRDefault="00383490" w:rsidP="00263593">
      <w:r w:rsidRPr="00875584">
        <w:rPr>
          <w:rFonts w:ascii="Arial" w:hAnsi="Arial"/>
          <w:b/>
          <w:sz w:val="24"/>
          <w:szCs w:val="24"/>
        </w:rPr>
        <w:t>Attributes</w:t>
      </w:r>
    </w:p>
    <w:p w14:paraId="4DB42AF9" w14:textId="77777777" w:rsidR="00DC3AE7" w:rsidRDefault="00DC3AE7" w:rsidP="00DC3AE7">
      <w:r w:rsidRPr="00DC3AE7">
        <w:t xml:space="preserve"> </w:t>
      </w:r>
    </w:p>
    <w:p w14:paraId="13E1822E" w14:textId="77777777" w:rsidR="00B603FB" w:rsidRDefault="00B603FB" w:rsidP="008B78EB"/>
    <w:p w14:paraId="4D4BCB84"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value : XMLPrimitiveTypes::date</w:t>
      </w:r>
    </w:p>
    <w:p w14:paraId="6FCB789E" w14:textId="77777777" w:rsidR="00B51031" w:rsidRDefault="0018237F">
      <w:r>
        <w:t xml:space="preserve">ISO8601 string for date, in format </w:t>
      </w:r>
      <w:r>
        <w:rPr>
          <w:b/>
          <w:bCs/>
        </w:rPr>
        <w:t>YYYYMMDD</w:t>
      </w:r>
      <w:r>
        <w:t xml:space="preserve"> or </w:t>
      </w:r>
      <w:r>
        <w:rPr>
          <w:b/>
          <w:bCs/>
        </w:rPr>
        <w:t>YYYY-MM-DD</w:t>
      </w:r>
      <w:r>
        <w:t>, or a partial invariant.</w:t>
      </w:r>
    </w:p>
    <w:p w14:paraId="6BDF344A" w14:textId="77777777" w:rsidR="002C0F83" w:rsidRPr="005F31BE" w:rsidRDefault="00F851FF" w:rsidP="005F31BE">
      <w:pPr>
        <w:pStyle w:val="Heading4"/>
      </w:pPr>
      <w:bookmarkStart w:id="373" w:name="_Toc285534768"/>
      <w:r w:rsidRPr="005F31BE">
        <w:t>&lt;Class&gt; DV_DateTime</w:t>
      </w:r>
      <w:bookmarkEnd w:id="373"/>
    </w:p>
    <w:p w14:paraId="6CE5F47D" w14:textId="77777777" w:rsidR="0063570E" w:rsidRDefault="0063570E" w:rsidP="00383490"/>
    <w:p w14:paraId="4CE1581F" w14:textId="77777777" w:rsidR="00A855E6" w:rsidRDefault="00383490" w:rsidP="00263593">
      <w:r w:rsidRPr="00875584">
        <w:rPr>
          <w:rFonts w:ascii="Arial" w:hAnsi="Arial"/>
          <w:b/>
          <w:sz w:val="24"/>
          <w:szCs w:val="24"/>
        </w:rPr>
        <w:t>Description</w:t>
      </w:r>
    </w:p>
    <w:p w14:paraId="7BFE68B6" w14:textId="77777777" w:rsidR="00B51031" w:rsidRDefault="0018237F">
      <w:r>
        <w:t>Represents an absolute point in time, specified to the second. [</w:t>
      </w:r>
      <w:proofErr w:type="gramStart"/>
      <w:r>
        <w:t>cite</w:t>
      </w:r>
      <w:proofErr w:type="gramEnd"/>
      <w:r>
        <w:t>: SUPPORT_IM, p27]</w:t>
      </w:r>
    </w:p>
    <w:p w14:paraId="6A040AF2" w14:textId="77777777" w:rsidR="00377E18" w:rsidRDefault="00C51B43" w:rsidP="00377E18">
      <w:pPr>
        <w:ind w:left="720" w:firstLine="720"/>
      </w:pPr>
      <w:r>
        <w:t xml:space="preserve"> </w:t>
      </w:r>
    </w:p>
    <w:p w14:paraId="3824D76E" w14:textId="77777777" w:rsidR="0063570E" w:rsidRDefault="0063570E" w:rsidP="00383490"/>
    <w:p w14:paraId="786977EA" w14:textId="77777777" w:rsidR="00A855E6" w:rsidRDefault="00383490" w:rsidP="00263593">
      <w:r w:rsidRPr="00875584">
        <w:rPr>
          <w:rFonts w:ascii="Arial" w:hAnsi="Arial"/>
          <w:b/>
          <w:sz w:val="24"/>
          <w:szCs w:val="24"/>
        </w:rPr>
        <w:t>Diagrams</w:t>
      </w:r>
    </w:p>
    <w:p w14:paraId="012A4DDD" w14:textId="77777777" w:rsidR="00A93FDC" w:rsidRDefault="008917FF" w:rsidP="00CB0928">
      <w:pPr>
        <w:ind w:left="720"/>
      </w:pPr>
      <w:hyperlink w:anchor="_c6849d5d118a9832b3df7e75a9d1a83d" w:history="1">
        <w:r w:rsidR="003E7695">
          <w:rPr>
            <w:rStyle w:val="Hyperlink"/>
          </w:rPr>
          <w:t>AML Data Types</w:t>
        </w:r>
      </w:hyperlink>
    </w:p>
    <w:p w14:paraId="4EF9C285" w14:textId="77777777" w:rsidR="0063570E" w:rsidRDefault="0063570E" w:rsidP="00383490"/>
    <w:p w14:paraId="5EA83ABD" w14:textId="77777777" w:rsidR="00A855E6" w:rsidRDefault="00383490" w:rsidP="00263593">
      <w:r w:rsidRPr="00875584">
        <w:rPr>
          <w:rFonts w:ascii="Arial" w:hAnsi="Arial"/>
          <w:b/>
          <w:sz w:val="24"/>
          <w:szCs w:val="24"/>
        </w:rPr>
        <w:t>Attributes</w:t>
      </w:r>
    </w:p>
    <w:p w14:paraId="76E24278" w14:textId="77777777" w:rsidR="00DC3AE7" w:rsidRDefault="00DC3AE7" w:rsidP="00DC3AE7">
      <w:r w:rsidRPr="00DC3AE7">
        <w:t xml:space="preserve"> </w:t>
      </w:r>
    </w:p>
    <w:p w14:paraId="611CDF51" w14:textId="77777777" w:rsidR="00B603FB" w:rsidRDefault="00B603FB" w:rsidP="008B78EB"/>
    <w:p w14:paraId="2BB00BA8"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value : XMLPrimitiveTypes::dateTime</w:t>
      </w:r>
    </w:p>
    <w:p w14:paraId="1BBBEEB8" w14:textId="77777777" w:rsidR="00B51031" w:rsidRDefault="0018237F">
      <w:r>
        <w:t>A valid ISO8601 string for date/time, in format</w:t>
      </w:r>
    </w:p>
    <w:p w14:paraId="13C1D5A6" w14:textId="77777777" w:rsidR="00B51031" w:rsidRDefault="0018237F">
      <w:proofErr w:type="gramStart"/>
      <w:r>
        <w:rPr>
          <w:b/>
          <w:bCs/>
        </w:rPr>
        <w:t>YYYYMMDDThhmmss[</w:t>
      </w:r>
      <w:proofErr w:type="gramEnd"/>
      <w:r>
        <w:rPr>
          <w:b/>
          <w:bCs/>
        </w:rPr>
        <w:t xml:space="preserve">,sss][Z | ±hh[mm]] </w:t>
      </w:r>
      <w:r>
        <w:t xml:space="preserve">or in extended format </w:t>
      </w:r>
      <w:r>
        <w:rPr>
          <w:b/>
          <w:bCs/>
        </w:rPr>
        <w:t xml:space="preserve">YYYY-MM-DDThh:mm:ss[,sss][Z | ±hh[mm]] </w:t>
      </w:r>
      <w:r>
        <w:t>or a partial variant.</w:t>
      </w:r>
    </w:p>
    <w:p w14:paraId="0E2DFBC1" w14:textId="77777777" w:rsidR="00B51031" w:rsidRDefault="0018237F">
      <w:r>
        <w:t xml:space="preserve"> </w:t>
      </w:r>
    </w:p>
    <w:p w14:paraId="151FC24E" w14:textId="6FEB6E5A" w:rsidR="00B51031" w:rsidRDefault="0018237F">
      <w:r>
        <w:t>Note</w:t>
      </w:r>
      <w:ins w:id="374" w:author="Alpha Omega" w:date="2015-02-14T13:41:00Z">
        <w:r w:rsidR="002559CE">
          <w:t>,</w:t>
        </w:r>
      </w:ins>
      <w:r>
        <w:t xml:space="preserve"> </w:t>
      </w:r>
      <w:del w:id="375" w:author="Alpha Omega" w:date="2015-02-14T13:41:00Z">
        <w:r w:rsidDel="002559CE">
          <w:delText xml:space="preserve">that </w:delText>
        </w:r>
      </w:del>
      <w:r>
        <w:t>this class includes 2 deviations from ISO 8601:2004:</w:t>
      </w:r>
    </w:p>
    <w:p w14:paraId="7E6DDDBC" w14:textId="77777777" w:rsidR="00B51031" w:rsidRDefault="0018237F">
      <w:r>
        <w:t xml:space="preserve">• </w:t>
      </w:r>
      <w:proofErr w:type="gramStart"/>
      <w:r>
        <w:t>for</w:t>
      </w:r>
      <w:proofErr w:type="gramEnd"/>
      <w:r>
        <w:t xml:space="preserve"> partial date/times, any part of the date/time up to the month may be missing, not just seconds and minutes as in the standard;</w:t>
      </w:r>
    </w:p>
    <w:p w14:paraId="57E0665D" w14:textId="77777777" w:rsidR="00B51031" w:rsidRDefault="0018237F">
      <w:r>
        <w:t xml:space="preserve">• </w:t>
      </w:r>
      <w:proofErr w:type="gramStart"/>
      <w:r>
        <w:t>the</w:t>
      </w:r>
      <w:proofErr w:type="gramEnd"/>
      <w:r>
        <w:t xml:space="preserve"> time 24:00:00 is not allowed</w:t>
      </w:r>
      <w:del w:id="376" w:author="Alpha Omega" w:date="2015-02-14T13:41:00Z">
        <w:r w:rsidDel="002559CE">
          <w:delText>,</w:delText>
        </w:r>
      </w:del>
      <w:r>
        <w:t xml:space="preserve"> since it would mean the date was really on the next day. </w:t>
      </w:r>
    </w:p>
    <w:p w14:paraId="56C3DB5F" w14:textId="77777777" w:rsidR="002C0F83" w:rsidRPr="005F31BE" w:rsidRDefault="00F851FF" w:rsidP="005F31BE">
      <w:pPr>
        <w:pStyle w:val="Heading4"/>
      </w:pPr>
      <w:bookmarkStart w:id="377" w:name="_Toc285534769"/>
      <w:r w:rsidRPr="005F31BE">
        <w:t>&lt;Class&gt; DV_Duration</w:t>
      </w:r>
      <w:bookmarkEnd w:id="377"/>
    </w:p>
    <w:p w14:paraId="32C3A055" w14:textId="77777777" w:rsidR="0063570E" w:rsidRDefault="0063570E" w:rsidP="00383490"/>
    <w:p w14:paraId="15EAA809" w14:textId="77777777" w:rsidR="00A855E6" w:rsidRDefault="00383490" w:rsidP="00263593">
      <w:r w:rsidRPr="00875584">
        <w:rPr>
          <w:rFonts w:ascii="Arial" w:hAnsi="Arial"/>
          <w:b/>
          <w:sz w:val="24"/>
          <w:szCs w:val="24"/>
        </w:rPr>
        <w:t>Description</w:t>
      </w:r>
    </w:p>
    <w:p w14:paraId="663D1BDD" w14:textId="77777777" w:rsidR="00B51031" w:rsidRDefault="0018237F">
      <w:r>
        <w:t>Represents a period of time corresponding to a difference between two time-points.  See: ISO8601_DURATION [cite: SUPPORT_IM, p30]</w:t>
      </w:r>
    </w:p>
    <w:p w14:paraId="5162C8C6" w14:textId="77777777" w:rsidR="00B51031" w:rsidRDefault="0018237F">
      <w:r>
        <w:t xml:space="preserve"> </w:t>
      </w:r>
    </w:p>
    <w:p w14:paraId="55BD2573" w14:textId="77777777" w:rsidR="00B51031" w:rsidRDefault="0018237F">
      <w:r>
        <w:t xml:space="preserve"> </w:t>
      </w:r>
    </w:p>
    <w:p w14:paraId="54529E98" w14:textId="77777777" w:rsidR="00377E18" w:rsidRDefault="00C51B43" w:rsidP="00377E18">
      <w:pPr>
        <w:ind w:left="720" w:firstLine="720"/>
      </w:pPr>
      <w:r>
        <w:t xml:space="preserve"> </w:t>
      </w:r>
    </w:p>
    <w:p w14:paraId="009B03B1" w14:textId="77777777" w:rsidR="0063570E" w:rsidRDefault="0063570E" w:rsidP="00383490"/>
    <w:p w14:paraId="55E941F1" w14:textId="77777777" w:rsidR="00A855E6" w:rsidRDefault="00383490" w:rsidP="00263593">
      <w:r w:rsidRPr="00875584">
        <w:rPr>
          <w:rFonts w:ascii="Arial" w:hAnsi="Arial"/>
          <w:b/>
          <w:sz w:val="24"/>
          <w:szCs w:val="24"/>
        </w:rPr>
        <w:t>Diagrams</w:t>
      </w:r>
    </w:p>
    <w:p w14:paraId="70938D92" w14:textId="77777777" w:rsidR="00A93FDC" w:rsidRDefault="008917FF" w:rsidP="00CB0928">
      <w:pPr>
        <w:ind w:left="720"/>
      </w:pPr>
      <w:hyperlink w:anchor="_c6849d5d118a9832b3df7e75a9d1a83d" w:history="1">
        <w:r w:rsidR="003E7695">
          <w:rPr>
            <w:rStyle w:val="Hyperlink"/>
          </w:rPr>
          <w:t>AML Data Types</w:t>
        </w:r>
      </w:hyperlink>
    </w:p>
    <w:p w14:paraId="67AB093B" w14:textId="77777777" w:rsidR="0063570E" w:rsidRDefault="0063570E" w:rsidP="00383490"/>
    <w:p w14:paraId="278E0B8E" w14:textId="77777777" w:rsidR="00A855E6" w:rsidRDefault="00383490" w:rsidP="00263593">
      <w:r w:rsidRPr="00875584">
        <w:rPr>
          <w:rFonts w:ascii="Arial" w:hAnsi="Arial"/>
          <w:b/>
          <w:sz w:val="24"/>
          <w:szCs w:val="24"/>
        </w:rPr>
        <w:t>Attributes</w:t>
      </w:r>
    </w:p>
    <w:p w14:paraId="0F5E0860" w14:textId="77777777" w:rsidR="00DC3AE7" w:rsidRDefault="00DC3AE7" w:rsidP="00DC3AE7">
      <w:r w:rsidRPr="00DC3AE7">
        <w:t xml:space="preserve"> </w:t>
      </w:r>
    </w:p>
    <w:p w14:paraId="257410C9" w14:textId="77777777" w:rsidR="00B603FB" w:rsidRDefault="00B603FB" w:rsidP="008B78EB"/>
    <w:p w14:paraId="70B4B48D"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value : XMLPrimitiveTypes::duration</w:t>
      </w:r>
    </w:p>
    <w:p w14:paraId="5F7F74A4" w14:textId="77777777" w:rsidR="00B51031" w:rsidRDefault="0018237F">
      <w:r>
        <w:t>Value is a valid ISO 8601 duration, i.e. takes the form:</w:t>
      </w:r>
    </w:p>
    <w:p w14:paraId="37AA9550" w14:textId="77777777" w:rsidR="00B51031" w:rsidRDefault="0018237F">
      <w:r>
        <w:t xml:space="preserve">• </w:t>
      </w:r>
      <w:proofErr w:type="gramStart"/>
      <w:r>
        <w:rPr>
          <w:b/>
          <w:bCs/>
        </w:rPr>
        <w:t>P[</w:t>
      </w:r>
      <w:proofErr w:type="gramEnd"/>
      <w:r>
        <w:rPr>
          <w:b/>
          <w:bCs/>
        </w:rPr>
        <w:t xml:space="preserve">nnY][nnM][nnW][nnD][T[nnH][nnM][nnS]] </w:t>
      </w:r>
      <w:r>
        <w:t>Where each nn represents a number of years, months, etc. nnW represents a number of 7- day weeks.</w:t>
      </w:r>
    </w:p>
    <w:p w14:paraId="262F00D2" w14:textId="77777777" w:rsidR="00B51031" w:rsidRDefault="0018237F">
      <w:r>
        <w:t xml:space="preserve"> </w:t>
      </w:r>
    </w:p>
    <w:p w14:paraId="743F3B32" w14:textId="77777777" w:rsidR="00B51031" w:rsidRDefault="0018237F">
      <w:r>
        <w:t xml:space="preserve">Note: allowing the </w:t>
      </w:r>
      <w:r>
        <w:rPr>
          <w:b/>
          <w:bCs/>
        </w:rPr>
        <w:t>W</w:t>
      </w:r>
      <w:r>
        <w:t xml:space="preserve"> designator in the same expression as other designators is an exception to the published standard, but necessary in clinical information (typically for representing pregnancy duration).</w:t>
      </w:r>
    </w:p>
    <w:p w14:paraId="38CEF53C" w14:textId="77777777" w:rsidR="002C0F83" w:rsidRPr="005F31BE" w:rsidRDefault="00F851FF" w:rsidP="005F31BE">
      <w:pPr>
        <w:pStyle w:val="Heading4"/>
      </w:pPr>
      <w:bookmarkStart w:id="378" w:name="_Toc285534770"/>
      <w:r w:rsidRPr="005F31BE">
        <w:t>&lt;Class&gt; DV_Time</w:t>
      </w:r>
      <w:bookmarkEnd w:id="378"/>
    </w:p>
    <w:p w14:paraId="76A2D33D" w14:textId="77777777" w:rsidR="0063570E" w:rsidRDefault="0063570E" w:rsidP="00383490"/>
    <w:p w14:paraId="5F8EC032" w14:textId="77777777" w:rsidR="00A855E6" w:rsidRDefault="00383490" w:rsidP="00263593">
      <w:r w:rsidRPr="00875584">
        <w:rPr>
          <w:rFonts w:ascii="Arial" w:hAnsi="Arial"/>
          <w:b/>
          <w:sz w:val="24"/>
          <w:szCs w:val="24"/>
        </w:rPr>
        <w:t>Description</w:t>
      </w:r>
    </w:p>
    <w:p w14:paraId="027033E1" w14:textId="77777777" w:rsidR="00B51031" w:rsidRDefault="0018237F">
      <w:r>
        <w:t>Represents an absolute point in time from an origin usually interpreted as meaning the start of the current day, specified to the second. [</w:t>
      </w:r>
      <w:proofErr w:type="gramStart"/>
      <w:r>
        <w:t>cite</w:t>
      </w:r>
      <w:proofErr w:type="gramEnd"/>
      <w:r>
        <w:t>: SUPPORT_IM, p25]</w:t>
      </w:r>
    </w:p>
    <w:p w14:paraId="2582FFEE" w14:textId="77777777" w:rsidR="00B51031" w:rsidRDefault="0018237F">
      <w:r>
        <w:t xml:space="preserve"> </w:t>
      </w:r>
    </w:p>
    <w:p w14:paraId="2DA101FD" w14:textId="77777777" w:rsidR="00B51031" w:rsidRDefault="0018237F">
      <w:r>
        <w:t xml:space="preserve"> </w:t>
      </w:r>
    </w:p>
    <w:p w14:paraId="14D61E0E" w14:textId="77777777" w:rsidR="00377E18" w:rsidRDefault="00C51B43" w:rsidP="00377E18">
      <w:pPr>
        <w:ind w:left="720" w:firstLine="720"/>
      </w:pPr>
      <w:r>
        <w:t xml:space="preserve"> </w:t>
      </w:r>
    </w:p>
    <w:p w14:paraId="754BBC13" w14:textId="77777777" w:rsidR="00377E18" w:rsidRDefault="00C51B43" w:rsidP="00377E18">
      <w:pPr>
        <w:ind w:left="720" w:firstLine="720"/>
      </w:pPr>
      <w:r>
        <w:t xml:space="preserve"> </w:t>
      </w:r>
    </w:p>
    <w:p w14:paraId="757B1F8F" w14:textId="77777777" w:rsidR="0063570E" w:rsidRDefault="0063570E" w:rsidP="00383490"/>
    <w:p w14:paraId="0F769821" w14:textId="77777777" w:rsidR="00A855E6" w:rsidRDefault="00383490" w:rsidP="00263593">
      <w:r w:rsidRPr="00875584">
        <w:rPr>
          <w:rFonts w:ascii="Arial" w:hAnsi="Arial"/>
          <w:b/>
          <w:sz w:val="24"/>
          <w:szCs w:val="24"/>
        </w:rPr>
        <w:t>Diagrams</w:t>
      </w:r>
    </w:p>
    <w:p w14:paraId="53B6E21C" w14:textId="77777777" w:rsidR="00A93FDC" w:rsidRDefault="008917FF" w:rsidP="00CB0928">
      <w:pPr>
        <w:ind w:left="720"/>
      </w:pPr>
      <w:hyperlink w:anchor="_c6849d5d118a9832b3df7e75a9d1a83d" w:history="1">
        <w:r w:rsidR="003E7695">
          <w:rPr>
            <w:rStyle w:val="Hyperlink"/>
          </w:rPr>
          <w:t>AML Data Types</w:t>
        </w:r>
      </w:hyperlink>
      <w:r w:rsidR="00324424">
        <w:t xml:space="preserve">, </w:t>
      </w:r>
    </w:p>
    <w:p w14:paraId="2A0D27E3" w14:textId="77777777" w:rsidR="00A93FDC" w:rsidRDefault="008917FF" w:rsidP="00CB0928">
      <w:pPr>
        <w:ind w:left="720"/>
      </w:pPr>
      <w:hyperlink w:anchor="_8548f4699761fde908c0fa2fe95f29ba" w:history="1">
        <w:r w:rsidR="003E7695">
          <w:rPr>
            <w:rStyle w:val="Hyperlink"/>
          </w:rPr>
          <w:t>Sample Data Binding</w:t>
        </w:r>
      </w:hyperlink>
    </w:p>
    <w:p w14:paraId="55BFEF87" w14:textId="77777777" w:rsidR="0063570E" w:rsidRDefault="0063570E" w:rsidP="00383490"/>
    <w:p w14:paraId="3F54F37F" w14:textId="77777777" w:rsidR="00A855E6" w:rsidRDefault="00383490" w:rsidP="00263593">
      <w:r w:rsidRPr="00875584">
        <w:rPr>
          <w:rFonts w:ascii="Arial" w:hAnsi="Arial"/>
          <w:b/>
          <w:sz w:val="24"/>
          <w:szCs w:val="24"/>
        </w:rPr>
        <w:t>Direct Subclasses (Specialization)</w:t>
      </w:r>
    </w:p>
    <w:p w14:paraId="390E26BB" w14:textId="77777777" w:rsidR="00377E18" w:rsidRDefault="008917FF" w:rsidP="00B51B66">
      <w:pPr>
        <w:ind w:firstLine="720"/>
      </w:pPr>
      <w:hyperlink w:anchor="_6395ddb1d0c31197b0c966c1281ec5aa" w:history="1">
        <w:r w:rsidR="006977BE">
          <w:rPr>
            <w:rStyle w:val="Hyperlink"/>
          </w:rPr>
          <w:t>MappedTime</w:t>
        </w:r>
      </w:hyperlink>
    </w:p>
    <w:p w14:paraId="6EF0945F" w14:textId="77777777" w:rsidR="0063570E" w:rsidRDefault="0063570E" w:rsidP="00383490"/>
    <w:p w14:paraId="1E78E272" w14:textId="77777777" w:rsidR="00A855E6" w:rsidRDefault="00383490" w:rsidP="00263593">
      <w:r w:rsidRPr="00875584">
        <w:rPr>
          <w:rFonts w:ascii="Arial" w:hAnsi="Arial"/>
          <w:b/>
          <w:sz w:val="24"/>
          <w:szCs w:val="24"/>
        </w:rPr>
        <w:t>Attributes</w:t>
      </w:r>
    </w:p>
    <w:p w14:paraId="1E93F27A" w14:textId="77777777" w:rsidR="00DC3AE7" w:rsidRDefault="00DC3AE7" w:rsidP="00DC3AE7">
      <w:r w:rsidRPr="00DC3AE7">
        <w:t xml:space="preserve"> </w:t>
      </w:r>
    </w:p>
    <w:p w14:paraId="2CC9FB9A" w14:textId="77777777" w:rsidR="00B603FB" w:rsidRDefault="00B603FB" w:rsidP="008B78EB"/>
    <w:p w14:paraId="5BC60F25"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value : XMLPrimitiveTypes::time</w:t>
      </w:r>
    </w:p>
    <w:p w14:paraId="583FF43A" w14:textId="77777777" w:rsidR="00B51031" w:rsidRDefault="0018237F">
      <w:r>
        <w:t xml:space="preserve">Value representation is ISO8601 string for time, i.e. in form: </w:t>
      </w:r>
      <w:proofErr w:type="gramStart"/>
      <w:r>
        <w:rPr>
          <w:b/>
          <w:bCs/>
        </w:rPr>
        <w:t>hhmmss[</w:t>
      </w:r>
      <w:proofErr w:type="gramEnd"/>
      <w:r>
        <w:rPr>
          <w:b/>
          <w:bCs/>
        </w:rPr>
        <w:t>,sss][Z|±hh[mm]]</w:t>
      </w:r>
      <w:r>
        <w:t xml:space="preserve"> or the extended form: </w:t>
      </w:r>
      <w:r>
        <w:rPr>
          <w:b/>
          <w:bCs/>
        </w:rPr>
        <w:t>hh:mm:ss[,sss][Z|±hh[mm]]</w:t>
      </w:r>
      <w:r>
        <w:t>, or a partial invariant.</w:t>
      </w:r>
    </w:p>
    <w:p w14:paraId="28894397" w14:textId="77777777" w:rsidR="00B51031" w:rsidRDefault="0018237F">
      <w:r>
        <w:t xml:space="preserve"> </w:t>
      </w:r>
    </w:p>
    <w:p w14:paraId="34F2CEA0" w14:textId="77777777" w:rsidR="00B51031" w:rsidRDefault="0018237F">
      <w:r>
        <w:t xml:space="preserve">A small deviation to the ISO 8601:2004 standard in this class is that the time 24:00:00 is not allowed, for consistency with </w:t>
      </w:r>
      <w:r>
        <w:rPr>
          <w:b/>
          <w:bCs/>
        </w:rPr>
        <w:t>DateTime</w:t>
      </w:r>
      <w:r>
        <w:t xml:space="preserve">. </w:t>
      </w:r>
    </w:p>
    <w:p w14:paraId="61ED90A3" w14:textId="77777777" w:rsidR="002C0F83" w:rsidRPr="005F31BE" w:rsidRDefault="00F851FF" w:rsidP="005F31BE">
      <w:pPr>
        <w:pStyle w:val="Heading4"/>
      </w:pPr>
      <w:bookmarkStart w:id="379" w:name="_86618450de28d822bd6b57b67a32ab2b"/>
      <w:bookmarkStart w:id="380" w:name="_Toc285534771"/>
      <w:r w:rsidRPr="005F31BE">
        <w:t>&lt;Class&gt; IntegerInterval</w:t>
      </w:r>
      <w:bookmarkEnd w:id="379"/>
      <w:bookmarkEnd w:id="380"/>
    </w:p>
    <w:p w14:paraId="71D2A61D" w14:textId="77777777" w:rsidR="0063570E" w:rsidRDefault="0063570E" w:rsidP="00383490"/>
    <w:p w14:paraId="393B8BC4" w14:textId="77777777" w:rsidR="00A855E6" w:rsidRDefault="00383490" w:rsidP="00263593">
      <w:r w:rsidRPr="00875584">
        <w:rPr>
          <w:rFonts w:ascii="Arial" w:hAnsi="Arial"/>
          <w:b/>
          <w:sz w:val="24"/>
          <w:szCs w:val="24"/>
        </w:rPr>
        <w:t>Description</w:t>
      </w:r>
    </w:p>
    <w:p w14:paraId="3C6DA0F7" w14:textId="77777777" w:rsidR="00B51031" w:rsidRDefault="0018237F">
      <w:proofErr w:type="gramStart"/>
      <w:r>
        <w:t>A set of contiguous integers.</w:t>
      </w:r>
      <w:proofErr w:type="gramEnd"/>
    </w:p>
    <w:p w14:paraId="54C4F780" w14:textId="77777777" w:rsidR="00377E18" w:rsidRDefault="00C51B43" w:rsidP="00377E18">
      <w:pPr>
        <w:ind w:left="720" w:firstLine="720"/>
      </w:pPr>
      <w:r>
        <w:t xml:space="preserve"> </w:t>
      </w:r>
    </w:p>
    <w:p w14:paraId="2357C630" w14:textId="77777777" w:rsidR="0063570E" w:rsidRDefault="0063570E" w:rsidP="00383490"/>
    <w:p w14:paraId="795AED5C" w14:textId="77777777" w:rsidR="00A855E6" w:rsidRDefault="00383490" w:rsidP="00263593">
      <w:r w:rsidRPr="00875584">
        <w:rPr>
          <w:rFonts w:ascii="Arial" w:hAnsi="Arial"/>
          <w:b/>
          <w:sz w:val="24"/>
          <w:szCs w:val="24"/>
        </w:rPr>
        <w:t>Diagrams</w:t>
      </w:r>
    </w:p>
    <w:p w14:paraId="3050DF07" w14:textId="77777777" w:rsidR="00A93FDC" w:rsidRDefault="008917FF" w:rsidP="00CB0928">
      <w:pPr>
        <w:ind w:left="720"/>
      </w:pPr>
      <w:hyperlink w:anchor="_8566828d89ca01e8919a51d19aa6cd8b" w:history="1">
        <w:r w:rsidR="003E7695">
          <w:rPr>
            <w:rStyle w:val="Hyperlink"/>
          </w:rPr>
          <w:t>Intervals</w:t>
        </w:r>
      </w:hyperlink>
    </w:p>
    <w:p w14:paraId="2988EC15" w14:textId="77777777" w:rsidR="0063570E" w:rsidRDefault="0063570E" w:rsidP="00383490"/>
    <w:p w14:paraId="04D5A19F" w14:textId="77777777" w:rsidR="00A855E6" w:rsidRDefault="00383490" w:rsidP="00263593">
      <w:r w:rsidRPr="00875584">
        <w:rPr>
          <w:rFonts w:ascii="Arial" w:hAnsi="Arial"/>
          <w:b/>
          <w:sz w:val="24"/>
          <w:szCs w:val="24"/>
        </w:rPr>
        <w:t>Direct Superclasses (Generalization)</w:t>
      </w:r>
    </w:p>
    <w:p w14:paraId="12A608E3" w14:textId="77777777" w:rsidR="00377E18" w:rsidRDefault="008917FF" w:rsidP="00B51B66">
      <w:pPr>
        <w:ind w:firstLine="720"/>
      </w:pPr>
      <w:hyperlink w:anchor="_3ae971b2839139d9692e47ec472148b6" w:history="1">
        <w:r w:rsidR="006977BE">
          <w:rPr>
            <w:rStyle w:val="Hyperlink"/>
          </w:rPr>
          <w:t>Interval</w:t>
        </w:r>
      </w:hyperlink>
    </w:p>
    <w:p w14:paraId="06AFA1D1" w14:textId="77777777" w:rsidR="0063570E" w:rsidRDefault="0063570E" w:rsidP="00383490"/>
    <w:p w14:paraId="1ADF8EFE" w14:textId="77777777" w:rsidR="00A855E6" w:rsidRDefault="00383490" w:rsidP="00263593">
      <w:r w:rsidRPr="00875584">
        <w:rPr>
          <w:rFonts w:ascii="Arial" w:hAnsi="Arial"/>
          <w:b/>
          <w:sz w:val="24"/>
          <w:szCs w:val="24"/>
        </w:rPr>
        <w:t>Attributes</w:t>
      </w:r>
    </w:p>
    <w:p w14:paraId="0D7D655E" w14:textId="77777777" w:rsidR="00DC3AE7" w:rsidRDefault="00DC3AE7" w:rsidP="00DC3AE7">
      <w:r w:rsidRPr="00DC3AE7">
        <w:t xml:space="preserve"> </w:t>
      </w:r>
    </w:p>
    <w:p w14:paraId="1EA67861" w14:textId="77777777" w:rsidR="00B603FB" w:rsidRDefault="00B603FB" w:rsidP="008B78EB"/>
    <w:p w14:paraId="7364E1AC"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lower : UML Standard Profile::UML2 Metamodel::PrimitiveTypes::Integer</w:t>
      </w:r>
    </w:p>
    <w:p w14:paraId="00328BC8" w14:textId="77777777" w:rsidR="00B51031" w:rsidRDefault="0018237F">
      <w:proofErr w:type="gramStart"/>
      <w:r>
        <w:t>The smallest integer that may be included in the interval.</w:t>
      </w:r>
      <w:proofErr w:type="gramEnd"/>
    </w:p>
    <w:p w14:paraId="2E293AB8" w14:textId="77777777" w:rsidR="00DC3AE7" w:rsidRDefault="00DC3AE7" w:rsidP="00DC3AE7">
      <w:r w:rsidRPr="00DC3AE7">
        <w:t xml:space="preserve"> </w:t>
      </w:r>
    </w:p>
    <w:p w14:paraId="7EBE6E1F" w14:textId="77777777" w:rsidR="00B603FB" w:rsidRDefault="00B603FB" w:rsidP="008B78EB"/>
    <w:p w14:paraId="6A939C36"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upper : UML Standard Profile::UML2 Metamodel::PrimitiveTypes::Integer</w:t>
      </w:r>
    </w:p>
    <w:p w14:paraId="3BDCB4AF" w14:textId="77777777" w:rsidR="00B51031" w:rsidRDefault="0018237F">
      <w:proofErr w:type="gramStart"/>
      <w:r>
        <w:t>The largest integer that may be included in the interval.</w:t>
      </w:r>
      <w:proofErr w:type="gramEnd"/>
    </w:p>
    <w:p w14:paraId="1D0C7B16" w14:textId="77777777" w:rsidR="002C0F83" w:rsidRPr="005F31BE" w:rsidRDefault="00F851FF" w:rsidP="005F31BE">
      <w:pPr>
        <w:pStyle w:val="Heading4"/>
      </w:pPr>
      <w:bookmarkStart w:id="381" w:name="_3ae971b2839139d9692e47ec472148b6"/>
      <w:bookmarkStart w:id="382" w:name="_Toc285534772"/>
      <w:r w:rsidRPr="005F31BE">
        <w:t>&lt;Class&gt; Interval</w:t>
      </w:r>
      <w:bookmarkEnd w:id="381"/>
      <w:bookmarkEnd w:id="382"/>
    </w:p>
    <w:p w14:paraId="02DAC8D9" w14:textId="77777777" w:rsidR="0063570E" w:rsidRDefault="0063570E" w:rsidP="00383490"/>
    <w:p w14:paraId="1E57D5BF" w14:textId="77777777" w:rsidR="00A855E6" w:rsidRDefault="00383490" w:rsidP="00263593">
      <w:r w:rsidRPr="00875584">
        <w:rPr>
          <w:rFonts w:ascii="Arial" w:hAnsi="Arial"/>
          <w:b/>
          <w:sz w:val="24"/>
          <w:szCs w:val="24"/>
        </w:rPr>
        <w:t>Description</w:t>
      </w:r>
    </w:p>
    <w:p w14:paraId="2AAFBA9C" w14:textId="77777777" w:rsidR="00B51031" w:rsidRDefault="0018237F">
      <w:r>
        <w:t>A set of contiguous values bounded by upper and lower limits. Inclusion of the upper and lower limits is governed by the upperIncluded and lowerIncluded properties.</w:t>
      </w:r>
    </w:p>
    <w:p w14:paraId="3296C252" w14:textId="77777777" w:rsidR="00377E18" w:rsidRDefault="00C51B43" w:rsidP="00377E18">
      <w:pPr>
        <w:ind w:left="720" w:firstLine="720"/>
      </w:pPr>
      <w:r>
        <w:t xml:space="preserve"> </w:t>
      </w:r>
    </w:p>
    <w:p w14:paraId="5CA9A0D9" w14:textId="77777777" w:rsidR="0063570E" w:rsidRDefault="0063570E" w:rsidP="00383490"/>
    <w:p w14:paraId="728C9599" w14:textId="77777777" w:rsidR="00A855E6" w:rsidRDefault="00383490" w:rsidP="00263593">
      <w:r w:rsidRPr="00875584">
        <w:rPr>
          <w:rFonts w:ascii="Arial" w:hAnsi="Arial"/>
          <w:b/>
          <w:sz w:val="24"/>
          <w:szCs w:val="24"/>
        </w:rPr>
        <w:t>Diagrams</w:t>
      </w:r>
    </w:p>
    <w:p w14:paraId="1653F696" w14:textId="77777777" w:rsidR="00A93FDC" w:rsidRDefault="008917FF" w:rsidP="00CB0928">
      <w:pPr>
        <w:ind w:left="720"/>
      </w:pPr>
      <w:hyperlink w:anchor="_8566828d89ca01e8919a51d19aa6cd8b" w:history="1">
        <w:r w:rsidR="003E7695">
          <w:rPr>
            <w:rStyle w:val="Hyperlink"/>
          </w:rPr>
          <w:t>Intervals</w:t>
        </w:r>
      </w:hyperlink>
    </w:p>
    <w:p w14:paraId="2E279077" w14:textId="77777777" w:rsidR="0063570E" w:rsidRDefault="0063570E" w:rsidP="00383490"/>
    <w:p w14:paraId="3EDDF302" w14:textId="77777777" w:rsidR="00A855E6" w:rsidRDefault="00383490" w:rsidP="00263593">
      <w:r w:rsidRPr="00875584">
        <w:rPr>
          <w:rFonts w:ascii="Arial" w:hAnsi="Arial"/>
          <w:b/>
          <w:sz w:val="24"/>
          <w:szCs w:val="24"/>
        </w:rPr>
        <w:t>Direct Subclasses (Specialization)</w:t>
      </w:r>
    </w:p>
    <w:p w14:paraId="63C05C08" w14:textId="77777777" w:rsidR="00377E18" w:rsidRDefault="008917FF" w:rsidP="00B51B66">
      <w:pPr>
        <w:ind w:firstLine="720"/>
      </w:pPr>
      <w:hyperlink w:anchor="_eb65cb2938a6220d8f4a10f0d8aba136" w:history="1">
        <w:r w:rsidR="006977BE">
          <w:rPr>
            <w:rStyle w:val="Hyperlink"/>
          </w:rPr>
          <w:t>DateInterval</w:t>
        </w:r>
      </w:hyperlink>
      <w:r w:rsidR="006977BE">
        <w:t xml:space="preserve">, </w:t>
      </w:r>
    </w:p>
    <w:p w14:paraId="6597839C" w14:textId="77777777" w:rsidR="00377E18" w:rsidRDefault="008917FF" w:rsidP="00B51B66">
      <w:pPr>
        <w:ind w:firstLine="720"/>
      </w:pPr>
      <w:hyperlink w:anchor="_956e6c028c830c0453b74cbd2204109e" w:history="1">
        <w:r w:rsidR="006977BE">
          <w:rPr>
            <w:rStyle w:val="Hyperlink"/>
          </w:rPr>
          <w:t>DateTimeInterval</w:t>
        </w:r>
      </w:hyperlink>
      <w:r w:rsidR="006977BE">
        <w:t xml:space="preserve">, </w:t>
      </w:r>
    </w:p>
    <w:p w14:paraId="00A0D64F" w14:textId="77777777" w:rsidR="00377E18" w:rsidRDefault="008917FF" w:rsidP="00B51B66">
      <w:pPr>
        <w:ind w:firstLine="720"/>
      </w:pPr>
      <w:hyperlink w:anchor="_3d4fd0ce80d2a2e88d2f42b3cb7dbec5" w:history="1">
        <w:r w:rsidR="006977BE">
          <w:rPr>
            <w:rStyle w:val="Hyperlink"/>
          </w:rPr>
          <w:t>DurationInterval</w:t>
        </w:r>
      </w:hyperlink>
      <w:r w:rsidR="006977BE">
        <w:t xml:space="preserve">, </w:t>
      </w:r>
    </w:p>
    <w:p w14:paraId="354A57FC" w14:textId="77777777" w:rsidR="00377E18" w:rsidRDefault="008917FF" w:rsidP="00B51B66">
      <w:pPr>
        <w:ind w:firstLine="720"/>
      </w:pPr>
      <w:hyperlink w:anchor="_86618450de28d822bd6b57b67a32ab2b" w:history="1">
        <w:r w:rsidR="006977BE">
          <w:rPr>
            <w:rStyle w:val="Hyperlink"/>
          </w:rPr>
          <w:t>IntegerInterval</w:t>
        </w:r>
      </w:hyperlink>
      <w:r w:rsidR="006977BE">
        <w:t xml:space="preserve">, </w:t>
      </w:r>
    </w:p>
    <w:p w14:paraId="001E3CBD" w14:textId="77777777" w:rsidR="00377E18" w:rsidRDefault="008917FF" w:rsidP="00B51B66">
      <w:pPr>
        <w:ind w:firstLine="720"/>
      </w:pPr>
      <w:hyperlink w:anchor="_d4f7314ff920dd15ee0e834cfbd4e6f2" w:history="1">
        <w:r w:rsidR="006977BE">
          <w:rPr>
            <w:rStyle w:val="Hyperlink"/>
          </w:rPr>
          <w:t>RealInterval</w:t>
        </w:r>
      </w:hyperlink>
      <w:r w:rsidR="006977BE">
        <w:t xml:space="preserve">, </w:t>
      </w:r>
    </w:p>
    <w:p w14:paraId="230CC3A4" w14:textId="77777777" w:rsidR="00377E18" w:rsidRDefault="008917FF" w:rsidP="00B51B66">
      <w:pPr>
        <w:ind w:firstLine="720"/>
      </w:pPr>
      <w:hyperlink w:anchor="_2db4f3574d756c0312a2a6559efd3ad9" w:history="1">
        <w:r w:rsidR="006977BE">
          <w:rPr>
            <w:rStyle w:val="Hyperlink"/>
          </w:rPr>
          <w:t>TimeInterval</w:t>
        </w:r>
      </w:hyperlink>
    </w:p>
    <w:p w14:paraId="3BBA236A" w14:textId="77777777" w:rsidR="0063570E" w:rsidRDefault="0063570E" w:rsidP="00383490"/>
    <w:p w14:paraId="6EED65E5" w14:textId="77777777" w:rsidR="00A855E6" w:rsidRDefault="00383490" w:rsidP="00263593">
      <w:r w:rsidRPr="00875584">
        <w:rPr>
          <w:rFonts w:ascii="Arial" w:hAnsi="Arial"/>
          <w:b/>
          <w:sz w:val="24"/>
          <w:szCs w:val="24"/>
        </w:rPr>
        <w:t>Attributes</w:t>
      </w:r>
    </w:p>
    <w:p w14:paraId="246AF62F" w14:textId="77777777" w:rsidR="00DC3AE7" w:rsidRDefault="00DC3AE7" w:rsidP="00DC3AE7">
      <w:r w:rsidRPr="00DC3AE7">
        <w:t xml:space="preserve"> </w:t>
      </w:r>
    </w:p>
    <w:p w14:paraId="36732372" w14:textId="77777777" w:rsidR="00B603FB" w:rsidRDefault="00B603FB" w:rsidP="008B78EB"/>
    <w:p w14:paraId="7A2392FE"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lowerIncluded : UML Standard Profile::UML2 Metamodel::PrimitiveTypes::Boolean</w:t>
      </w:r>
    </w:p>
    <w:p w14:paraId="41CB1E86" w14:textId="77777777" w:rsidR="00B51031" w:rsidRDefault="0018237F">
      <w:r>
        <w:t>A Boolean value indicating whether the value asserted to be the lower limit is included in the set it bounds.</w:t>
      </w:r>
    </w:p>
    <w:p w14:paraId="285EC516" w14:textId="77777777" w:rsidR="00DC3AE7" w:rsidRDefault="00DC3AE7" w:rsidP="00DC3AE7">
      <w:r w:rsidRPr="00DC3AE7">
        <w:t xml:space="preserve"> </w:t>
      </w:r>
    </w:p>
    <w:p w14:paraId="56BB9EA1" w14:textId="77777777" w:rsidR="00B603FB" w:rsidRDefault="00B603FB" w:rsidP="008B78EB"/>
    <w:p w14:paraId="76C164D2"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upperIncluded : UML Standard Profile::UML2 Metamodel::PrimitiveTypes::Boolean</w:t>
      </w:r>
    </w:p>
    <w:p w14:paraId="7445C06D" w14:textId="77777777" w:rsidR="00B51031" w:rsidRDefault="0018237F">
      <w:r>
        <w:t>A Boolean value indicating whether the value asserted to be the upper limit is included in the set it bounds.</w:t>
      </w:r>
    </w:p>
    <w:p w14:paraId="32F4046B" w14:textId="77777777" w:rsidR="002C0F83" w:rsidRPr="005F31BE" w:rsidRDefault="00F851FF" w:rsidP="005F31BE">
      <w:pPr>
        <w:pStyle w:val="Heading4"/>
      </w:pPr>
      <w:bookmarkStart w:id="383" w:name="_d4f7314ff920dd15ee0e834cfbd4e6f2"/>
      <w:bookmarkStart w:id="384" w:name="_Toc285534773"/>
      <w:r w:rsidRPr="005F31BE">
        <w:t>&lt;Class&gt; RealInterval</w:t>
      </w:r>
      <w:bookmarkEnd w:id="383"/>
      <w:bookmarkEnd w:id="384"/>
    </w:p>
    <w:p w14:paraId="565A4939" w14:textId="77777777" w:rsidR="0063570E" w:rsidRDefault="0063570E" w:rsidP="00383490"/>
    <w:p w14:paraId="60B7ED11" w14:textId="77777777" w:rsidR="00A855E6" w:rsidRDefault="00383490" w:rsidP="00263593">
      <w:r w:rsidRPr="00875584">
        <w:rPr>
          <w:rFonts w:ascii="Arial" w:hAnsi="Arial"/>
          <w:b/>
          <w:sz w:val="24"/>
          <w:szCs w:val="24"/>
        </w:rPr>
        <w:t>Description</w:t>
      </w:r>
    </w:p>
    <w:p w14:paraId="0B0E8B75" w14:textId="77777777" w:rsidR="00B51031" w:rsidRDefault="0018237F">
      <w:r>
        <w:t>A set of contiguous Real numbers</w:t>
      </w:r>
    </w:p>
    <w:p w14:paraId="4808B8A8" w14:textId="77777777" w:rsidR="00377E18" w:rsidRDefault="00C51B43" w:rsidP="00377E18">
      <w:pPr>
        <w:ind w:left="720" w:firstLine="720"/>
      </w:pPr>
      <w:r>
        <w:t xml:space="preserve"> </w:t>
      </w:r>
    </w:p>
    <w:p w14:paraId="11A0E4DE" w14:textId="77777777" w:rsidR="0063570E" w:rsidRDefault="0063570E" w:rsidP="00383490"/>
    <w:p w14:paraId="6478D856" w14:textId="77777777" w:rsidR="00A855E6" w:rsidRDefault="00383490" w:rsidP="00263593">
      <w:r w:rsidRPr="00875584">
        <w:rPr>
          <w:rFonts w:ascii="Arial" w:hAnsi="Arial"/>
          <w:b/>
          <w:sz w:val="24"/>
          <w:szCs w:val="24"/>
        </w:rPr>
        <w:t>Diagrams</w:t>
      </w:r>
    </w:p>
    <w:p w14:paraId="0B104438" w14:textId="77777777" w:rsidR="00A93FDC" w:rsidRDefault="008917FF" w:rsidP="00CB0928">
      <w:pPr>
        <w:ind w:left="720"/>
      </w:pPr>
      <w:hyperlink w:anchor="_8566828d89ca01e8919a51d19aa6cd8b" w:history="1">
        <w:r w:rsidR="003E7695">
          <w:rPr>
            <w:rStyle w:val="Hyperlink"/>
          </w:rPr>
          <w:t>Intervals</w:t>
        </w:r>
      </w:hyperlink>
    </w:p>
    <w:p w14:paraId="0A15DE2E" w14:textId="77777777" w:rsidR="0063570E" w:rsidRDefault="0063570E" w:rsidP="00383490"/>
    <w:p w14:paraId="03F94948" w14:textId="77777777" w:rsidR="00A855E6" w:rsidRDefault="00383490" w:rsidP="00263593">
      <w:r w:rsidRPr="00875584">
        <w:rPr>
          <w:rFonts w:ascii="Arial" w:hAnsi="Arial"/>
          <w:b/>
          <w:sz w:val="24"/>
          <w:szCs w:val="24"/>
        </w:rPr>
        <w:t>Direct Superclasses (Generalization)</w:t>
      </w:r>
    </w:p>
    <w:p w14:paraId="0D7CF5F9" w14:textId="77777777" w:rsidR="00377E18" w:rsidRDefault="008917FF" w:rsidP="00B51B66">
      <w:pPr>
        <w:ind w:firstLine="720"/>
      </w:pPr>
      <w:hyperlink w:anchor="_3ae971b2839139d9692e47ec472148b6" w:history="1">
        <w:r w:rsidR="006977BE">
          <w:rPr>
            <w:rStyle w:val="Hyperlink"/>
          </w:rPr>
          <w:t>Interval</w:t>
        </w:r>
      </w:hyperlink>
    </w:p>
    <w:p w14:paraId="0DF50862" w14:textId="77777777" w:rsidR="0063570E" w:rsidRDefault="0063570E" w:rsidP="00383490"/>
    <w:p w14:paraId="0C4F508D" w14:textId="77777777" w:rsidR="00A855E6" w:rsidRDefault="00383490" w:rsidP="00263593">
      <w:r w:rsidRPr="00875584">
        <w:rPr>
          <w:rFonts w:ascii="Arial" w:hAnsi="Arial"/>
          <w:b/>
          <w:sz w:val="24"/>
          <w:szCs w:val="24"/>
        </w:rPr>
        <w:t>Attributes</w:t>
      </w:r>
    </w:p>
    <w:p w14:paraId="59D1E67F" w14:textId="77777777" w:rsidR="00DC3AE7" w:rsidRDefault="00DC3AE7" w:rsidP="00DC3AE7">
      <w:r w:rsidRPr="00DC3AE7">
        <w:t xml:space="preserve"> </w:t>
      </w:r>
    </w:p>
    <w:p w14:paraId="64847598" w14:textId="77777777" w:rsidR="00B603FB" w:rsidRDefault="00B603FB" w:rsidP="008B78EB"/>
    <w:p w14:paraId="48A031CB"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lower : UML Standard Profile::UML2 Metamodel::PrimitiveTypes::Real</w:t>
      </w:r>
    </w:p>
    <w:p w14:paraId="44A30FF6" w14:textId="77777777" w:rsidR="00B51031" w:rsidRDefault="0018237F">
      <w:r>
        <w:t xml:space="preserve">The smallest </w:t>
      </w:r>
      <w:proofErr w:type="gramStart"/>
      <w:r>
        <w:t>Real</w:t>
      </w:r>
      <w:proofErr w:type="gramEnd"/>
      <w:r>
        <w:t xml:space="preserve"> that may be included in the interval</w:t>
      </w:r>
    </w:p>
    <w:p w14:paraId="3EA83AB1" w14:textId="77777777" w:rsidR="00DC3AE7" w:rsidRDefault="00DC3AE7" w:rsidP="00DC3AE7">
      <w:r w:rsidRPr="00DC3AE7">
        <w:t xml:space="preserve"> </w:t>
      </w:r>
    </w:p>
    <w:p w14:paraId="56E06879" w14:textId="77777777" w:rsidR="00B603FB" w:rsidRDefault="00B603FB" w:rsidP="008B78EB"/>
    <w:p w14:paraId="7A14D16E"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upper : UML Standard Profile::UML2 Metamodel::PrimitiveTypes::Real</w:t>
      </w:r>
    </w:p>
    <w:p w14:paraId="0BB3633F" w14:textId="77777777" w:rsidR="00B51031" w:rsidRDefault="0018237F">
      <w:r>
        <w:t xml:space="preserve">The largest </w:t>
      </w:r>
      <w:proofErr w:type="gramStart"/>
      <w:r>
        <w:t>Real</w:t>
      </w:r>
      <w:proofErr w:type="gramEnd"/>
      <w:r>
        <w:t xml:space="preserve"> that may be included in the interval</w:t>
      </w:r>
    </w:p>
    <w:p w14:paraId="7BF32C25" w14:textId="77777777" w:rsidR="002C0F83" w:rsidRPr="005F31BE" w:rsidRDefault="00F851FF" w:rsidP="005F31BE">
      <w:pPr>
        <w:pStyle w:val="Heading4"/>
      </w:pPr>
      <w:bookmarkStart w:id="385" w:name="_Toc285534774"/>
      <w:r w:rsidRPr="005F31BE">
        <w:t>&lt;Class&gt; TerminologyCode</w:t>
      </w:r>
      <w:bookmarkEnd w:id="385"/>
    </w:p>
    <w:p w14:paraId="3AF1737D" w14:textId="77777777" w:rsidR="0063570E" w:rsidRDefault="0063570E" w:rsidP="00383490"/>
    <w:p w14:paraId="5BE8598D" w14:textId="77777777" w:rsidR="00A855E6" w:rsidRDefault="00383490" w:rsidP="00263593">
      <w:r w:rsidRPr="00875584">
        <w:rPr>
          <w:rFonts w:ascii="Arial" w:hAnsi="Arial"/>
          <w:b/>
          <w:sz w:val="24"/>
          <w:szCs w:val="24"/>
        </w:rPr>
        <w:t>Description</w:t>
      </w:r>
    </w:p>
    <w:p w14:paraId="7BC05993" w14:textId="20EFF9CA" w:rsidR="00B51031" w:rsidRDefault="0018237F">
      <w:r>
        <w:t xml:space="preserve">Represents a scoped identifier </w:t>
      </w:r>
      <w:del w:id="386" w:author="Alpha Omega" w:date="2015-02-14T13:42:00Z">
        <w:r w:rsidDel="002559CE">
          <w:delText xml:space="preserve">that is </w:delText>
        </w:r>
      </w:del>
      <w:r>
        <w:t xml:space="preserve">unique within the context of a given namespace.  While a terminology code is treated as data type from the AML perspective, there </w:t>
      </w:r>
      <w:ins w:id="387" w:author="Alpha Omega" w:date="2015-02-14T13:42:00Z">
        <w:r w:rsidR="002559CE">
          <w:t xml:space="preserve">are </w:t>
        </w:r>
      </w:ins>
      <w:r>
        <w:t>multiple ways of representing the same "value" including:</w:t>
      </w:r>
    </w:p>
    <w:p w14:paraId="1D395710" w14:textId="77777777" w:rsidR="00B51031" w:rsidRDefault="0018237F">
      <w:pPr>
        <w:pStyle w:val="ListParagraph"/>
        <w:numPr>
          <w:ilvl w:val="0"/>
          <w:numId w:val="17"/>
        </w:numPr>
      </w:pPr>
      <w:r>
        <w:t xml:space="preserve"> </w:t>
      </w:r>
      <w:proofErr w:type="gramStart"/>
      <w:r>
        <w:t>terminologyId</w:t>
      </w:r>
      <w:proofErr w:type="gramEnd"/>
      <w:r>
        <w:t xml:space="preserve"> + code -- a combination of the URI of a scoping namespace (terminologyId) and identifier (code)</w:t>
      </w:r>
    </w:p>
    <w:p w14:paraId="3BCDC1A0" w14:textId="2A51F1A7" w:rsidR="00B51031" w:rsidRDefault="0018237F">
      <w:pPr>
        <w:pStyle w:val="ListParagraph"/>
        <w:numPr>
          <w:ilvl w:val="0"/>
          <w:numId w:val="17"/>
        </w:numPr>
      </w:pPr>
      <w:r>
        <w:t xml:space="preserve"> </w:t>
      </w:r>
      <w:proofErr w:type="gramStart"/>
      <w:r>
        <w:t>uri</w:t>
      </w:r>
      <w:proofErr w:type="gramEnd"/>
      <w:r>
        <w:t xml:space="preserve"> -- a URI </w:t>
      </w:r>
      <w:del w:id="388" w:author="Alpha Omega" w:date="2015-02-14T13:42:00Z">
        <w:r w:rsidDel="002559CE">
          <w:delText xml:space="preserve">that </w:delText>
        </w:r>
      </w:del>
      <w:r>
        <w:t>embod</w:t>
      </w:r>
      <w:ins w:id="389" w:author="Alpha Omega" w:date="2015-02-14T13:42:00Z">
        <w:r w:rsidR="002559CE">
          <w:t>ying</w:t>
        </w:r>
      </w:ins>
      <w:del w:id="390" w:author="Alpha Omega" w:date="2015-02-14T13:42:00Z">
        <w:r w:rsidDel="002559CE">
          <w:delText>ies</w:delText>
        </w:r>
      </w:del>
      <w:r>
        <w:t xml:space="preserve"> both the namespace and the code</w:t>
      </w:r>
    </w:p>
    <w:p w14:paraId="5F89F588" w14:textId="1EEA4B76" w:rsidR="00B51031" w:rsidRDefault="0018237F">
      <w:pPr>
        <w:pStyle w:val="ListParagraph"/>
        <w:numPr>
          <w:ilvl w:val="0"/>
          <w:numId w:val="17"/>
        </w:numPr>
      </w:pPr>
      <w:proofErr w:type="gramStart"/>
      <w:r>
        <w:t>terminologyVersion</w:t>
      </w:r>
      <w:proofErr w:type="gramEnd"/>
      <w:r>
        <w:t xml:space="preserve"> -- the URI of a terminology (code system, ontology) </w:t>
      </w:r>
      <w:del w:id="391" w:author="Alpha Omega" w:date="2015-02-14T13:42:00Z">
        <w:r w:rsidDel="002559CE">
          <w:delText xml:space="preserve">that </w:delText>
        </w:r>
      </w:del>
      <w:r>
        <w:t>contain</w:t>
      </w:r>
      <w:ins w:id="392" w:author="Alpha Omega" w:date="2015-02-14T13:42:00Z">
        <w:r w:rsidR="002559CE">
          <w:t>ing</w:t>
        </w:r>
      </w:ins>
      <w:del w:id="393" w:author="Alpha Omega" w:date="2015-02-14T13:42:00Z">
        <w:r w:rsidDel="002559CE">
          <w:delText>s</w:delText>
        </w:r>
      </w:del>
      <w:r>
        <w:t xml:space="preserve"> a description of what the code represents.</w:t>
      </w:r>
    </w:p>
    <w:p w14:paraId="4A9D5D83" w14:textId="2F81766C" w:rsidR="00B51031" w:rsidRDefault="0018237F">
      <w:pPr>
        <w:pStyle w:val="ListParagraph"/>
        <w:numPr>
          <w:ilvl w:val="0"/>
          <w:numId w:val="17"/>
        </w:numPr>
      </w:pPr>
      <w:proofErr w:type="gramStart"/>
      <w:r>
        <w:t>term</w:t>
      </w:r>
      <w:proofErr w:type="gramEnd"/>
      <w:r>
        <w:t xml:space="preserve"> -- a language specific string </w:t>
      </w:r>
      <w:del w:id="394" w:author="Alpha Omega" w:date="2015-02-14T13:42:00Z">
        <w:r w:rsidDel="002559CE">
          <w:delText xml:space="preserve">that </w:delText>
        </w:r>
      </w:del>
      <w:r>
        <w:t>provid</w:t>
      </w:r>
      <w:ins w:id="395" w:author="Alpha Omega" w:date="2015-02-14T13:42:00Z">
        <w:r w:rsidR="002559CE">
          <w:t>ing</w:t>
        </w:r>
      </w:ins>
      <w:del w:id="396" w:author="Alpha Omega" w:date="2015-02-14T13:42:00Z">
        <w:r w:rsidDel="002559CE">
          <w:delText>es</w:delText>
        </w:r>
      </w:del>
      <w:r>
        <w:t xml:space="preserve"> a hint at the intended meaning of the code</w:t>
      </w:r>
    </w:p>
    <w:p w14:paraId="12195524" w14:textId="77777777" w:rsidR="00B51031" w:rsidRDefault="0018237F">
      <w:r>
        <w:t xml:space="preserve"> </w:t>
      </w:r>
    </w:p>
    <w:p w14:paraId="70E404CA" w14:textId="2C4B9161" w:rsidR="00B51031" w:rsidRDefault="0018237F">
      <w:r>
        <w:t>Note</w:t>
      </w:r>
      <w:ins w:id="397" w:author="Alpha Omega" w:date="2015-02-14T13:42:00Z">
        <w:r w:rsidR="002559CE">
          <w:t>,</w:t>
        </w:r>
      </w:ins>
      <w:r>
        <w:t xml:space="preserve"> </w:t>
      </w:r>
      <w:del w:id="398" w:author="Alpha Omega" w:date="2015-02-14T13:42:00Z">
        <w:r w:rsidDel="002559CE">
          <w:delText xml:space="preserve">that </w:delText>
        </w:r>
      </w:del>
      <w:r>
        <w:t>"terminologyId" and "terminologyVersion" represent very different constructs.  "</w:t>
      </w:r>
      <w:proofErr w:type="gramStart"/>
      <w:r>
        <w:t>terminologyId</w:t>
      </w:r>
      <w:proofErr w:type="gramEnd"/>
      <w:r>
        <w:t>" represents a namespace, not an ontology / code system.  "</w:t>
      </w:r>
      <w:proofErr w:type="gramStart"/>
      <w:r>
        <w:t>terminologyVersion</w:t>
      </w:r>
      <w:proofErr w:type="gramEnd"/>
      <w:r>
        <w:t>" references an collection of code descriptions.</w:t>
      </w:r>
    </w:p>
    <w:p w14:paraId="7698BADB" w14:textId="77777777" w:rsidR="00B51031" w:rsidRDefault="0018237F">
      <w:r>
        <w:t xml:space="preserve"> </w:t>
      </w:r>
    </w:p>
    <w:p w14:paraId="5C455EF7" w14:textId="77777777" w:rsidR="00B51031" w:rsidRDefault="0018237F">
      <w:r>
        <w:rPr>
          <w:b/>
          <w:bCs/>
        </w:rPr>
        <w:t>TerminologyCode</w:t>
      </w:r>
      <w:r>
        <w:t xml:space="preserve"> represents the contents of either an </w:t>
      </w:r>
      <w:r>
        <w:rPr>
          <w:b/>
          <w:bCs/>
        </w:rPr>
        <w:t>EnumerationLiteral</w:t>
      </w:r>
      <w:r>
        <w:t xml:space="preserve"> or a </w:t>
      </w:r>
      <w:r>
        <w:rPr>
          <w:b/>
          <w:bCs/>
        </w:rPr>
        <w:t>PermissibleValue</w:t>
      </w:r>
      <w:r>
        <w:t>.  It corresponds to the AOM</w:t>
      </w:r>
      <w:r>
        <w:rPr>
          <w:b/>
          <w:bCs/>
        </w:rPr>
        <w:t xml:space="preserve"> Terminology_Code</w:t>
      </w:r>
      <w:r>
        <w:t>, and its function is to gather sufficient information that, in combination with the KnownNamespace Enumeration extension, it will be possible to populate a variety of target coded types, including the ISO 21090 CD type, the openEHR DV_CODED_TEXT, the CIMI CODED_TEXT, etc.</w:t>
      </w:r>
    </w:p>
    <w:p w14:paraId="6C5909DC" w14:textId="77777777" w:rsidR="00B51031" w:rsidRDefault="0018237F">
      <w:r>
        <w:t xml:space="preserve"> </w:t>
      </w:r>
    </w:p>
    <w:p w14:paraId="2EDC3ED9" w14:textId="77777777" w:rsidR="00377E18" w:rsidRDefault="00C51B43" w:rsidP="00377E18">
      <w:pPr>
        <w:ind w:left="720" w:firstLine="720"/>
      </w:pPr>
      <w:r>
        <w:t xml:space="preserve"> </w:t>
      </w:r>
    </w:p>
    <w:p w14:paraId="5263E379" w14:textId="77777777" w:rsidR="0063570E" w:rsidRDefault="0063570E" w:rsidP="00383490"/>
    <w:p w14:paraId="5D1A6E39" w14:textId="77777777" w:rsidR="00A855E6" w:rsidRDefault="00383490" w:rsidP="00263593">
      <w:r w:rsidRPr="00875584">
        <w:rPr>
          <w:rFonts w:ascii="Arial" w:hAnsi="Arial"/>
          <w:b/>
          <w:sz w:val="24"/>
          <w:szCs w:val="24"/>
        </w:rPr>
        <w:t>Diagrams</w:t>
      </w:r>
    </w:p>
    <w:p w14:paraId="5A0375AB" w14:textId="77777777" w:rsidR="00A93FDC" w:rsidRDefault="008917FF" w:rsidP="00CB0928">
      <w:pPr>
        <w:ind w:left="720"/>
      </w:pPr>
      <w:hyperlink w:anchor="_c6849d5d118a9832b3df7e75a9d1a83d" w:history="1">
        <w:r w:rsidR="003E7695">
          <w:rPr>
            <w:rStyle w:val="Hyperlink"/>
          </w:rPr>
          <w:t>AML Data Types</w:t>
        </w:r>
      </w:hyperlink>
    </w:p>
    <w:p w14:paraId="51C60FB7" w14:textId="77777777" w:rsidR="0063570E" w:rsidRDefault="0063570E" w:rsidP="00383490"/>
    <w:p w14:paraId="3655BD37" w14:textId="77777777" w:rsidR="00A855E6" w:rsidRDefault="00383490" w:rsidP="00263593">
      <w:r w:rsidRPr="00875584">
        <w:rPr>
          <w:rFonts w:ascii="Arial" w:hAnsi="Arial"/>
          <w:b/>
          <w:sz w:val="24"/>
          <w:szCs w:val="24"/>
        </w:rPr>
        <w:t>Attributes</w:t>
      </w:r>
    </w:p>
    <w:p w14:paraId="1248C9BD" w14:textId="77777777" w:rsidR="00DC3AE7" w:rsidRDefault="00DC3AE7" w:rsidP="00DC3AE7">
      <w:r w:rsidRPr="00DC3AE7">
        <w:t xml:space="preserve"> </w:t>
      </w:r>
    </w:p>
    <w:p w14:paraId="0D701A93" w14:textId="77777777" w:rsidR="00B603FB" w:rsidRDefault="00B603FB" w:rsidP="008B78EB"/>
    <w:p w14:paraId="20B834BF"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terminologyId : UML Standard Profile::UML2 Metamodel::PrimitiveTypes::String</w:t>
      </w:r>
    </w:p>
    <w:p w14:paraId="55CC57D4" w14:textId="77777777" w:rsidR="00B51031" w:rsidRDefault="0018237F">
      <w:proofErr w:type="gramStart"/>
      <w:r>
        <w:t xml:space="preserve">The </w:t>
      </w:r>
      <w:r>
        <w:rPr>
          <w:i/>
          <w:iCs/>
        </w:rPr>
        <w:t>name</w:t>
      </w:r>
      <w:r>
        <w:t xml:space="preserve"> or </w:t>
      </w:r>
      <w:r>
        <w:rPr>
          <w:i/>
          <w:iCs/>
        </w:rPr>
        <w:t>uri</w:t>
      </w:r>
      <w:r>
        <w:t xml:space="preserve"> of the </w:t>
      </w:r>
      <w:r>
        <w:rPr>
          <w:i/>
          <w:iCs/>
        </w:rPr>
        <w:t>namespace</w:t>
      </w:r>
      <w:r>
        <w:t xml:space="preserve"> that scopes </w:t>
      </w:r>
      <w:r>
        <w:rPr>
          <w:i/>
          <w:iCs/>
        </w:rPr>
        <w:t>code.</w:t>
      </w:r>
      <w:proofErr w:type="gramEnd"/>
    </w:p>
    <w:p w14:paraId="1B52550E" w14:textId="77777777" w:rsidR="00B51031" w:rsidRDefault="0018237F">
      <w:r>
        <w:t xml:space="preserve"> </w:t>
      </w:r>
    </w:p>
    <w:p w14:paraId="4095C949" w14:textId="77777777" w:rsidR="00B51031" w:rsidRDefault="0018237F">
      <w:r>
        <w:t xml:space="preserve">Either the </w:t>
      </w:r>
      <w:r>
        <w:rPr>
          <w:i/>
          <w:iCs/>
        </w:rPr>
        <w:t>name</w:t>
      </w:r>
      <w:r>
        <w:t xml:space="preserve"> of the </w:t>
      </w:r>
      <w:r>
        <w:rPr>
          <w:b/>
          <w:bCs/>
        </w:rPr>
        <w:t>Enumeration</w:t>
      </w:r>
      <w:r>
        <w:t xml:space="preserve"> that owns the </w:t>
      </w:r>
      <w:r>
        <w:rPr>
          <w:b/>
          <w:bCs/>
        </w:rPr>
        <w:t>EnumerationLiteral</w:t>
      </w:r>
      <w:r>
        <w:t xml:space="preserve"> represented by the </w:t>
      </w:r>
      <w:r>
        <w:rPr>
          <w:i/>
          <w:iCs/>
        </w:rPr>
        <w:t>code</w:t>
      </w:r>
      <w:r>
        <w:t xml:space="preserve"> attribute or the </w:t>
      </w:r>
      <w:r>
        <w:rPr>
          <w:i/>
          <w:iCs/>
        </w:rPr>
        <w:t>uri</w:t>
      </w:r>
      <w:r>
        <w:t xml:space="preserve"> tag of the </w:t>
      </w:r>
      <w:r>
        <w:rPr>
          <w:b/>
          <w:bCs/>
        </w:rPr>
        <w:t>Enumeration</w:t>
      </w:r>
      <w:r>
        <w:t xml:space="preserve"> if it is extended by the </w:t>
      </w:r>
      <w:r>
        <w:rPr>
          <w:b/>
          <w:bCs/>
        </w:rPr>
        <w:t>ScopedIdentifier</w:t>
      </w:r>
      <w:r>
        <w:t xml:space="preserve"> stereotype and the tag </w:t>
      </w:r>
      <w:proofErr w:type="gramStart"/>
      <w:r>
        <w:t>is</w:t>
      </w:r>
      <w:proofErr w:type="gramEnd"/>
      <w:r>
        <w:t xml:space="preserve"> present.</w:t>
      </w:r>
    </w:p>
    <w:p w14:paraId="4D57CF22" w14:textId="77777777" w:rsidR="00DC3AE7" w:rsidRDefault="00DC3AE7" w:rsidP="00DC3AE7">
      <w:r w:rsidRPr="00DC3AE7">
        <w:t xml:space="preserve"> </w:t>
      </w:r>
    </w:p>
    <w:p w14:paraId="3CB22E7B" w14:textId="77777777" w:rsidR="00B603FB" w:rsidRDefault="00B603FB" w:rsidP="008B78EB"/>
    <w:p w14:paraId="1AAE0A70"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code : UML Standard Profile::UML2 Metamodel::PrimitiveTypes::String</w:t>
      </w:r>
    </w:p>
    <w:p w14:paraId="21D337CA" w14:textId="77777777" w:rsidR="00B51031" w:rsidRDefault="0018237F">
      <w:proofErr w:type="gramStart"/>
      <w:r>
        <w:t xml:space="preserve">The representation of an </w:t>
      </w:r>
      <w:r>
        <w:rPr>
          <w:b/>
          <w:bCs/>
        </w:rPr>
        <w:t>EnumerationLiteral.</w:t>
      </w:r>
      <w:proofErr w:type="gramEnd"/>
      <w:r>
        <w:rPr>
          <w:b/>
          <w:bCs/>
        </w:rPr>
        <w:t xml:space="preserve"> </w:t>
      </w:r>
      <w:r>
        <w:t xml:space="preserve">This will usually be the name of the </w:t>
      </w:r>
      <w:r>
        <w:rPr>
          <w:b/>
          <w:bCs/>
        </w:rPr>
        <w:t>EnumerationLiteral</w:t>
      </w:r>
      <w:r>
        <w:t xml:space="preserve">, but it should be possible for implementations to associate other numeric or string values with literals through either the </w:t>
      </w:r>
      <w:r>
        <w:rPr>
          <w:i/>
          <w:iCs/>
        </w:rPr>
        <w:t>slot</w:t>
      </w:r>
      <w:r>
        <w:t xml:space="preserve"> or </w:t>
      </w:r>
      <w:r>
        <w:rPr>
          <w:i/>
          <w:iCs/>
        </w:rPr>
        <w:t>id</w:t>
      </w:r>
      <w:r>
        <w:t xml:space="preserve"> of an </w:t>
      </w:r>
      <w:r>
        <w:rPr>
          <w:b/>
          <w:bCs/>
        </w:rPr>
        <w:t>IdentifiedItem</w:t>
      </w:r>
      <w:r>
        <w:t xml:space="preserve"> extension that will become the code value instead.</w:t>
      </w:r>
    </w:p>
    <w:p w14:paraId="3F1016B3" w14:textId="77777777" w:rsidR="00DC3AE7" w:rsidRDefault="00DC3AE7" w:rsidP="00DC3AE7">
      <w:r w:rsidRPr="00DC3AE7">
        <w:t xml:space="preserve"> </w:t>
      </w:r>
    </w:p>
    <w:p w14:paraId="6743B475" w14:textId="77777777" w:rsidR="00B603FB" w:rsidRDefault="00B603FB" w:rsidP="008B78EB"/>
    <w:p w14:paraId="2B6EC7C5"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uri : UML Standard Profile::UML2 Metamodel::PrimitiveTypes::String</w:t>
      </w:r>
    </w:p>
    <w:p w14:paraId="53F28D2F" w14:textId="77777777" w:rsidR="00B51031" w:rsidRDefault="0018237F">
      <w:proofErr w:type="gramStart"/>
      <w:r>
        <w:t xml:space="preserve">The URI of a </w:t>
      </w:r>
      <w:r>
        <w:rPr>
          <w:b/>
          <w:bCs/>
        </w:rPr>
        <w:t>ConceptReference</w:t>
      </w:r>
      <w:r>
        <w:t>.</w:t>
      </w:r>
      <w:proofErr w:type="gramEnd"/>
      <w:r>
        <w:t xml:space="preserve">  This should be populated in the case where the selected value is a </w:t>
      </w:r>
      <w:r>
        <w:rPr>
          <w:b/>
          <w:bCs/>
        </w:rPr>
        <w:t>PermissibleValue</w:t>
      </w:r>
      <w:r>
        <w:t xml:space="preserve"> and either (a) the owning </w:t>
      </w:r>
      <w:r>
        <w:rPr>
          <w:b/>
          <w:bCs/>
        </w:rPr>
        <w:t>Enumeration</w:t>
      </w:r>
      <w:r>
        <w:t xml:space="preserve"> is stereotyped by </w:t>
      </w:r>
      <w:r>
        <w:rPr>
          <w:b/>
          <w:bCs/>
        </w:rPr>
        <w:t>ScopedIdentifier</w:t>
      </w:r>
      <w:r>
        <w:t xml:space="preserve"> and it has a </w:t>
      </w:r>
      <w:r>
        <w:rPr>
          <w:i/>
          <w:iCs/>
        </w:rPr>
        <w:t>uriPattern</w:t>
      </w:r>
      <w:r>
        <w:t xml:space="preserve"> attribute or (b) the </w:t>
      </w:r>
      <w:r>
        <w:rPr>
          <w:b/>
          <w:bCs/>
        </w:rPr>
        <w:t>PermissibleValue</w:t>
      </w:r>
      <w:r>
        <w:t xml:space="preserve"> includes a </w:t>
      </w:r>
      <w:r>
        <w:rPr>
          <w:i/>
          <w:iCs/>
        </w:rPr>
        <w:t xml:space="preserve">meaning </w:t>
      </w:r>
      <w:r>
        <w:t xml:space="preserve">tag of type </w:t>
      </w:r>
      <w:r>
        <w:rPr>
          <w:b/>
          <w:bCs/>
        </w:rPr>
        <w:t>ConceptReference</w:t>
      </w:r>
      <w:r>
        <w:t xml:space="preserve">, in which case </w:t>
      </w:r>
      <w:r>
        <w:rPr>
          <w:i/>
          <w:iCs/>
        </w:rPr>
        <w:t>uri</w:t>
      </w:r>
      <w:r>
        <w:t xml:space="preserve"> equals the </w:t>
      </w:r>
      <w:r>
        <w:rPr>
          <w:i/>
          <w:iCs/>
        </w:rPr>
        <w:t>uri</w:t>
      </w:r>
      <w:r>
        <w:t xml:space="preserve"> of the </w:t>
      </w:r>
      <w:r>
        <w:rPr>
          <w:b/>
          <w:bCs/>
        </w:rPr>
        <w:t>ConceptReference</w:t>
      </w:r>
      <w:r>
        <w:t xml:space="preserve">. </w:t>
      </w:r>
    </w:p>
    <w:p w14:paraId="1B1F1BE5" w14:textId="77777777" w:rsidR="00B51031" w:rsidRDefault="0018237F">
      <w:r>
        <w:t xml:space="preserve"> </w:t>
      </w:r>
    </w:p>
    <w:p w14:paraId="137DCF2D" w14:textId="77777777" w:rsidR="00B51031" w:rsidRDefault="0018237F">
      <w:r>
        <w:t xml:space="preserve">If two TerminologyCodes have the same </w:t>
      </w:r>
      <w:r>
        <w:rPr>
          <w:i/>
          <w:iCs/>
        </w:rPr>
        <w:t>uri</w:t>
      </w:r>
      <w:r>
        <w:t xml:space="preserve">, they are considered to be identical. If </w:t>
      </w:r>
      <w:proofErr w:type="gramStart"/>
      <w:r>
        <w:t>a</w:t>
      </w:r>
      <w:proofErr w:type="gramEnd"/>
      <w:r>
        <w:t xml:space="preserve"> uri is absent in one or both TerminologyCodes, they are considered to be identical only if the </w:t>
      </w:r>
      <w:r>
        <w:rPr>
          <w:i/>
          <w:iCs/>
        </w:rPr>
        <w:t>terminologyId</w:t>
      </w:r>
      <w:r>
        <w:t xml:space="preserve"> and </w:t>
      </w:r>
      <w:r>
        <w:rPr>
          <w:i/>
          <w:iCs/>
        </w:rPr>
        <w:t>code</w:t>
      </w:r>
      <w:r>
        <w:t xml:space="preserve"> are the same.</w:t>
      </w:r>
    </w:p>
    <w:p w14:paraId="5C81A08D" w14:textId="77777777" w:rsidR="00DC3AE7" w:rsidRDefault="00DC3AE7" w:rsidP="00DC3AE7">
      <w:r w:rsidRPr="00DC3AE7">
        <w:t xml:space="preserve"> </w:t>
      </w:r>
    </w:p>
    <w:p w14:paraId="73F92BB1" w14:textId="77777777" w:rsidR="00B603FB" w:rsidRDefault="00B603FB" w:rsidP="008B78EB"/>
    <w:p w14:paraId="390E29C6"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terminologyVersion : UML Standard Profile::UML2 Metamodel::PrimitiveTypes::String</w:t>
      </w:r>
    </w:p>
    <w:p w14:paraId="6F657029" w14:textId="77777777" w:rsidR="00B51031" w:rsidRDefault="0018237F">
      <w:proofErr w:type="gramStart"/>
      <w:r>
        <w:t>The uri of a CodeSystem or CodeSystemVersion that carried a description of the particular code at some point in time.</w:t>
      </w:r>
      <w:proofErr w:type="gramEnd"/>
      <w:r>
        <w:t xml:space="preserve">  This attribute is strictly informative and should is not part of the identity of the terminology code.</w:t>
      </w:r>
    </w:p>
    <w:p w14:paraId="218CCFEE" w14:textId="77777777" w:rsidR="00B51031" w:rsidRDefault="0018237F">
      <w:r>
        <w:t xml:space="preserve"> </w:t>
      </w:r>
    </w:p>
    <w:p w14:paraId="32119AD4" w14:textId="77777777" w:rsidR="00B51031" w:rsidRDefault="0018237F">
      <w:r>
        <w:t xml:space="preserve"> </w:t>
      </w:r>
    </w:p>
    <w:p w14:paraId="686D87C9" w14:textId="77777777" w:rsidR="00B51031" w:rsidRDefault="0018237F">
      <w:r>
        <w:t xml:space="preserve">If the source </w:t>
      </w:r>
      <w:r>
        <w:rPr>
          <w:b/>
          <w:bCs/>
        </w:rPr>
        <w:t>EnumerationLiteral</w:t>
      </w:r>
      <w:r>
        <w:t xml:space="preserve"> is stereotyped by </w:t>
      </w:r>
      <w:r>
        <w:rPr>
          <w:b/>
          <w:bCs/>
        </w:rPr>
        <w:t>PermissibleValue</w:t>
      </w:r>
      <w:r>
        <w:t xml:space="preserve">, the meaning tag is present and the </w:t>
      </w:r>
      <w:r>
        <w:rPr>
          <w:b/>
          <w:bCs/>
        </w:rPr>
        <w:t>ConceptReference</w:t>
      </w:r>
      <w:r>
        <w:t xml:space="preserve"> in the meaning tag has a </w:t>
      </w:r>
      <w:r>
        <w:rPr>
          <w:b/>
          <w:bCs/>
        </w:rPr>
        <w:t>CodeSystemAndVersion</w:t>
      </w:r>
      <w:r>
        <w:t>, this is set to:</w:t>
      </w:r>
    </w:p>
    <w:p w14:paraId="4CFF22E1" w14:textId="77777777" w:rsidR="00B51031" w:rsidRDefault="0018237F">
      <w:pPr>
        <w:pStyle w:val="ListParagraph"/>
        <w:numPr>
          <w:ilvl w:val="0"/>
          <w:numId w:val="19"/>
        </w:numPr>
      </w:pPr>
      <w:r>
        <w:t xml:space="preserve">The </w:t>
      </w:r>
      <w:r>
        <w:rPr>
          <w:i/>
          <w:iCs/>
        </w:rPr>
        <w:t>uri</w:t>
      </w:r>
      <w:r>
        <w:t xml:space="preserve"> of the </w:t>
      </w:r>
      <w:r>
        <w:rPr>
          <w:b/>
          <w:bCs/>
        </w:rPr>
        <w:t>CodeSystemVersionReference</w:t>
      </w:r>
      <w:r>
        <w:t xml:space="preserve"> if it is present</w:t>
      </w:r>
    </w:p>
    <w:p w14:paraId="72E9EB0D" w14:textId="77777777" w:rsidR="00B51031" w:rsidRDefault="0018237F">
      <w:pPr>
        <w:pStyle w:val="ListParagraph"/>
        <w:numPr>
          <w:ilvl w:val="0"/>
          <w:numId w:val="19"/>
        </w:numPr>
      </w:pPr>
      <w:r>
        <w:t xml:space="preserve">The </w:t>
      </w:r>
      <w:r>
        <w:rPr>
          <w:i/>
          <w:iCs/>
        </w:rPr>
        <w:t>uri</w:t>
      </w:r>
      <w:r>
        <w:t xml:space="preserve"> of the </w:t>
      </w:r>
      <w:r>
        <w:rPr>
          <w:b/>
          <w:bCs/>
        </w:rPr>
        <w:t>CodeSystemReference</w:t>
      </w:r>
      <w:r>
        <w:t xml:space="preserve"> otherwise. </w:t>
      </w:r>
    </w:p>
    <w:p w14:paraId="12EB3F59" w14:textId="77777777" w:rsidR="00DC3AE7" w:rsidRDefault="00DC3AE7" w:rsidP="00DC3AE7">
      <w:r w:rsidRPr="00DC3AE7">
        <w:t xml:space="preserve"> </w:t>
      </w:r>
    </w:p>
    <w:p w14:paraId="65E9E2EA" w14:textId="77777777" w:rsidR="00B603FB" w:rsidRDefault="00B603FB" w:rsidP="008B78EB"/>
    <w:p w14:paraId="58B323F1"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term : UML Standard Profile::UML2 Metamodel::PrimitiveTypes::String</w:t>
      </w:r>
    </w:p>
    <w:p w14:paraId="6B76B4D5" w14:textId="77777777" w:rsidR="00B51031" w:rsidRDefault="0018237F">
      <w:proofErr w:type="gramStart"/>
      <w:r>
        <w:t xml:space="preserve">A string designating the intended target of the </w:t>
      </w:r>
      <w:r>
        <w:rPr>
          <w:b/>
          <w:bCs/>
        </w:rPr>
        <w:t>TerminologyCode</w:t>
      </w:r>
      <w:r>
        <w:t xml:space="preserve"> in a given language and context.</w:t>
      </w:r>
      <w:proofErr w:type="gramEnd"/>
      <w:r>
        <w:t xml:space="preserve">  This is strictly informative and is not part of the part of the identity of a </w:t>
      </w:r>
      <w:r>
        <w:rPr>
          <w:b/>
          <w:bCs/>
        </w:rPr>
        <w:t>TerminologyCode</w:t>
      </w:r>
      <w:r>
        <w:t xml:space="preserve"> as it may change as data moves through different languages or contexts. </w:t>
      </w:r>
    </w:p>
    <w:p w14:paraId="440438E1" w14:textId="77777777" w:rsidR="002C0F83" w:rsidRPr="005F31BE" w:rsidRDefault="00F851FF" w:rsidP="005F31BE">
      <w:pPr>
        <w:pStyle w:val="Heading4"/>
      </w:pPr>
      <w:bookmarkStart w:id="399" w:name="_2db4f3574d756c0312a2a6559efd3ad9"/>
      <w:bookmarkStart w:id="400" w:name="_Toc285534775"/>
      <w:r w:rsidRPr="005F31BE">
        <w:t>&lt;Class&gt; TimeInterval</w:t>
      </w:r>
      <w:bookmarkEnd w:id="399"/>
      <w:bookmarkEnd w:id="400"/>
    </w:p>
    <w:p w14:paraId="7106DFFC" w14:textId="77777777" w:rsidR="0063570E" w:rsidRDefault="0063570E" w:rsidP="00383490"/>
    <w:p w14:paraId="2FCBB4FE" w14:textId="77777777" w:rsidR="00A855E6" w:rsidRDefault="00383490" w:rsidP="00263593">
      <w:r w:rsidRPr="00875584">
        <w:rPr>
          <w:rFonts w:ascii="Arial" w:hAnsi="Arial"/>
          <w:b/>
          <w:sz w:val="24"/>
          <w:szCs w:val="24"/>
        </w:rPr>
        <w:t>Description</w:t>
      </w:r>
    </w:p>
    <w:p w14:paraId="34EB4439" w14:textId="77777777" w:rsidR="00B51031" w:rsidRDefault="0018237F">
      <w:proofErr w:type="gramStart"/>
      <w:r>
        <w:t>A set of contiguous Times.</w:t>
      </w:r>
      <w:proofErr w:type="gramEnd"/>
    </w:p>
    <w:p w14:paraId="40A51147" w14:textId="77777777" w:rsidR="00377E18" w:rsidRDefault="00C51B43" w:rsidP="00377E18">
      <w:pPr>
        <w:ind w:left="720" w:firstLine="720"/>
      </w:pPr>
      <w:r>
        <w:t xml:space="preserve"> </w:t>
      </w:r>
    </w:p>
    <w:p w14:paraId="1794B114" w14:textId="77777777" w:rsidR="0063570E" w:rsidRDefault="0063570E" w:rsidP="00383490"/>
    <w:p w14:paraId="3E5A0F67" w14:textId="77777777" w:rsidR="00A855E6" w:rsidRDefault="00383490" w:rsidP="00263593">
      <w:r w:rsidRPr="00875584">
        <w:rPr>
          <w:rFonts w:ascii="Arial" w:hAnsi="Arial"/>
          <w:b/>
          <w:sz w:val="24"/>
          <w:szCs w:val="24"/>
        </w:rPr>
        <w:t>Diagrams</w:t>
      </w:r>
    </w:p>
    <w:p w14:paraId="200DB2AB" w14:textId="77777777" w:rsidR="00A93FDC" w:rsidRDefault="008917FF" w:rsidP="00CB0928">
      <w:pPr>
        <w:ind w:left="720"/>
      </w:pPr>
      <w:hyperlink w:anchor="_8566828d89ca01e8919a51d19aa6cd8b" w:history="1">
        <w:r w:rsidR="003E7695">
          <w:rPr>
            <w:rStyle w:val="Hyperlink"/>
          </w:rPr>
          <w:t>Intervals</w:t>
        </w:r>
      </w:hyperlink>
    </w:p>
    <w:p w14:paraId="488C1234" w14:textId="77777777" w:rsidR="0063570E" w:rsidRDefault="0063570E" w:rsidP="00383490"/>
    <w:p w14:paraId="40A324B1" w14:textId="77777777" w:rsidR="00A855E6" w:rsidRDefault="00383490" w:rsidP="00263593">
      <w:r w:rsidRPr="00875584">
        <w:rPr>
          <w:rFonts w:ascii="Arial" w:hAnsi="Arial"/>
          <w:b/>
          <w:sz w:val="24"/>
          <w:szCs w:val="24"/>
        </w:rPr>
        <w:t>Direct Superclasses (Generalization)</w:t>
      </w:r>
    </w:p>
    <w:p w14:paraId="4DC35EEF" w14:textId="77777777" w:rsidR="00377E18" w:rsidRDefault="008917FF" w:rsidP="00B51B66">
      <w:pPr>
        <w:ind w:firstLine="720"/>
      </w:pPr>
      <w:hyperlink w:anchor="_3ae971b2839139d9692e47ec472148b6" w:history="1">
        <w:r w:rsidR="006977BE">
          <w:rPr>
            <w:rStyle w:val="Hyperlink"/>
          </w:rPr>
          <w:t>Interval</w:t>
        </w:r>
      </w:hyperlink>
    </w:p>
    <w:p w14:paraId="5B1DDF59" w14:textId="77777777" w:rsidR="0063570E" w:rsidRDefault="0063570E" w:rsidP="00383490"/>
    <w:p w14:paraId="240E4215" w14:textId="77777777" w:rsidR="00A855E6" w:rsidRDefault="00383490" w:rsidP="00263593">
      <w:r w:rsidRPr="00875584">
        <w:rPr>
          <w:rFonts w:ascii="Arial" w:hAnsi="Arial"/>
          <w:b/>
          <w:sz w:val="24"/>
          <w:szCs w:val="24"/>
        </w:rPr>
        <w:t>Attributes</w:t>
      </w:r>
    </w:p>
    <w:p w14:paraId="5209F6EB" w14:textId="77777777" w:rsidR="00DC3AE7" w:rsidRDefault="00DC3AE7" w:rsidP="00DC3AE7">
      <w:r w:rsidRPr="00DC3AE7">
        <w:t xml:space="preserve"> </w:t>
      </w:r>
    </w:p>
    <w:p w14:paraId="635286A9" w14:textId="77777777" w:rsidR="00B603FB" w:rsidRDefault="00B603FB" w:rsidP="008B78EB"/>
    <w:p w14:paraId="7004F3CF"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lower : ReferenceModelProfile::DV_Time</w:t>
      </w:r>
    </w:p>
    <w:p w14:paraId="090A340E" w14:textId="77777777" w:rsidR="00B51031" w:rsidRDefault="0018237F">
      <w:proofErr w:type="gramStart"/>
      <w:r>
        <w:t>The earliest Time that may be included in the interval.</w:t>
      </w:r>
      <w:proofErr w:type="gramEnd"/>
    </w:p>
    <w:p w14:paraId="677BA745" w14:textId="77777777" w:rsidR="00DC3AE7" w:rsidRDefault="00DC3AE7" w:rsidP="00DC3AE7">
      <w:r w:rsidRPr="00DC3AE7">
        <w:t xml:space="preserve"> </w:t>
      </w:r>
    </w:p>
    <w:p w14:paraId="0DCCE606" w14:textId="77777777" w:rsidR="00B603FB" w:rsidRDefault="00B603FB" w:rsidP="008B78EB"/>
    <w:p w14:paraId="08A1337F"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upper : ReferenceModelProfile::DV_Time</w:t>
      </w:r>
    </w:p>
    <w:p w14:paraId="2B415545" w14:textId="77777777" w:rsidR="00B51031" w:rsidRDefault="0018237F">
      <w:proofErr w:type="gramStart"/>
      <w:r>
        <w:t>The latest Time that may be included in the interval.</w:t>
      </w:r>
      <w:proofErr w:type="gramEnd"/>
    </w:p>
    <w:p w14:paraId="04711282" w14:textId="77777777" w:rsidR="002C0F83" w:rsidRPr="005F31BE" w:rsidRDefault="00F851FF" w:rsidP="005F31BE">
      <w:pPr>
        <w:pStyle w:val="Heading4"/>
      </w:pPr>
      <w:bookmarkStart w:id="401" w:name="_82494802913d8048ecbb8cfa6650f65c"/>
      <w:bookmarkStart w:id="402" w:name="_Toc285534776"/>
      <w:r w:rsidRPr="005F31BE">
        <w:t>&lt;Stereotype&gt; AMLType</w:t>
      </w:r>
      <w:bookmarkEnd w:id="401"/>
      <w:bookmarkEnd w:id="402"/>
    </w:p>
    <w:p w14:paraId="00DFC1EC" w14:textId="77777777" w:rsidR="0063570E" w:rsidRDefault="0063570E" w:rsidP="00383490"/>
    <w:p w14:paraId="231F3328" w14:textId="77777777" w:rsidR="00A855E6" w:rsidRDefault="00383490" w:rsidP="00263593">
      <w:r w:rsidRPr="00875584">
        <w:rPr>
          <w:rFonts w:ascii="Arial" w:hAnsi="Arial"/>
          <w:b/>
          <w:sz w:val="24"/>
          <w:szCs w:val="24"/>
        </w:rPr>
        <w:t>Description</w:t>
      </w:r>
    </w:p>
    <w:p w14:paraId="7EFA56C0" w14:textId="77777777" w:rsidR="00B51031" w:rsidRDefault="0018237F">
      <w:r>
        <w:t xml:space="preserve"> An AMLType represents a "primitive" or "atomic" type in the AML specification.  An instance of an AMLType is identified solely by its value.  AMLType is not a specialization of the UML DataType because it may need to be represented as a specialization of UML Class in a Reference Model binding.</w:t>
      </w:r>
    </w:p>
    <w:p w14:paraId="64DF0B8E" w14:textId="77777777" w:rsidR="00B51031" w:rsidRDefault="0018237F">
      <w:r>
        <w:t xml:space="preserve"> </w:t>
      </w:r>
    </w:p>
    <w:p w14:paraId="5BCB3C4C" w14:textId="77777777" w:rsidR="0063570E" w:rsidRDefault="0063570E" w:rsidP="00383490"/>
    <w:p w14:paraId="1ED5172A" w14:textId="77777777" w:rsidR="00A855E6" w:rsidRDefault="00383490" w:rsidP="00263593">
      <w:r w:rsidRPr="00875584">
        <w:rPr>
          <w:rFonts w:ascii="Arial" w:hAnsi="Arial"/>
          <w:b/>
          <w:sz w:val="24"/>
          <w:szCs w:val="24"/>
        </w:rPr>
        <w:t>Diagrams</w:t>
      </w:r>
    </w:p>
    <w:p w14:paraId="6FE65AC8" w14:textId="77777777" w:rsidR="00A93FDC" w:rsidRDefault="008917FF" w:rsidP="00CB0928">
      <w:pPr>
        <w:ind w:left="720"/>
      </w:pPr>
      <w:hyperlink w:anchor="_8566828d89ca01e8919a51d19aa6cd8b" w:history="1">
        <w:r w:rsidR="003E7695">
          <w:rPr>
            <w:rStyle w:val="Hyperlink"/>
          </w:rPr>
          <w:t>Intervals</w:t>
        </w:r>
      </w:hyperlink>
      <w:r w:rsidR="00324424">
        <w:t xml:space="preserve">, </w:t>
      </w:r>
    </w:p>
    <w:p w14:paraId="73359128" w14:textId="77777777" w:rsidR="002C0F83" w:rsidRPr="005F31BE" w:rsidRDefault="00F851FF" w:rsidP="005F31BE">
      <w:pPr>
        <w:pStyle w:val="Heading4"/>
      </w:pPr>
      <w:bookmarkStart w:id="403" w:name="_fa40d7338aecd18f94732d3b02e2bd79"/>
      <w:bookmarkStart w:id="404" w:name="_Toc285534777"/>
      <w:r w:rsidRPr="005F31BE">
        <w:t>&lt;Stereotype&gt; Archetype</w:t>
      </w:r>
      <w:bookmarkEnd w:id="403"/>
      <w:bookmarkEnd w:id="404"/>
    </w:p>
    <w:p w14:paraId="690E97F3" w14:textId="77777777" w:rsidR="0063570E" w:rsidRDefault="0063570E" w:rsidP="00383490"/>
    <w:p w14:paraId="6FE83F2F" w14:textId="77777777" w:rsidR="00A855E6" w:rsidRDefault="00383490" w:rsidP="00263593">
      <w:r w:rsidRPr="00875584">
        <w:rPr>
          <w:rFonts w:ascii="Arial" w:hAnsi="Arial"/>
          <w:b/>
          <w:sz w:val="24"/>
          <w:szCs w:val="24"/>
        </w:rPr>
        <w:t>Description</w:t>
      </w:r>
    </w:p>
    <w:p w14:paraId="3BCCDC38" w14:textId="77777777" w:rsidR="00B51031" w:rsidRDefault="0018237F">
      <w:r>
        <w:t xml:space="preserve">An </w:t>
      </w:r>
      <w:r>
        <w:rPr>
          <w:b/>
          <w:bCs/>
        </w:rPr>
        <w:t>Archetype</w:t>
      </w:r>
      <w:r>
        <w:t xml:space="preserve"> is a package that contains a versioned set of constraints on a </w:t>
      </w:r>
      <w:r>
        <w:rPr>
          <w:b/>
          <w:bCs/>
        </w:rPr>
        <w:t>Class</w:t>
      </w:r>
      <w:r>
        <w:t xml:space="preserve"> that is a member of the </w:t>
      </w:r>
      <w:r>
        <w:rPr>
          <w:b/>
          <w:bCs/>
        </w:rPr>
        <w:t>ReferenceModel</w:t>
      </w:r>
      <w:r>
        <w:t xml:space="preserve"> that is owned by the containing </w:t>
      </w:r>
      <w:r>
        <w:rPr>
          <w:b/>
          <w:bCs/>
        </w:rPr>
        <w:t>ArchetypeLibrary</w:t>
      </w:r>
      <w:r>
        <w:t xml:space="preserve">. </w:t>
      </w:r>
    </w:p>
    <w:p w14:paraId="3D292AC8" w14:textId="77777777" w:rsidR="00377E18" w:rsidRDefault="00C51B43" w:rsidP="00377E18">
      <w:pPr>
        <w:ind w:left="720" w:firstLine="720"/>
      </w:pPr>
      <w:r>
        <w:t xml:space="preserve"> </w:t>
      </w:r>
    </w:p>
    <w:p w14:paraId="6F5B1DB5" w14:textId="77777777" w:rsidR="0063570E" w:rsidRDefault="0063570E" w:rsidP="00383490"/>
    <w:p w14:paraId="158FADE8" w14:textId="77777777" w:rsidR="00A855E6" w:rsidRDefault="00383490" w:rsidP="00263593">
      <w:r w:rsidRPr="00875584">
        <w:rPr>
          <w:rFonts w:ascii="Arial" w:hAnsi="Arial"/>
          <w:b/>
          <w:sz w:val="24"/>
          <w:szCs w:val="24"/>
        </w:rPr>
        <w:t>Diagrams</w:t>
      </w:r>
    </w:p>
    <w:p w14:paraId="440F4837" w14:textId="77777777" w:rsidR="00A93FDC" w:rsidRDefault="008917FF" w:rsidP="00CB0928">
      <w:pPr>
        <w:ind w:left="720"/>
      </w:pPr>
      <w:hyperlink w:anchor="_1c8c4aa3906888e5c2c8895f5ed19903" w:history="1">
        <w:r w:rsidR="003E7695">
          <w:rPr>
            <w:rStyle w:val="Hyperlink"/>
          </w:rPr>
          <w:t xml:space="preserve">Archetypes </w:t>
        </w:r>
      </w:hyperlink>
    </w:p>
    <w:p w14:paraId="195242E5" w14:textId="77777777" w:rsidR="0063570E" w:rsidRDefault="0063570E" w:rsidP="00383490"/>
    <w:p w14:paraId="03DD07AA" w14:textId="77777777" w:rsidR="00A855E6" w:rsidRDefault="00383490" w:rsidP="00263593">
      <w:r w:rsidRPr="00875584">
        <w:rPr>
          <w:rFonts w:ascii="Arial" w:hAnsi="Arial"/>
          <w:b/>
          <w:sz w:val="24"/>
          <w:szCs w:val="24"/>
        </w:rPr>
        <w:t>Attributes</w:t>
      </w:r>
    </w:p>
    <w:p w14:paraId="517BA846" w14:textId="77777777" w:rsidR="00DC3AE7" w:rsidRDefault="00DC3AE7" w:rsidP="00DC3AE7">
      <w:r w:rsidRPr="00DC3AE7">
        <w:t xml:space="preserve"> </w:t>
      </w:r>
    </w:p>
    <w:p w14:paraId="0FF36305" w14:textId="77777777" w:rsidR="00B603FB" w:rsidRDefault="00B603FB" w:rsidP="008B78EB"/>
    <w:p w14:paraId="072A6547"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archetypeName : UML Standard Profile::UML2 Metamodel::PrimitiveTypes::String</w:t>
      </w:r>
    </w:p>
    <w:p w14:paraId="007BF996" w14:textId="77777777" w:rsidR="00B51031" w:rsidRDefault="0018237F">
      <w:proofErr w:type="gramStart"/>
      <w:r>
        <w:t>The human readable name of the Archetype.</w:t>
      </w:r>
      <w:proofErr w:type="gramEnd"/>
      <w:r>
        <w:t xml:space="preserve"> Example: "clinical data group", "laboratory test", "serum sodium", "cimi composition"</w:t>
      </w:r>
    </w:p>
    <w:p w14:paraId="2F22AA16" w14:textId="77777777" w:rsidR="00DC3AE7" w:rsidRDefault="00DC3AE7" w:rsidP="00DC3AE7">
      <w:r w:rsidRPr="00DC3AE7">
        <w:t xml:space="preserve"> </w:t>
      </w:r>
    </w:p>
    <w:p w14:paraId="5FE3E97B" w14:textId="77777777" w:rsidR="00B603FB" w:rsidRDefault="00B603FB" w:rsidP="008B78EB"/>
    <w:p w14:paraId="4580F0B5"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originalLanguage : UML Standard Profile::UML2 Metamodel::EnumerationLiteral</w:t>
      </w:r>
    </w:p>
    <w:p w14:paraId="7E9F29D0" w14:textId="77777777" w:rsidR="00B51031" w:rsidRDefault="0018237F">
      <w:r>
        <w:t xml:space="preserve">The original spoken or written language in which the archetype was authored (Example: EN, DE, ES). </w:t>
      </w:r>
      <w:proofErr w:type="gramStart"/>
      <w:r>
        <w:t>A language type drawn for the language numeration.</w:t>
      </w:r>
      <w:proofErr w:type="gramEnd"/>
    </w:p>
    <w:p w14:paraId="3B141D81" w14:textId="77777777" w:rsidR="00DC3AE7" w:rsidRDefault="00DC3AE7" w:rsidP="00DC3AE7">
      <w:r w:rsidRPr="00DC3AE7">
        <w:t xml:space="preserve"> </w:t>
      </w:r>
    </w:p>
    <w:p w14:paraId="0DBCAAF8" w14:textId="77777777" w:rsidR="00B603FB" w:rsidRDefault="00B603FB" w:rsidP="008B78EB"/>
    <w:p w14:paraId="19F79C0D"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archetypeType : UML Standard Profile::UML2 Metamodel::EnumerationLiteral</w:t>
      </w:r>
    </w:p>
    <w:p w14:paraId="4B2A5BCA" w14:textId="77777777" w:rsidR="00B51031" w:rsidRDefault="0018237F">
      <w:proofErr w:type="gramStart"/>
      <w:r>
        <w:t>The implementation specific type or classification of the archetype.</w:t>
      </w:r>
      <w:proofErr w:type="gramEnd"/>
      <w:r>
        <w:t xml:space="preserve">  In the ADL context, this would </w:t>
      </w:r>
      <w:proofErr w:type="gramStart"/>
      <w:r>
        <w:t>include  archetype</w:t>
      </w:r>
      <w:proofErr w:type="gramEnd"/>
      <w:r>
        <w:t>, template_overlay, etc.</w:t>
      </w:r>
    </w:p>
    <w:p w14:paraId="33102FA6" w14:textId="77777777" w:rsidR="00DC3AE7" w:rsidRDefault="00DC3AE7" w:rsidP="00DC3AE7">
      <w:r w:rsidRPr="00DC3AE7">
        <w:t xml:space="preserve"> </w:t>
      </w:r>
    </w:p>
    <w:p w14:paraId="0F00AFED" w14:textId="77777777" w:rsidR="00B603FB" w:rsidRDefault="00B603FB" w:rsidP="008B78EB"/>
    <w:p w14:paraId="2869C88D"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rmPackagePath : UML Standard Profile::UML2 Metamodel::PrimitiveTypes::String</w:t>
      </w:r>
    </w:p>
    <w:p w14:paraId="7D3F9E90" w14:textId="77777777" w:rsidR="00B51031" w:rsidRDefault="0018237F">
      <w:r>
        <w:t>The qualifiedName of the package containing the root class constrained by this archetype.</w:t>
      </w:r>
    </w:p>
    <w:p w14:paraId="0CB2F63F" w14:textId="77777777" w:rsidR="00DC3AE7" w:rsidRDefault="00DC3AE7" w:rsidP="00DC3AE7">
      <w:r w:rsidRPr="00DC3AE7">
        <w:t xml:space="preserve"> </w:t>
      </w:r>
    </w:p>
    <w:p w14:paraId="489D9325" w14:textId="77777777" w:rsidR="00B603FB" w:rsidRDefault="00B603FB" w:rsidP="008B78EB"/>
    <w:p w14:paraId="6022DE7D"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rmClassName : UML Standard Profile::UML2 Metamodel::PrimitiveTypes::String</w:t>
      </w:r>
    </w:p>
    <w:p w14:paraId="34BE3867" w14:textId="77777777" w:rsidR="00B51031" w:rsidRDefault="0018237F">
      <w:r>
        <w:t>Name of the root Class constrained of this archetype.</w:t>
      </w:r>
    </w:p>
    <w:p w14:paraId="00869CD7" w14:textId="77777777" w:rsidR="0063570E" w:rsidRDefault="0063570E" w:rsidP="00383490"/>
    <w:p w14:paraId="473B9A47" w14:textId="77777777" w:rsidR="00A855E6" w:rsidRDefault="00383490" w:rsidP="00263593">
      <w:r w:rsidRPr="00875584">
        <w:rPr>
          <w:rFonts w:ascii="Arial" w:hAnsi="Arial"/>
          <w:b/>
          <w:sz w:val="24"/>
          <w:szCs w:val="24"/>
        </w:rPr>
        <w:t>Constraints</w:t>
      </w:r>
    </w:p>
    <w:p w14:paraId="549A7C25" w14:textId="77777777" w:rsidR="0087616E" w:rsidRPr="00BC6BEC" w:rsidRDefault="0087616E" w:rsidP="00263593">
      <w:pPr>
        <w:rPr>
          <w:rFonts w:ascii="Arial" w:hAnsi="Arial"/>
          <w:b/>
          <w:sz w:val="24"/>
          <w:szCs w:val="24"/>
        </w:rPr>
      </w:pPr>
    </w:p>
    <w:p w14:paraId="45998164"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mustBeOwned</w:t>
      </w:r>
      <w:proofErr w:type="gramEnd"/>
    </w:p>
    <w:p w14:paraId="2D05AD06" w14:textId="77777777" w:rsidR="00B51031" w:rsidRDefault="0018237F">
      <w:r>
        <w:t>The containing Package must be an &lt;&lt;ArchetypeLibrary&gt;&gt;.</w:t>
      </w:r>
    </w:p>
    <w:p w14:paraId="4DCB94E6" w14:textId="77777777" w:rsidR="00377E18" w:rsidRDefault="00CF06F6" w:rsidP="00377E18">
      <w:pPr>
        <w:ind w:left="3600" w:firstLine="720"/>
      </w:pPr>
      <w:r w:rsidRPr="00467F03">
        <w:t>[OCL]</w:t>
      </w:r>
    </w:p>
    <w:p w14:paraId="161C0D9B"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 xml:space="preserve">_Package.owningPackage.stereotypedBy('ArchetypeLibrary') </w:t>
      </w:r>
    </w:p>
    <w:p w14:paraId="4D42A2D0" w14:textId="77777777" w:rsidR="0087616E" w:rsidRPr="00BC6BEC" w:rsidRDefault="0087616E" w:rsidP="00263593">
      <w:pPr>
        <w:rPr>
          <w:rFonts w:ascii="Arial" w:hAnsi="Arial"/>
          <w:b/>
          <w:sz w:val="24"/>
          <w:szCs w:val="24"/>
        </w:rPr>
      </w:pPr>
    </w:p>
    <w:p w14:paraId="106CE58D"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ownsVersions</w:t>
      </w:r>
      <w:proofErr w:type="gramEnd"/>
    </w:p>
    <w:p w14:paraId="3CAEF97C" w14:textId="77777777" w:rsidR="00B51031" w:rsidRDefault="0018237F">
      <w:r>
        <w:t>All members of a package must be &lt;&lt;ArchetypeVersion&gt;&gt;.</w:t>
      </w:r>
    </w:p>
    <w:p w14:paraId="1FA5EAC8" w14:textId="77777777" w:rsidR="00377E18" w:rsidRDefault="00CF06F6" w:rsidP="00377E18">
      <w:pPr>
        <w:ind w:left="3600" w:firstLine="720"/>
      </w:pPr>
      <w:r w:rsidRPr="00467F03">
        <w:t>[OCL]</w:t>
      </w:r>
    </w:p>
    <w:p w14:paraId="3B2CC13D" w14:textId="77777777" w:rsidR="008B78EB" w:rsidRDefault="004B279F" w:rsidP="00ED4063">
      <w:proofErr w:type="gramStart"/>
      <w:r w:rsidRPr="0047488C">
        <w:rPr>
          <w:rFonts w:ascii="Courier" w:hAnsi="Courier"/>
        </w:rPr>
        <w:t>self.base</w:t>
      </w:r>
      <w:proofErr w:type="gramEnd"/>
      <w:r w:rsidRPr="0047488C">
        <w:rPr>
          <w:rFonts w:ascii="Courier" w:hAnsi="Courier"/>
        </w:rPr>
        <w:t>_Package.ownedMember-&gt;select(x|x.oclIsKindOf(Classifier) and not(x.oclIsKindOf(Association)))-&gt;forAll(x|x.stereotypedBy('ArchetypeVersion'))</w:t>
      </w:r>
    </w:p>
    <w:p w14:paraId="3EFE1F0C" w14:textId="77777777" w:rsidR="0087616E" w:rsidRPr="00BC6BEC" w:rsidRDefault="0087616E" w:rsidP="00263593">
      <w:pPr>
        <w:rPr>
          <w:rFonts w:ascii="Arial" w:hAnsi="Arial"/>
          <w:b/>
          <w:sz w:val="24"/>
          <w:szCs w:val="24"/>
        </w:rPr>
      </w:pPr>
    </w:p>
    <w:p w14:paraId="35F9D9B0"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originalLanguage</w:t>
      </w:r>
      <w:proofErr w:type="gramEnd"/>
    </w:p>
    <w:p w14:paraId="4D2115F8" w14:textId="77777777" w:rsidR="00B51031" w:rsidRDefault="0018237F">
      <w:proofErr w:type="gramStart"/>
      <w:r>
        <w:t>originalLanguage</w:t>
      </w:r>
      <w:proofErr w:type="gramEnd"/>
      <w:r>
        <w:t xml:space="preserve"> must be contained by a &lt;&lt;Language&gt;&gt; Enumeration.</w:t>
      </w:r>
    </w:p>
    <w:p w14:paraId="0954AD8E" w14:textId="77777777" w:rsidR="00377E18" w:rsidRDefault="00CF06F6" w:rsidP="00377E18">
      <w:pPr>
        <w:ind w:left="3600" w:firstLine="720"/>
      </w:pPr>
      <w:r w:rsidRPr="00467F03">
        <w:t>[OCL]</w:t>
      </w:r>
    </w:p>
    <w:p w14:paraId="1092C7A0" w14:textId="77777777" w:rsidR="008B78EB" w:rsidRDefault="004B279F" w:rsidP="00ED4063">
      <w:r w:rsidRPr="0047488C">
        <w:rPr>
          <w:rFonts w:ascii="Courier" w:hAnsi="Courier"/>
        </w:rPr>
        <w:t xml:space="preserve"> </w:t>
      </w:r>
      <w:proofErr w:type="gramStart"/>
      <w:r w:rsidRPr="0047488C">
        <w:rPr>
          <w:rFonts w:ascii="Courier" w:hAnsi="Courier"/>
        </w:rPr>
        <w:t>self.originalLanguage.enumeration.stereotypedBy</w:t>
      </w:r>
      <w:proofErr w:type="gramEnd"/>
      <w:r w:rsidRPr="0047488C">
        <w:rPr>
          <w:rFonts w:ascii="Courier" w:hAnsi="Courier"/>
        </w:rPr>
        <w:t>('Language')</w:t>
      </w:r>
    </w:p>
    <w:p w14:paraId="6A0110F3" w14:textId="77777777" w:rsidR="0087616E" w:rsidRPr="00BC6BEC" w:rsidRDefault="0087616E" w:rsidP="00263593">
      <w:pPr>
        <w:rPr>
          <w:rFonts w:ascii="Arial" w:hAnsi="Arial"/>
          <w:b/>
          <w:sz w:val="24"/>
          <w:szCs w:val="24"/>
        </w:rPr>
      </w:pPr>
    </w:p>
    <w:p w14:paraId="45F43396"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archetypeType</w:t>
      </w:r>
      <w:proofErr w:type="gramEnd"/>
    </w:p>
    <w:p w14:paraId="446BDE41" w14:textId="77777777" w:rsidR="00B51031" w:rsidRDefault="0018237F">
      <w:r>
        <w:t>Each archetypeType must be an &lt;&lt;ArchetypeType&gt;&gt;.</w:t>
      </w:r>
    </w:p>
    <w:p w14:paraId="793A3881" w14:textId="77777777" w:rsidR="00377E18" w:rsidRDefault="00CF06F6" w:rsidP="00377E18">
      <w:pPr>
        <w:ind w:left="3600" w:firstLine="720"/>
      </w:pPr>
      <w:r w:rsidRPr="00467F03">
        <w:t>[OCL]</w:t>
      </w:r>
    </w:p>
    <w:p w14:paraId="4996A559" w14:textId="77777777" w:rsidR="008B78EB" w:rsidRDefault="004B279F" w:rsidP="00ED4063">
      <w:r w:rsidRPr="0047488C">
        <w:rPr>
          <w:rFonts w:ascii="Courier" w:hAnsi="Courier"/>
        </w:rPr>
        <w:t xml:space="preserve"> </w:t>
      </w:r>
      <w:proofErr w:type="gramStart"/>
      <w:r w:rsidRPr="0047488C">
        <w:rPr>
          <w:rFonts w:ascii="Courier" w:hAnsi="Courier"/>
        </w:rPr>
        <w:t>self.archetypeType.enumeration</w:t>
      </w:r>
      <w:proofErr w:type="gramEnd"/>
      <w:r w:rsidRPr="0047488C">
        <w:rPr>
          <w:rFonts w:ascii="Courier" w:hAnsi="Courier"/>
        </w:rPr>
        <w:t>-&gt;forAll(x|x.stereotypedBy('ArchetypeType'))</w:t>
      </w:r>
    </w:p>
    <w:p w14:paraId="3352242B" w14:textId="77777777" w:rsidR="0087616E" w:rsidRPr="00BC6BEC" w:rsidRDefault="0087616E" w:rsidP="00263593">
      <w:pPr>
        <w:rPr>
          <w:rFonts w:ascii="Arial" w:hAnsi="Arial"/>
          <w:b/>
          <w:sz w:val="24"/>
          <w:szCs w:val="24"/>
        </w:rPr>
      </w:pPr>
    </w:p>
    <w:p w14:paraId="7142617B"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constrainsRMElement</w:t>
      </w:r>
      <w:proofErr w:type="gramEnd"/>
    </w:p>
    <w:p w14:paraId="1AA2A00D" w14:textId="77777777" w:rsidR="00B51031" w:rsidRDefault="0018237F">
      <w:r>
        <w:t>The Class or one of its generalization ancestors is a member of the ArchetypeLibrary Reference Model.</w:t>
      </w:r>
    </w:p>
    <w:p w14:paraId="6BE2C9A5" w14:textId="77777777" w:rsidR="00377E18" w:rsidRDefault="00CF06F6" w:rsidP="00377E18">
      <w:pPr>
        <w:ind w:left="3600" w:firstLine="720"/>
      </w:pPr>
      <w:r w:rsidRPr="00467F03">
        <w:t>[OCL]</w:t>
      </w:r>
    </w:p>
    <w:p w14:paraId="765E9E3F" w14:textId="77777777" w:rsidR="008B78EB" w:rsidRDefault="004B279F" w:rsidP="00ED4063">
      <w:proofErr w:type="gramStart"/>
      <w:r w:rsidRPr="0047488C">
        <w:rPr>
          <w:rFonts w:ascii="Courier" w:hAnsi="Courier"/>
        </w:rPr>
        <w:t>self.base</w:t>
      </w:r>
      <w:proofErr w:type="gramEnd"/>
      <w:r w:rsidRPr="0047488C">
        <w:rPr>
          <w:rFonts w:ascii="Courier" w:hAnsi="Courier"/>
        </w:rPr>
        <w:t xml:space="preserve">_Package.nestingPackage.packageImport.importedPackage.nestedPackage.packagedElement-&gt;select(x|x.oclIsKindOf(Classifier)).oclAsType(Classifier)     -&gt;exists(x|self.base_Package.packagedElement-&gt;select(p|p.stereotypedBy('ArchetypeVersion')).oclAsType(Classifier).general-&gt;includes(x))   </w:t>
      </w:r>
    </w:p>
    <w:p w14:paraId="26E9D8E4" w14:textId="77777777" w:rsidR="0087616E" w:rsidRPr="00BC6BEC" w:rsidRDefault="0087616E" w:rsidP="00263593">
      <w:pPr>
        <w:rPr>
          <w:rFonts w:ascii="Arial" w:hAnsi="Arial"/>
          <w:b/>
          <w:sz w:val="24"/>
          <w:szCs w:val="24"/>
        </w:rPr>
      </w:pPr>
    </w:p>
    <w:p w14:paraId="74325BFF"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currentVersion</w:t>
      </w:r>
      <w:proofErr w:type="gramEnd"/>
    </w:p>
    <w:p w14:paraId="4B00362E" w14:textId="77777777" w:rsidR="00B51031" w:rsidRDefault="0018237F">
      <w:r>
        <w:t>The package must contain one &lt;&lt;ArchetypeCurrentVersion&gt;&gt;.</w:t>
      </w:r>
    </w:p>
    <w:p w14:paraId="622B55F4" w14:textId="77777777" w:rsidR="00377E18" w:rsidRDefault="00CF06F6" w:rsidP="00377E18">
      <w:pPr>
        <w:ind w:left="3600" w:firstLine="720"/>
      </w:pPr>
      <w:r w:rsidRPr="00467F03">
        <w:t>[OCL]</w:t>
      </w:r>
    </w:p>
    <w:p w14:paraId="338D6A47" w14:textId="77777777" w:rsidR="008B78EB" w:rsidRDefault="004B279F" w:rsidP="00ED4063">
      <w:proofErr w:type="gramStart"/>
      <w:r w:rsidRPr="0047488C">
        <w:rPr>
          <w:rFonts w:ascii="Courier" w:hAnsi="Courier"/>
        </w:rPr>
        <w:t>self.base</w:t>
      </w:r>
      <w:proofErr w:type="gramEnd"/>
      <w:r w:rsidRPr="0047488C">
        <w:rPr>
          <w:rFonts w:ascii="Courier" w:hAnsi="Courier"/>
        </w:rPr>
        <w:t>_Package.packagedElement-&gt;select(x|x.stereotypedBy('ArchetypeCurrentVersion'))-&gt;size()=1</w:t>
      </w:r>
    </w:p>
    <w:p w14:paraId="5332EA34" w14:textId="77777777" w:rsidR="0087616E" w:rsidRPr="00BC6BEC" w:rsidRDefault="0087616E" w:rsidP="00263593">
      <w:pPr>
        <w:rPr>
          <w:rFonts w:ascii="Arial" w:hAnsi="Arial"/>
          <w:b/>
          <w:sz w:val="24"/>
          <w:szCs w:val="24"/>
        </w:rPr>
      </w:pPr>
    </w:p>
    <w:p w14:paraId="634FA082"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specializesArchetype</w:t>
      </w:r>
      <w:proofErr w:type="gramEnd"/>
    </w:p>
    <w:p w14:paraId="00CD9058" w14:textId="77777777" w:rsidR="00B51031" w:rsidRDefault="0018237F">
      <w:r>
        <w:t xml:space="preserve"> If an Archetype specializes another Archetype, they both constrain the same class.  </w:t>
      </w:r>
    </w:p>
    <w:p w14:paraId="69272FC5" w14:textId="77777777" w:rsidR="00377E18" w:rsidRDefault="00CF06F6" w:rsidP="00377E18">
      <w:pPr>
        <w:ind w:left="3600" w:firstLine="720"/>
      </w:pPr>
      <w:r w:rsidRPr="00467F03">
        <w:t>[OCL]</w:t>
      </w:r>
    </w:p>
    <w:p w14:paraId="1F60946D"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 xml:space="preserve">_Package.packageMerge.mergedPackage.ownedType-&gt;select(t|t.stereotypedBy('ArchetypeVersion')).oclAsType(Classifier).general  -&gt;forAll(x|self.base_Package.ownedType-&gt;select(t|t.stereotypedBy('ArchetypeVersion')).oclAsType(Classifier).general-&gt;includes(x))  </w:t>
      </w:r>
    </w:p>
    <w:p w14:paraId="572AE234" w14:textId="77777777" w:rsidR="0087616E" w:rsidRPr="00BC6BEC" w:rsidRDefault="0087616E" w:rsidP="00263593">
      <w:pPr>
        <w:rPr>
          <w:rFonts w:ascii="Arial" w:hAnsi="Arial"/>
          <w:b/>
          <w:sz w:val="24"/>
          <w:szCs w:val="24"/>
        </w:rPr>
      </w:pPr>
    </w:p>
    <w:p w14:paraId="2334BF1B"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archetypeIdType</w:t>
      </w:r>
      <w:proofErr w:type="gramEnd"/>
    </w:p>
    <w:p w14:paraId="39943CF6" w14:textId="77777777" w:rsidR="00B51031" w:rsidRDefault="0018237F">
      <w:proofErr w:type="gramStart"/>
      <w:r>
        <w:t>The Package must be stereotyped by ArchetypeId</w:t>
      </w:r>
      <w:proofErr w:type="gramEnd"/>
      <w:r>
        <w:t>.</w:t>
      </w:r>
    </w:p>
    <w:p w14:paraId="06F36E28" w14:textId="77777777" w:rsidR="00377E18" w:rsidRDefault="00CF06F6" w:rsidP="00377E18">
      <w:pPr>
        <w:ind w:left="3600" w:firstLine="720"/>
      </w:pPr>
      <w:r w:rsidRPr="00467F03">
        <w:t>[OCL]</w:t>
      </w:r>
    </w:p>
    <w:p w14:paraId="43D59E44" w14:textId="77777777" w:rsidR="008B78EB" w:rsidRDefault="004B279F" w:rsidP="00ED4063">
      <w:proofErr w:type="gramStart"/>
      <w:r w:rsidRPr="0047488C">
        <w:rPr>
          <w:rFonts w:ascii="Courier" w:hAnsi="Courier"/>
        </w:rPr>
        <w:t>self.base</w:t>
      </w:r>
      <w:proofErr w:type="gramEnd"/>
      <w:r w:rsidRPr="0047488C">
        <w:rPr>
          <w:rFonts w:ascii="Courier" w:hAnsi="Courier"/>
        </w:rPr>
        <w:t>_Package.stereotypedBy('ArchetypeId')</w:t>
      </w:r>
    </w:p>
    <w:p w14:paraId="75257735" w14:textId="77777777" w:rsidR="002C0F83" w:rsidRPr="005F31BE" w:rsidRDefault="00F851FF" w:rsidP="005F31BE">
      <w:pPr>
        <w:pStyle w:val="Heading4"/>
      </w:pPr>
      <w:bookmarkStart w:id="405" w:name="_0b9a31ba0d555948989d18ebe882ae92"/>
      <w:bookmarkStart w:id="406" w:name="_Toc285534778"/>
      <w:r w:rsidRPr="005F31BE">
        <w:t>&lt;Stereotype&gt; ArchetypeCurrentVersion</w:t>
      </w:r>
      <w:bookmarkEnd w:id="405"/>
      <w:bookmarkEnd w:id="406"/>
    </w:p>
    <w:p w14:paraId="395B2AA9" w14:textId="77777777" w:rsidR="0063570E" w:rsidRDefault="0063570E" w:rsidP="00383490"/>
    <w:p w14:paraId="7980595A" w14:textId="77777777" w:rsidR="00A855E6" w:rsidRDefault="00383490" w:rsidP="00263593">
      <w:r w:rsidRPr="00875584">
        <w:rPr>
          <w:rFonts w:ascii="Arial" w:hAnsi="Arial"/>
          <w:b/>
          <w:sz w:val="24"/>
          <w:szCs w:val="24"/>
        </w:rPr>
        <w:t>Description</w:t>
      </w:r>
    </w:p>
    <w:p w14:paraId="4BF0C83B" w14:textId="15FCB9E1" w:rsidR="00B51031" w:rsidRDefault="0018237F">
      <w:r>
        <w:t xml:space="preserve">The archetype version </w:t>
      </w:r>
      <w:del w:id="407" w:author="Alpha Omega" w:date="2015-02-14T13:44:00Z">
        <w:r w:rsidDel="00144591">
          <w:delText xml:space="preserve">that is </w:delText>
        </w:r>
      </w:del>
      <w:r>
        <w:t xml:space="preserve">considered </w:t>
      </w:r>
      <w:proofErr w:type="gramStart"/>
      <w:r>
        <w:t>to be</w:t>
      </w:r>
      <w:proofErr w:type="gramEnd"/>
      <w:r>
        <w:t xml:space="preserve"> the "latest" or "current" version.  The current version is the referent of specializations and archetype references that omit the complete version identifier.</w:t>
      </w:r>
    </w:p>
    <w:p w14:paraId="6F3E670F" w14:textId="77777777" w:rsidR="0063570E" w:rsidRDefault="0063570E" w:rsidP="00383490"/>
    <w:p w14:paraId="48048C4E" w14:textId="77777777" w:rsidR="00A855E6" w:rsidRDefault="00383490" w:rsidP="00263593">
      <w:r w:rsidRPr="00875584">
        <w:rPr>
          <w:rFonts w:ascii="Arial" w:hAnsi="Arial"/>
          <w:b/>
          <w:sz w:val="24"/>
          <w:szCs w:val="24"/>
        </w:rPr>
        <w:t>Diagrams</w:t>
      </w:r>
    </w:p>
    <w:p w14:paraId="71876EDD" w14:textId="77777777" w:rsidR="00A93FDC" w:rsidRDefault="008917FF" w:rsidP="00CB0928">
      <w:pPr>
        <w:ind w:left="720"/>
      </w:pPr>
      <w:hyperlink w:anchor="_1c8c4aa3906888e5c2c8895f5ed19903" w:history="1">
        <w:r w:rsidR="003E7695">
          <w:rPr>
            <w:rStyle w:val="Hyperlink"/>
          </w:rPr>
          <w:t xml:space="preserve">Archetypes </w:t>
        </w:r>
      </w:hyperlink>
      <w:r w:rsidR="00324424">
        <w:t xml:space="preserve">, </w:t>
      </w:r>
    </w:p>
    <w:p w14:paraId="73B50F04" w14:textId="77777777" w:rsidR="0063570E" w:rsidRDefault="0063570E" w:rsidP="00383490"/>
    <w:p w14:paraId="040DFAAD" w14:textId="77777777" w:rsidR="00A855E6" w:rsidRDefault="00383490" w:rsidP="00263593">
      <w:r w:rsidRPr="00875584">
        <w:rPr>
          <w:rFonts w:ascii="Arial" w:hAnsi="Arial"/>
          <w:b/>
          <w:sz w:val="24"/>
          <w:szCs w:val="24"/>
        </w:rPr>
        <w:t>Constraints</w:t>
      </w:r>
    </w:p>
    <w:p w14:paraId="275679D1" w14:textId="77777777" w:rsidR="0087616E" w:rsidRPr="00BC6BEC" w:rsidRDefault="0087616E" w:rsidP="00263593">
      <w:pPr>
        <w:rPr>
          <w:rFonts w:ascii="Arial" w:hAnsi="Arial"/>
          <w:b/>
          <w:sz w:val="24"/>
          <w:szCs w:val="24"/>
        </w:rPr>
      </w:pPr>
    </w:p>
    <w:p w14:paraId="3B8C1EE4"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isArchetypeVersion</w:t>
      </w:r>
      <w:proofErr w:type="gramEnd"/>
    </w:p>
    <w:p w14:paraId="0989F41D" w14:textId="77777777" w:rsidR="00B51031" w:rsidRDefault="0018237F">
      <w:proofErr w:type="gramStart"/>
      <w:r>
        <w:t>The Class must be stereotyped by ArchetypeVersion</w:t>
      </w:r>
      <w:proofErr w:type="gramEnd"/>
      <w:r>
        <w:t>.</w:t>
      </w:r>
    </w:p>
    <w:p w14:paraId="0C66A380" w14:textId="77777777" w:rsidR="00377E18" w:rsidRDefault="00CF06F6" w:rsidP="00377E18">
      <w:pPr>
        <w:ind w:left="3600" w:firstLine="720"/>
      </w:pPr>
      <w:r w:rsidRPr="00467F03">
        <w:t>[OCL]</w:t>
      </w:r>
    </w:p>
    <w:p w14:paraId="589B2A5C" w14:textId="77777777" w:rsidR="008B78EB" w:rsidRDefault="004B279F" w:rsidP="00ED4063">
      <w:proofErr w:type="gramStart"/>
      <w:r w:rsidRPr="0047488C">
        <w:rPr>
          <w:rFonts w:ascii="Courier" w:hAnsi="Courier"/>
        </w:rPr>
        <w:t>self.base</w:t>
      </w:r>
      <w:proofErr w:type="gramEnd"/>
      <w:r w:rsidRPr="0047488C">
        <w:rPr>
          <w:rFonts w:ascii="Courier" w:hAnsi="Courier"/>
        </w:rPr>
        <w:t>_Class.stereotypedBy('ArchetypeVersion')</w:t>
      </w:r>
    </w:p>
    <w:p w14:paraId="53B4E27D" w14:textId="77777777" w:rsidR="002C0F83" w:rsidRPr="005F31BE" w:rsidRDefault="00F851FF" w:rsidP="005F31BE">
      <w:pPr>
        <w:pStyle w:val="Heading4"/>
      </w:pPr>
      <w:bookmarkStart w:id="408" w:name="_839655ee868d32a13ebf365a1d258389"/>
      <w:bookmarkStart w:id="409" w:name="_Toc285534779"/>
      <w:r w:rsidRPr="005F31BE">
        <w:t>&lt;Stereotype&gt; ArchetypeId</w:t>
      </w:r>
      <w:bookmarkEnd w:id="408"/>
      <w:bookmarkEnd w:id="409"/>
    </w:p>
    <w:p w14:paraId="5D61B1CC" w14:textId="77777777" w:rsidR="0063570E" w:rsidRDefault="0063570E" w:rsidP="00383490"/>
    <w:p w14:paraId="07EEB787" w14:textId="77777777" w:rsidR="00A855E6" w:rsidRDefault="00383490" w:rsidP="00263593">
      <w:r w:rsidRPr="00875584">
        <w:rPr>
          <w:rFonts w:ascii="Arial" w:hAnsi="Arial"/>
          <w:b/>
          <w:sz w:val="24"/>
          <w:szCs w:val="24"/>
        </w:rPr>
        <w:t>Description</w:t>
      </w:r>
    </w:p>
    <w:p w14:paraId="6C037667" w14:textId="77777777" w:rsidR="00B51031" w:rsidRDefault="0018237F">
      <w:proofErr w:type="gramStart"/>
      <w:r>
        <w:t xml:space="preserve">An artifact uniquely identifying an </w:t>
      </w:r>
      <w:r>
        <w:rPr>
          <w:b/>
          <w:bCs/>
        </w:rPr>
        <w:t>Archetype</w:t>
      </w:r>
      <w:r>
        <w:t xml:space="preserve"> within a given community of use.</w:t>
      </w:r>
      <w:proofErr w:type="gramEnd"/>
      <w:r>
        <w:t xml:space="preserve"> </w:t>
      </w:r>
      <w:proofErr w:type="gramStart"/>
      <w:r>
        <w:t xml:space="preserve">The actual syntax and structure of the </w:t>
      </w:r>
      <w:r>
        <w:rPr>
          <w:b/>
          <w:bCs/>
        </w:rPr>
        <w:t>ArchetypId</w:t>
      </w:r>
      <w:r>
        <w:t xml:space="preserve"> type should be established by a community of use</w:t>
      </w:r>
      <w:proofErr w:type="gramEnd"/>
      <w:r>
        <w:t xml:space="preserve">, but all </w:t>
      </w:r>
      <w:r>
        <w:rPr>
          <w:b/>
          <w:bCs/>
        </w:rPr>
        <w:t>ArchetypeId</w:t>
      </w:r>
      <w:r>
        <w:t xml:space="preserve"> implementations must support a String representation.</w:t>
      </w:r>
    </w:p>
    <w:p w14:paraId="5BE24EBE" w14:textId="77777777" w:rsidR="00377E18" w:rsidRDefault="00C51B43" w:rsidP="00377E18">
      <w:pPr>
        <w:ind w:left="720" w:firstLine="720"/>
      </w:pPr>
      <w:r>
        <w:t xml:space="preserve"> </w:t>
      </w:r>
    </w:p>
    <w:p w14:paraId="13F3BCA6" w14:textId="77777777" w:rsidR="0063570E" w:rsidRDefault="0063570E" w:rsidP="00383490"/>
    <w:p w14:paraId="0898D5D2" w14:textId="77777777" w:rsidR="00A855E6" w:rsidRDefault="00383490" w:rsidP="00263593">
      <w:r w:rsidRPr="00875584">
        <w:rPr>
          <w:rFonts w:ascii="Arial" w:hAnsi="Arial"/>
          <w:b/>
          <w:sz w:val="24"/>
          <w:szCs w:val="24"/>
        </w:rPr>
        <w:t>Diagrams</w:t>
      </w:r>
    </w:p>
    <w:p w14:paraId="6A4F7E87" w14:textId="77777777" w:rsidR="00A93FDC" w:rsidRDefault="008917FF" w:rsidP="00CB0928">
      <w:pPr>
        <w:ind w:left="720"/>
      </w:pPr>
      <w:hyperlink w:anchor="_c8719d73828cfab6778459fc65cfee21" w:history="1">
        <w:r w:rsidR="003E7695">
          <w:rPr>
            <w:rStyle w:val="Hyperlink"/>
          </w:rPr>
          <w:t>Archetype Metadata</w:t>
        </w:r>
      </w:hyperlink>
    </w:p>
    <w:p w14:paraId="06B5E573" w14:textId="77777777" w:rsidR="0063570E" w:rsidRDefault="0063570E" w:rsidP="00383490"/>
    <w:p w14:paraId="0B302F8B" w14:textId="77777777" w:rsidR="00A855E6" w:rsidRDefault="00383490" w:rsidP="00263593">
      <w:r w:rsidRPr="00875584">
        <w:rPr>
          <w:rFonts w:ascii="Arial" w:hAnsi="Arial"/>
          <w:b/>
          <w:sz w:val="24"/>
          <w:szCs w:val="24"/>
        </w:rPr>
        <w:t>Attributes</w:t>
      </w:r>
    </w:p>
    <w:p w14:paraId="529C94E7" w14:textId="77777777" w:rsidR="00DC3AE7" w:rsidRDefault="00DC3AE7" w:rsidP="00DC3AE7">
      <w:r w:rsidRPr="00DC3AE7">
        <w:t xml:space="preserve"> </w:t>
      </w:r>
    </w:p>
    <w:p w14:paraId="5C093E9A" w14:textId="77777777" w:rsidR="00B603FB" w:rsidRDefault="00B603FB" w:rsidP="008B78EB"/>
    <w:p w14:paraId="69B38E3B"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id : UML Standard Profile::UML2 Metamodel::PrimitiveTypes::String</w:t>
      </w:r>
    </w:p>
    <w:p w14:paraId="28646A0B" w14:textId="77777777" w:rsidR="00B51031" w:rsidRDefault="0018237F">
      <w:r>
        <w:t>ID for the Archetype</w:t>
      </w:r>
    </w:p>
    <w:p w14:paraId="2F44DE18" w14:textId="77777777" w:rsidR="002C0F83" w:rsidRPr="005F31BE" w:rsidRDefault="00F851FF" w:rsidP="005F31BE">
      <w:pPr>
        <w:pStyle w:val="Heading4"/>
      </w:pPr>
      <w:bookmarkStart w:id="410" w:name="_0f9d83c23878de534b0e06d78416cb03"/>
      <w:bookmarkStart w:id="411" w:name="_Toc285534780"/>
      <w:r w:rsidRPr="005F31BE">
        <w:t>&lt;Stereotype&gt; ArchetypeLibrary</w:t>
      </w:r>
      <w:bookmarkEnd w:id="410"/>
      <w:bookmarkEnd w:id="411"/>
    </w:p>
    <w:p w14:paraId="00091E1B" w14:textId="77777777" w:rsidR="0063570E" w:rsidRDefault="0063570E" w:rsidP="00383490"/>
    <w:p w14:paraId="78D4AE0C" w14:textId="77777777" w:rsidR="00A855E6" w:rsidRDefault="00383490" w:rsidP="00263593">
      <w:r w:rsidRPr="00875584">
        <w:rPr>
          <w:rFonts w:ascii="Arial" w:hAnsi="Arial"/>
          <w:b/>
          <w:sz w:val="24"/>
          <w:szCs w:val="24"/>
        </w:rPr>
        <w:t>Description</w:t>
      </w:r>
    </w:p>
    <w:p w14:paraId="12260411" w14:textId="77777777" w:rsidR="00B51031" w:rsidRDefault="0018237F">
      <w:r>
        <w:t xml:space="preserve">An </w:t>
      </w:r>
      <w:r>
        <w:rPr>
          <w:b/>
          <w:bCs/>
        </w:rPr>
        <w:t>ArchetypeLibrary</w:t>
      </w:r>
      <w:r>
        <w:t xml:space="preserve"> is a </w:t>
      </w:r>
      <w:r>
        <w:rPr>
          <w:b/>
          <w:bCs/>
        </w:rPr>
        <w:t>Package</w:t>
      </w:r>
      <w:r>
        <w:t xml:space="preserve"> that contains a collection of archetypes that constrain classes within the imported </w:t>
      </w:r>
      <w:r>
        <w:rPr>
          <w:b/>
          <w:bCs/>
        </w:rPr>
        <w:t>ReferenceModel</w:t>
      </w:r>
      <w:r>
        <w:t xml:space="preserve">.  An </w:t>
      </w:r>
      <w:r>
        <w:rPr>
          <w:b/>
          <w:bCs/>
        </w:rPr>
        <w:t>ArchetypeLibrary</w:t>
      </w:r>
      <w:r>
        <w:t xml:space="preserve"> must import exactly one </w:t>
      </w:r>
      <w:r>
        <w:rPr>
          <w:b/>
          <w:bCs/>
        </w:rPr>
        <w:t>Package</w:t>
      </w:r>
      <w:r>
        <w:t xml:space="preserve"> that is stereotyped as a </w:t>
      </w:r>
      <w:r>
        <w:rPr>
          <w:b/>
          <w:bCs/>
        </w:rPr>
        <w:t>ReferenceModel</w:t>
      </w:r>
      <w:r>
        <w:t>.</w:t>
      </w:r>
    </w:p>
    <w:p w14:paraId="5776AB1C" w14:textId="77777777" w:rsidR="00377E18" w:rsidRDefault="00C51B43" w:rsidP="00377E18">
      <w:pPr>
        <w:ind w:left="720" w:firstLine="720"/>
      </w:pPr>
      <w:r>
        <w:t xml:space="preserve"> </w:t>
      </w:r>
    </w:p>
    <w:p w14:paraId="7E8F2E14" w14:textId="77777777" w:rsidR="0063570E" w:rsidRDefault="0063570E" w:rsidP="00383490"/>
    <w:p w14:paraId="55E7BE75" w14:textId="77777777" w:rsidR="00A855E6" w:rsidRDefault="00383490" w:rsidP="00263593">
      <w:r w:rsidRPr="00875584">
        <w:rPr>
          <w:rFonts w:ascii="Arial" w:hAnsi="Arial"/>
          <w:b/>
          <w:sz w:val="24"/>
          <w:szCs w:val="24"/>
        </w:rPr>
        <w:t>Diagrams</w:t>
      </w:r>
    </w:p>
    <w:p w14:paraId="36827ED3" w14:textId="77777777" w:rsidR="00A93FDC" w:rsidRDefault="008917FF" w:rsidP="00CB0928">
      <w:pPr>
        <w:ind w:left="720"/>
      </w:pPr>
      <w:hyperlink w:anchor="_1c8c4aa3906888e5c2c8895f5ed19903" w:history="1">
        <w:r w:rsidR="003E7695">
          <w:rPr>
            <w:rStyle w:val="Hyperlink"/>
          </w:rPr>
          <w:t xml:space="preserve">Archetypes </w:t>
        </w:r>
      </w:hyperlink>
    </w:p>
    <w:p w14:paraId="474822D8" w14:textId="77777777" w:rsidR="0063570E" w:rsidRDefault="0063570E" w:rsidP="00383490"/>
    <w:p w14:paraId="356D892B" w14:textId="77777777" w:rsidR="00A855E6" w:rsidRDefault="00383490" w:rsidP="00263593">
      <w:r w:rsidRPr="00875584">
        <w:rPr>
          <w:rFonts w:ascii="Arial" w:hAnsi="Arial"/>
          <w:b/>
          <w:sz w:val="24"/>
          <w:szCs w:val="24"/>
        </w:rPr>
        <w:t>Constraints</w:t>
      </w:r>
    </w:p>
    <w:p w14:paraId="46340226" w14:textId="77777777" w:rsidR="0087616E" w:rsidRPr="00BC6BEC" w:rsidRDefault="0087616E" w:rsidP="00263593">
      <w:pPr>
        <w:rPr>
          <w:rFonts w:ascii="Arial" w:hAnsi="Arial"/>
          <w:b/>
          <w:sz w:val="24"/>
          <w:szCs w:val="24"/>
        </w:rPr>
      </w:pPr>
    </w:p>
    <w:p w14:paraId="5443493D"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oneReferenceModel</w:t>
      </w:r>
      <w:proofErr w:type="gramEnd"/>
    </w:p>
    <w:p w14:paraId="345D9668" w14:textId="77777777" w:rsidR="00B51031" w:rsidRDefault="0018237F">
      <w:r>
        <w:t>The must be one &lt;&lt;ReferenceModelImport&gt;&gt; PackageImport.</w:t>
      </w:r>
    </w:p>
    <w:p w14:paraId="055FE72E" w14:textId="77777777" w:rsidR="00377E18" w:rsidRDefault="00CF06F6" w:rsidP="00377E18">
      <w:pPr>
        <w:ind w:left="3600" w:firstLine="720"/>
      </w:pPr>
      <w:r w:rsidRPr="00467F03">
        <w:t>[OCL]</w:t>
      </w:r>
    </w:p>
    <w:p w14:paraId="4B34898E"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_Package.packageImport-&gt;select(stereotypedBy('ReferenceModelImport'))-&gt;size() = 1</w:t>
      </w:r>
    </w:p>
    <w:p w14:paraId="398DEF1E" w14:textId="77777777" w:rsidR="0087616E" w:rsidRPr="00BC6BEC" w:rsidRDefault="0087616E" w:rsidP="00263593">
      <w:pPr>
        <w:rPr>
          <w:rFonts w:ascii="Arial" w:hAnsi="Arial"/>
          <w:b/>
          <w:sz w:val="24"/>
          <w:szCs w:val="24"/>
        </w:rPr>
      </w:pPr>
    </w:p>
    <w:p w14:paraId="151B2645"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onlyArchetypes</w:t>
      </w:r>
      <w:proofErr w:type="gramEnd"/>
    </w:p>
    <w:p w14:paraId="4D97ECC6" w14:textId="77777777" w:rsidR="00B51031" w:rsidRDefault="0018237F">
      <w:r>
        <w:t>All packaged elements must be &lt;&lt;Archetype&gt;&gt;.</w:t>
      </w:r>
    </w:p>
    <w:p w14:paraId="58633B40" w14:textId="77777777" w:rsidR="00377E18" w:rsidRDefault="00CF06F6" w:rsidP="00377E18">
      <w:pPr>
        <w:ind w:left="3600" w:firstLine="720"/>
      </w:pPr>
      <w:r w:rsidRPr="00467F03">
        <w:t>[OCL]</w:t>
      </w:r>
    </w:p>
    <w:p w14:paraId="71E4DF7D" w14:textId="77777777" w:rsidR="008B78EB" w:rsidRDefault="004B279F" w:rsidP="00ED4063">
      <w:proofErr w:type="gramStart"/>
      <w:r w:rsidRPr="0047488C">
        <w:rPr>
          <w:rFonts w:ascii="Courier" w:hAnsi="Courier"/>
        </w:rPr>
        <w:t>self.base</w:t>
      </w:r>
      <w:proofErr w:type="gramEnd"/>
      <w:r w:rsidRPr="0047488C">
        <w:rPr>
          <w:rFonts w:ascii="Courier" w:hAnsi="Courier"/>
        </w:rPr>
        <w:t>_Package.packagedElement-&gt;forAll(p|p.stereotypedBy('Archetype'))</w:t>
      </w:r>
    </w:p>
    <w:p w14:paraId="745EA50F" w14:textId="77777777" w:rsidR="002C0F83" w:rsidRPr="005F31BE" w:rsidRDefault="00F851FF" w:rsidP="005F31BE">
      <w:pPr>
        <w:pStyle w:val="Heading4"/>
      </w:pPr>
      <w:bookmarkStart w:id="412" w:name="_6eafe370f24f01390e7ab79d6568ea94"/>
      <w:bookmarkStart w:id="413" w:name="_Toc285534781"/>
      <w:r w:rsidRPr="005F31BE">
        <w:t>&lt;Stereotype&gt; ArchetypeRootConstraint</w:t>
      </w:r>
      <w:bookmarkEnd w:id="412"/>
      <w:bookmarkEnd w:id="413"/>
    </w:p>
    <w:p w14:paraId="6DEF2AF4" w14:textId="77777777" w:rsidR="0063570E" w:rsidRDefault="0063570E" w:rsidP="00383490"/>
    <w:p w14:paraId="0B4FD23F" w14:textId="77777777" w:rsidR="00A855E6" w:rsidRDefault="00383490" w:rsidP="00263593">
      <w:r w:rsidRPr="00875584">
        <w:rPr>
          <w:rFonts w:ascii="Arial" w:hAnsi="Arial"/>
          <w:b/>
          <w:sz w:val="24"/>
          <w:szCs w:val="24"/>
        </w:rPr>
        <w:t>Description</w:t>
      </w:r>
    </w:p>
    <w:p w14:paraId="10417B41" w14:textId="77777777" w:rsidR="00B51031" w:rsidRDefault="0018237F">
      <w:r>
        <w:t>Connects an &lt;&lt;ArchetypeVersion&gt;&gt; to an &lt;&lt;ArchetypeRootProxy&gt;&gt; to be constrained.</w:t>
      </w:r>
    </w:p>
    <w:p w14:paraId="3B222137" w14:textId="77777777" w:rsidR="00377E18" w:rsidRDefault="00C51B43" w:rsidP="00377E18">
      <w:pPr>
        <w:ind w:left="720" w:firstLine="720"/>
      </w:pPr>
      <w:r>
        <w:t xml:space="preserve"> </w:t>
      </w:r>
    </w:p>
    <w:p w14:paraId="27610217" w14:textId="77777777" w:rsidR="0063570E" w:rsidRDefault="0063570E" w:rsidP="00383490"/>
    <w:p w14:paraId="4F99EE4B" w14:textId="77777777" w:rsidR="00A855E6" w:rsidRDefault="00383490" w:rsidP="00263593">
      <w:r w:rsidRPr="00875584">
        <w:rPr>
          <w:rFonts w:ascii="Arial" w:hAnsi="Arial"/>
          <w:b/>
          <w:sz w:val="24"/>
          <w:szCs w:val="24"/>
        </w:rPr>
        <w:t>Diagrams</w:t>
      </w:r>
    </w:p>
    <w:p w14:paraId="5F578717" w14:textId="77777777" w:rsidR="00A93FDC" w:rsidRDefault="008917FF" w:rsidP="00CB0928">
      <w:pPr>
        <w:ind w:left="720"/>
      </w:pPr>
      <w:hyperlink w:anchor="_17547bff44c4353bd3a454a0c3c7e577" w:history="1">
        <w:r w:rsidR="003E7695">
          <w:rPr>
            <w:rStyle w:val="Hyperlink"/>
          </w:rPr>
          <w:t>Constraint Proxies</w:t>
        </w:r>
      </w:hyperlink>
    </w:p>
    <w:p w14:paraId="3BE66103" w14:textId="77777777" w:rsidR="0063570E" w:rsidRDefault="0063570E" w:rsidP="00383490"/>
    <w:p w14:paraId="102479E6" w14:textId="77777777" w:rsidR="00A855E6" w:rsidRDefault="00383490" w:rsidP="00263593">
      <w:r w:rsidRPr="00875584">
        <w:rPr>
          <w:rFonts w:ascii="Arial" w:hAnsi="Arial"/>
          <w:b/>
          <w:sz w:val="24"/>
          <w:szCs w:val="24"/>
        </w:rPr>
        <w:t>Direct Superclasses (Generalization)</w:t>
      </w:r>
    </w:p>
    <w:p w14:paraId="62651CCF" w14:textId="77777777" w:rsidR="00377E18" w:rsidRDefault="008917FF" w:rsidP="00B51B66">
      <w:pPr>
        <w:ind w:firstLine="720"/>
      </w:pPr>
      <w:hyperlink w:anchor="_6de94cd3c6736f017766fe61020a5a13" w:history="1">
        <w:r w:rsidR="006977BE">
          <w:rPr>
            <w:rStyle w:val="Hyperlink"/>
          </w:rPr>
          <w:t>TargetConstraint</w:t>
        </w:r>
      </w:hyperlink>
    </w:p>
    <w:p w14:paraId="5C0F0A23" w14:textId="77777777" w:rsidR="0063570E" w:rsidRDefault="0063570E" w:rsidP="00383490"/>
    <w:p w14:paraId="4804D1DB" w14:textId="77777777" w:rsidR="00A855E6" w:rsidRDefault="00383490" w:rsidP="00263593">
      <w:r w:rsidRPr="00875584">
        <w:rPr>
          <w:rFonts w:ascii="Arial" w:hAnsi="Arial"/>
          <w:b/>
          <w:sz w:val="24"/>
          <w:szCs w:val="24"/>
        </w:rPr>
        <w:t>Constraints</w:t>
      </w:r>
    </w:p>
    <w:p w14:paraId="7BF3A309" w14:textId="77777777" w:rsidR="0087616E" w:rsidRPr="00BC6BEC" w:rsidRDefault="0087616E" w:rsidP="00263593">
      <w:pPr>
        <w:rPr>
          <w:rFonts w:ascii="Arial" w:hAnsi="Arial"/>
          <w:b/>
          <w:sz w:val="24"/>
          <w:szCs w:val="24"/>
        </w:rPr>
      </w:pPr>
    </w:p>
    <w:p w14:paraId="4CC2805D"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specificIsRootProxy</w:t>
      </w:r>
      <w:proofErr w:type="gramEnd"/>
    </w:p>
    <w:p w14:paraId="5CC33F6F" w14:textId="77777777" w:rsidR="00B51031" w:rsidRDefault="0018237F">
      <w:r>
        <w:t>Specific must be an &lt;&lt;ArchetypeRootProxy&gt;&gt;</w:t>
      </w:r>
    </w:p>
    <w:p w14:paraId="49656263" w14:textId="77777777" w:rsidR="00377E18" w:rsidRDefault="00CF06F6" w:rsidP="00377E18">
      <w:pPr>
        <w:ind w:left="3600" w:firstLine="720"/>
      </w:pPr>
      <w:r w:rsidRPr="00467F03">
        <w:t>[OCL]</w:t>
      </w:r>
    </w:p>
    <w:p w14:paraId="517C3A5E" w14:textId="77777777" w:rsidR="008B78EB" w:rsidRDefault="004B279F" w:rsidP="00ED4063">
      <w:proofErr w:type="gramStart"/>
      <w:r w:rsidRPr="0047488C">
        <w:rPr>
          <w:rFonts w:ascii="Courier" w:hAnsi="Courier"/>
        </w:rPr>
        <w:t>self.base</w:t>
      </w:r>
      <w:proofErr w:type="gramEnd"/>
      <w:r w:rsidRPr="0047488C">
        <w:rPr>
          <w:rFonts w:ascii="Courier" w:hAnsi="Courier"/>
        </w:rPr>
        <w:t>_Generalization.specific.stereotypedBy('ArchetypeRootProxy')</w:t>
      </w:r>
    </w:p>
    <w:p w14:paraId="25D81027" w14:textId="77777777" w:rsidR="0087616E" w:rsidRPr="00BC6BEC" w:rsidRDefault="0087616E" w:rsidP="00263593">
      <w:pPr>
        <w:rPr>
          <w:rFonts w:ascii="Arial" w:hAnsi="Arial"/>
          <w:b/>
          <w:sz w:val="24"/>
          <w:szCs w:val="24"/>
        </w:rPr>
      </w:pPr>
    </w:p>
    <w:p w14:paraId="6CF06023"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generalIsArchetypeVersion</w:t>
      </w:r>
      <w:proofErr w:type="gramEnd"/>
    </w:p>
    <w:p w14:paraId="5CA512DA" w14:textId="77777777" w:rsidR="00B51031" w:rsidRDefault="0018237F">
      <w:r>
        <w:t>The general must be an &lt;&lt;ArchetypeVersion&gt;&gt;</w:t>
      </w:r>
    </w:p>
    <w:p w14:paraId="43D12404" w14:textId="77777777" w:rsidR="00377E18" w:rsidRDefault="00CF06F6" w:rsidP="00377E18">
      <w:pPr>
        <w:ind w:left="3600" w:firstLine="720"/>
      </w:pPr>
      <w:r w:rsidRPr="00467F03">
        <w:t>[OCL]</w:t>
      </w:r>
    </w:p>
    <w:p w14:paraId="495F79BB"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_Generalization.general.stereotypedBy('ArchetypeVersion')</w:t>
      </w:r>
    </w:p>
    <w:p w14:paraId="6ECDD153" w14:textId="77777777" w:rsidR="002C0F83" w:rsidRPr="005F31BE" w:rsidRDefault="00F851FF" w:rsidP="005F31BE">
      <w:pPr>
        <w:pStyle w:val="Heading4"/>
      </w:pPr>
      <w:bookmarkStart w:id="414" w:name="_f5f73ce565f73d8b4808997e54e8e698"/>
      <w:bookmarkStart w:id="415" w:name="_Toc285534782"/>
      <w:r w:rsidRPr="005F31BE">
        <w:t>&lt;Stereotype&gt; ArchetypeRootProxy</w:t>
      </w:r>
      <w:bookmarkEnd w:id="414"/>
      <w:bookmarkEnd w:id="415"/>
    </w:p>
    <w:p w14:paraId="68E4478C" w14:textId="77777777" w:rsidR="0063570E" w:rsidRDefault="0063570E" w:rsidP="00383490"/>
    <w:p w14:paraId="1899C35E" w14:textId="77777777" w:rsidR="00A855E6" w:rsidRDefault="00383490" w:rsidP="00263593">
      <w:r w:rsidRPr="00875584">
        <w:rPr>
          <w:rFonts w:ascii="Arial" w:hAnsi="Arial"/>
          <w:b/>
          <w:sz w:val="24"/>
          <w:szCs w:val="24"/>
        </w:rPr>
        <w:t>Description</w:t>
      </w:r>
    </w:p>
    <w:p w14:paraId="5DE8AA23" w14:textId="77777777" w:rsidR="00B51031" w:rsidRDefault="0018237F">
      <w:r>
        <w:t xml:space="preserve">A reference to a target Archetype that constrains the same subclass or descendant thereof as that referenced by </w:t>
      </w:r>
      <w:proofErr w:type="gramStart"/>
      <w:r>
        <w:t>the constrains</w:t>
      </w:r>
      <w:proofErr w:type="gramEnd"/>
      <w:r>
        <w:t xml:space="preserve"> attribute of the NamedObjectConstraint itself.</w:t>
      </w:r>
    </w:p>
    <w:p w14:paraId="41D3FB5F" w14:textId="77777777" w:rsidR="00B51031" w:rsidRDefault="0018237F">
      <w:r>
        <w:t xml:space="preserve"> </w:t>
      </w:r>
    </w:p>
    <w:p w14:paraId="7C5F529C" w14:textId="77777777" w:rsidR="00B51031" w:rsidRDefault="0018237F">
      <w:r>
        <w:rPr>
          <w:b/>
          <w:bCs/>
        </w:rPr>
        <w:t>ArchetypeRootProxy</w:t>
      </w:r>
      <w:r>
        <w:t xml:space="preserve"> implements the use_archetype construct in ADL.  Note that an ArchetypeRootProxy may or may not reference a specific version of the target Archetype.  If the targetVersion attribute is absent, the ArchetypeRootProxy is understood to reference the ArchetypeVersion that is considered to be "current" at whatever time that the proxy is referenced.</w:t>
      </w:r>
    </w:p>
    <w:p w14:paraId="6FF12879" w14:textId="77777777" w:rsidR="00377E18" w:rsidRDefault="00C51B43" w:rsidP="00377E18">
      <w:pPr>
        <w:ind w:left="720" w:firstLine="720"/>
      </w:pPr>
      <w:r>
        <w:t xml:space="preserve"> </w:t>
      </w:r>
    </w:p>
    <w:p w14:paraId="11AAA943" w14:textId="77777777" w:rsidR="00377E18" w:rsidRDefault="00C51B43" w:rsidP="00377E18">
      <w:pPr>
        <w:ind w:left="720" w:firstLine="720"/>
      </w:pPr>
      <w:r>
        <w:t xml:space="preserve"> </w:t>
      </w:r>
    </w:p>
    <w:p w14:paraId="5B2C3A31" w14:textId="77777777" w:rsidR="0063570E" w:rsidRDefault="0063570E" w:rsidP="00383490"/>
    <w:p w14:paraId="4AC1553F" w14:textId="77777777" w:rsidR="00A855E6" w:rsidRDefault="00383490" w:rsidP="00263593">
      <w:r w:rsidRPr="00875584">
        <w:rPr>
          <w:rFonts w:ascii="Arial" w:hAnsi="Arial"/>
          <w:b/>
          <w:sz w:val="24"/>
          <w:szCs w:val="24"/>
        </w:rPr>
        <w:t>Diagrams</w:t>
      </w:r>
    </w:p>
    <w:p w14:paraId="75F03DDB" w14:textId="77777777" w:rsidR="00A93FDC" w:rsidRDefault="008917FF" w:rsidP="00CB0928">
      <w:pPr>
        <w:ind w:left="720"/>
      </w:pPr>
      <w:hyperlink w:anchor="_f139650e10793c0005c93b604992495c" w:history="1">
        <w:r w:rsidR="003E7695">
          <w:rPr>
            <w:rStyle w:val="Hyperlink"/>
          </w:rPr>
          <w:t>Object Constraints</w:t>
        </w:r>
      </w:hyperlink>
      <w:r w:rsidR="00324424">
        <w:t xml:space="preserve">, </w:t>
      </w:r>
    </w:p>
    <w:p w14:paraId="1C81F0F3" w14:textId="77777777" w:rsidR="00A93FDC" w:rsidRDefault="008917FF" w:rsidP="00CB0928">
      <w:pPr>
        <w:ind w:left="720"/>
      </w:pPr>
      <w:hyperlink w:anchor="_17547bff44c4353bd3a454a0c3c7e577" w:history="1">
        <w:r w:rsidR="003E7695">
          <w:rPr>
            <w:rStyle w:val="Hyperlink"/>
          </w:rPr>
          <w:t>Constraint Proxies</w:t>
        </w:r>
      </w:hyperlink>
    </w:p>
    <w:p w14:paraId="40054D74" w14:textId="77777777" w:rsidR="0063570E" w:rsidRDefault="0063570E" w:rsidP="00383490"/>
    <w:p w14:paraId="2679374E" w14:textId="77777777" w:rsidR="00A855E6" w:rsidRDefault="00383490" w:rsidP="00263593">
      <w:r w:rsidRPr="00875584">
        <w:rPr>
          <w:rFonts w:ascii="Arial" w:hAnsi="Arial"/>
          <w:b/>
          <w:sz w:val="24"/>
          <w:szCs w:val="24"/>
        </w:rPr>
        <w:t>Direct Superclasses (Generalization)</w:t>
      </w:r>
    </w:p>
    <w:p w14:paraId="134B6ED9" w14:textId="77777777" w:rsidR="00377E18" w:rsidRDefault="008917FF" w:rsidP="00B51B66">
      <w:pPr>
        <w:ind w:firstLine="720"/>
      </w:pPr>
      <w:hyperlink w:anchor="_c8ae60f7f44b70cf5dce7db03aa6ac1e" w:history="1">
        <w:r w:rsidR="006977BE">
          <w:rPr>
            <w:rStyle w:val="Hyperlink"/>
          </w:rPr>
          <w:t>ObjectConstraintProxy</w:t>
        </w:r>
      </w:hyperlink>
    </w:p>
    <w:p w14:paraId="4FE8478F" w14:textId="77777777" w:rsidR="0063570E" w:rsidRDefault="0063570E" w:rsidP="00383490"/>
    <w:p w14:paraId="1D0E12CA" w14:textId="77777777" w:rsidR="00A855E6" w:rsidRDefault="00383490" w:rsidP="00263593">
      <w:r w:rsidRPr="00875584">
        <w:rPr>
          <w:rFonts w:ascii="Arial" w:hAnsi="Arial"/>
          <w:b/>
          <w:sz w:val="24"/>
          <w:szCs w:val="24"/>
        </w:rPr>
        <w:t>Constraints</w:t>
      </w:r>
    </w:p>
    <w:p w14:paraId="3FF3A10E" w14:textId="77777777" w:rsidR="0087616E" w:rsidRPr="00BC6BEC" w:rsidRDefault="0087616E" w:rsidP="00263593">
      <w:pPr>
        <w:rPr>
          <w:rFonts w:ascii="Arial" w:hAnsi="Arial"/>
          <w:b/>
          <w:sz w:val="24"/>
          <w:szCs w:val="24"/>
        </w:rPr>
      </w:pPr>
    </w:p>
    <w:p w14:paraId="00766F7B"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redefinesConstrains</w:t>
      </w:r>
      <w:proofErr w:type="gramEnd"/>
    </w:p>
    <w:p w14:paraId="5A9F698B" w14:textId="77777777" w:rsidR="00B51031" w:rsidRDefault="0018237F">
      <w:r>
        <w:t>Any generalization must be &lt;&lt;ArchetypeRootConstraint&gt;&gt;</w:t>
      </w:r>
    </w:p>
    <w:p w14:paraId="30A0EB9D" w14:textId="77777777" w:rsidR="00377E18" w:rsidRDefault="00CF06F6" w:rsidP="00377E18">
      <w:pPr>
        <w:ind w:left="3600" w:firstLine="720"/>
      </w:pPr>
      <w:r w:rsidRPr="00467F03">
        <w:t>[OCL]</w:t>
      </w:r>
    </w:p>
    <w:p w14:paraId="287BBD7A" w14:textId="77777777" w:rsidR="008B78EB" w:rsidRDefault="004B279F" w:rsidP="00ED4063">
      <w:proofErr w:type="gramStart"/>
      <w:r w:rsidRPr="0047488C">
        <w:rPr>
          <w:rFonts w:ascii="Courier" w:hAnsi="Courier"/>
        </w:rPr>
        <w:t>self.base</w:t>
      </w:r>
      <w:proofErr w:type="gramEnd"/>
      <w:r w:rsidRPr="0047488C">
        <w:rPr>
          <w:rFonts w:ascii="Courier" w:hAnsi="Courier"/>
        </w:rPr>
        <w:t>_Class.generalization-&gt;forAll(x|x.stereotypedBy('ArchetypeRootConstraint'))</w:t>
      </w:r>
    </w:p>
    <w:p w14:paraId="2E20CA30" w14:textId="77777777" w:rsidR="002C0F83" w:rsidRPr="005F31BE" w:rsidRDefault="00F851FF" w:rsidP="005F31BE">
      <w:pPr>
        <w:pStyle w:val="Heading4"/>
      </w:pPr>
      <w:bookmarkStart w:id="416" w:name="_eee227616f3dfa3dfbb9db02a8312527"/>
      <w:bookmarkStart w:id="417" w:name="_Toc285534783"/>
      <w:r w:rsidRPr="005F31BE">
        <w:t>&lt;Stereotype&gt; ArchetypeType</w:t>
      </w:r>
      <w:bookmarkEnd w:id="416"/>
      <w:bookmarkEnd w:id="417"/>
    </w:p>
    <w:p w14:paraId="3AF95740" w14:textId="77777777" w:rsidR="0063570E" w:rsidRDefault="0063570E" w:rsidP="00383490"/>
    <w:p w14:paraId="0A94F47D" w14:textId="77777777" w:rsidR="00A855E6" w:rsidRDefault="00383490" w:rsidP="00263593">
      <w:r w:rsidRPr="00875584">
        <w:rPr>
          <w:rFonts w:ascii="Arial" w:hAnsi="Arial"/>
          <w:b/>
          <w:sz w:val="24"/>
          <w:szCs w:val="24"/>
        </w:rPr>
        <w:t>Description</w:t>
      </w:r>
    </w:p>
    <w:p w14:paraId="0F7428C5" w14:textId="77777777" w:rsidR="00B51031" w:rsidRDefault="0018237F">
      <w:proofErr w:type="gramStart"/>
      <w:r>
        <w:t>An implementation specific classification of Archetype types.</w:t>
      </w:r>
      <w:proofErr w:type="gramEnd"/>
      <w:r>
        <w:t xml:space="preserve">  In the ADL context, the ADL 2.0.5 specification describes the following types:</w:t>
      </w:r>
    </w:p>
    <w:p w14:paraId="764CBA5F" w14:textId="77777777" w:rsidR="00B51031" w:rsidRDefault="0018237F">
      <w:pPr>
        <w:pStyle w:val="ListParagraph"/>
        <w:numPr>
          <w:ilvl w:val="0"/>
          <w:numId w:val="22"/>
        </w:numPr>
      </w:pPr>
      <w:proofErr w:type="gramStart"/>
      <w:r>
        <w:t>archetype</w:t>
      </w:r>
      <w:proofErr w:type="gramEnd"/>
    </w:p>
    <w:p w14:paraId="7896C02D" w14:textId="77777777" w:rsidR="00B51031" w:rsidRDefault="0018237F">
      <w:pPr>
        <w:pStyle w:val="ListParagraph"/>
        <w:numPr>
          <w:ilvl w:val="0"/>
          <w:numId w:val="22"/>
        </w:numPr>
      </w:pPr>
      <w:proofErr w:type="gramStart"/>
      <w:r>
        <w:t>template</w:t>
      </w:r>
      <w:proofErr w:type="gramEnd"/>
    </w:p>
    <w:p w14:paraId="4A576D51" w14:textId="77777777" w:rsidR="00B51031" w:rsidRDefault="0018237F">
      <w:pPr>
        <w:pStyle w:val="ListParagraph"/>
        <w:numPr>
          <w:ilvl w:val="0"/>
          <w:numId w:val="22"/>
        </w:numPr>
      </w:pPr>
      <w:proofErr w:type="gramStart"/>
      <w:r>
        <w:t>template</w:t>
      </w:r>
      <w:proofErr w:type="gramEnd"/>
      <w:r>
        <w:t>_overlay</w:t>
      </w:r>
    </w:p>
    <w:p w14:paraId="170996B8" w14:textId="77777777" w:rsidR="00B51031" w:rsidRDefault="0018237F">
      <w:pPr>
        <w:pStyle w:val="ListParagraph"/>
        <w:numPr>
          <w:ilvl w:val="0"/>
          <w:numId w:val="22"/>
        </w:numPr>
      </w:pPr>
      <w:proofErr w:type="gramStart"/>
      <w:r>
        <w:t>operational</w:t>
      </w:r>
      <w:proofErr w:type="gramEnd"/>
      <w:r>
        <w:t>_template</w:t>
      </w:r>
    </w:p>
    <w:p w14:paraId="65E7BF99" w14:textId="77777777" w:rsidR="00B51031" w:rsidRDefault="0018237F">
      <w:r>
        <w:t xml:space="preserve"> </w:t>
      </w:r>
    </w:p>
    <w:p w14:paraId="06AE379D" w14:textId="77777777" w:rsidR="00B51031" w:rsidRDefault="0018237F">
      <w:r>
        <w:t>This would be implemented with a specialization of the ArchetypeType enumeration with the four literals above.  ArchetypeType does not affect the semantics of an AML implementation.</w:t>
      </w:r>
    </w:p>
    <w:p w14:paraId="64982C25" w14:textId="77777777" w:rsidR="00377E18" w:rsidRDefault="00C51B43" w:rsidP="00377E18">
      <w:pPr>
        <w:ind w:left="720" w:firstLine="720"/>
      </w:pPr>
      <w:r>
        <w:t xml:space="preserve"> </w:t>
      </w:r>
    </w:p>
    <w:p w14:paraId="3CE2646E" w14:textId="77777777" w:rsidR="0063570E" w:rsidRDefault="0063570E" w:rsidP="00383490"/>
    <w:p w14:paraId="54339365" w14:textId="77777777" w:rsidR="00A855E6" w:rsidRDefault="00383490" w:rsidP="00263593">
      <w:r w:rsidRPr="00875584">
        <w:rPr>
          <w:rFonts w:ascii="Arial" w:hAnsi="Arial"/>
          <w:b/>
          <w:sz w:val="24"/>
          <w:szCs w:val="24"/>
        </w:rPr>
        <w:t>Diagrams</w:t>
      </w:r>
    </w:p>
    <w:p w14:paraId="59AA75D0" w14:textId="77777777" w:rsidR="00A93FDC" w:rsidRDefault="008917FF" w:rsidP="00CB0928">
      <w:pPr>
        <w:ind w:left="720"/>
      </w:pPr>
      <w:hyperlink w:anchor="_1c8c4aa3906888e5c2c8895f5ed19903" w:history="1">
        <w:r w:rsidR="003E7695">
          <w:rPr>
            <w:rStyle w:val="Hyperlink"/>
          </w:rPr>
          <w:t xml:space="preserve">Archetypes </w:t>
        </w:r>
      </w:hyperlink>
    </w:p>
    <w:p w14:paraId="7B768A85" w14:textId="77777777" w:rsidR="002C0F83" w:rsidRPr="005F31BE" w:rsidRDefault="00F851FF" w:rsidP="005F31BE">
      <w:pPr>
        <w:pStyle w:val="Heading4"/>
      </w:pPr>
      <w:bookmarkStart w:id="418" w:name="_Toc285534784"/>
      <w:r w:rsidRPr="005F31BE">
        <w:t>&lt;Stereotype&gt; ArchetypeType</w:t>
      </w:r>
      <w:bookmarkEnd w:id="418"/>
    </w:p>
    <w:p w14:paraId="0DAD07FB" w14:textId="77777777" w:rsidR="0063570E" w:rsidRDefault="0063570E" w:rsidP="00383490"/>
    <w:p w14:paraId="4217DECE" w14:textId="77777777" w:rsidR="00A855E6" w:rsidRDefault="00383490" w:rsidP="00263593">
      <w:r w:rsidRPr="00875584">
        <w:rPr>
          <w:rFonts w:ascii="Arial" w:hAnsi="Arial"/>
          <w:b/>
          <w:sz w:val="24"/>
          <w:szCs w:val="24"/>
        </w:rPr>
        <w:t>Description</w:t>
      </w:r>
    </w:p>
    <w:p w14:paraId="28CB6EA3" w14:textId="1B73A4B6" w:rsidR="00B51031" w:rsidRDefault="0018237F">
      <w:proofErr w:type="gramStart"/>
      <w:r>
        <w:t>An implementation specific enumeration of possible archetype types.</w:t>
      </w:r>
      <w:proofErr w:type="gramEnd"/>
      <w:r>
        <w:t xml:space="preserve">  In ADL</w:t>
      </w:r>
      <w:del w:id="419" w:author="Alpha Omega" w:date="2015-02-14T13:44:00Z">
        <w:r w:rsidDel="00144591">
          <w:delText>,</w:delText>
        </w:r>
      </w:del>
      <w:r>
        <w:t xml:space="preserve"> </w:t>
      </w:r>
      <w:del w:id="420" w:author="Alpha Omega" w:date="2015-02-14T13:44:00Z">
        <w:r w:rsidDel="00144591">
          <w:delText xml:space="preserve"> </w:delText>
        </w:r>
      </w:del>
      <w:r>
        <w:t xml:space="preserve">this would extend an enumeration that includes literals for </w:t>
      </w:r>
      <w:r>
        <w:rPr>
          <w:i/>
          <w:iCs/>
        </w:rPr>
        <w:t>archetype</w:t>
      </w:r>
      <w:r>
        <w:t xml:space="preserve">, </w:t>
      </w:r>
      <w:r>
        <w:rPr>
          <w:i/>
          <w:iCs/>
        </w:rPr>
        <w:t xml:space="preserve">template, template_overlay </w:t>
      </w:r>
      <w:r>
        <w:t xml:space="preserve">and </w:t>
      </w:r>
      <w:r>
        <w:rPr>
          <w:i/>
          <w:iCs/>
        </w:rPr>
        <w:t>operational_template</w:t>
      </w:r>
      <w:ins w:id="421" w:author="Alpha Omega" w:date="2015-02-14T13:45:00Z">
        <w:r w:rsidR="00144591">
          <w:rPr>
            <w:i/>
            <w:iCs/>
          </w:rPr>
          <w:t>,</w:t>
        </w:r>
      </w:ins>
      <w:r>
        <w:rPr>
          <w:i/>
          <w:iCs/>
        </w:rPr>
        <w:t xml:space="preserve"> </w:t>
      </w:r>
      <w:r>
        <w:t xml:space="preserve">and their flattened equivalents. </w:t>
      </w:r>
    </w:p>
    <w:p w14:paraId="1F6028FA" w14:textId="77777777" w:rsidR="00377E18" w:rsidRDefault="00C51B43" w:rsidP="00377E18">
      <w:pPr>
        <w:ind w:left="720" w:firstLine="720"/>
      </w:pPr>
      <w:r>
        <w:t xml:space="preserve"> </w:t>
      </w:r>
    </w:p>
    <w:p w14:paraId="4710B66B" w14:textId="77777777" w:rsidR="0063570E" w:rsidRDefault="0063570E" w:rsidP="00383490"/>
    <w:p w14:paraId="6732F82B" w14:textId="77777777" w:rsidR="00A855E6" w:rsidRDefault="00383490" w:rsidP="00263593">
      <w:r w:rsidRPr="00875584">
        <w:rPr>
          <w:rFonts w:ascii="Arial" w:hAnsi="Arial"/>
          <w:b/>
          <w:sz w:val="24"/>
          <w:szCs w:val="24"/>
        </w:rPr>
        <w:t>Diagrams</w:t>
      </w:r>
    </w:p>
    <w:p w14:paraId="29676689" w14:textId="77777777" w:rsidR="00A93FDC" w:rsidRDefault="008917FF" w:rsidP="00CB0928">
      <w:pPr>
        <w:ind w:left="720"/>
      </w:pPr>
      <w:hyperlink w:anchor="_0628ce7e5381e7543ba417bb320e03fb" w:history="1">
        <w:r w:rsidR="003E7695">
          <w:rPr>
            <w:rStyle w:val="Hyperlink"/>
          </w:rPr>
          <w:t>IdentificationAndDesignation</w:t>
        </w:r>
      </w:hyperlink>
    </w:p>
    <w:p w14:paraId="7ED5523C" w14:textId="77777777" w:rsidR="0063570E" w:rsidRDefault="0063570E" w:rsidP="00383490"/>
    <w:p w14:paraId="58C0B80A" w14:textId="77777777" w:rsidR="00A855E6" w:rsidRDefault="00383490" w:rsidP="00263593">
      <w:r w:rsidRPr="00875584">
        <w:rPr>
          <w:rFonts w:ascii="Arial" w:hAnsi="Arial"/>
          <w:b/>
          <w:sz w:val="24"/>
          <w:szCs w:val="24"/>
        </w:rPr>
        <w:t>Direct Superclasses (Generalization)</w:t>
      </w:r>
    </w:p>
    <w:p w14:paraId="7461355D" w14:textId="77777777" w:rsidR="00377E18" w:rsidRDefault="008917FF" w:rsidP="00B51B66">
      <w:pPr>
        <w:ind w:firstLine="720"/>
      </w:pPr>
      <w:hyperlink w:anchor="_59faf6918f4c546323d6df67392c366b" w:history="1">
        <w:r w:rsidR="006977BE">
          <w:rPr>
            <w:rStyle w:val="Hyperlink"/>
          </w:rPr>
          <w:t>ScopedIdentifier</w:t>
        </w:r>
      </w:hyperlink>
    </w:p>
    <w:p w14:paraId="504939E7" w14:textId="77777777" w:rsidR="002C0F83" w:rsidRPr="005F31BE" w:rsidRDefault="00F851FF" w:rsidP="005F31BE">
      <w:pPr>
        <w:pStyle w:val="Heading4"/>
      </w:pPr>
      <w:bookmarkStart w:id="422" w:name="_61831f1c446a753e3069251f603bfa37"/>
      <w:bookmarkStart w:id="423" w:name="_Toc285534785"/>
      <w:r w:rsidRPr="005F31BE">
        <w:t>&lt;Stereotype&gt; ArchetypeVersion</w:t>
      </w:r>
      <w:bookmarkEnd w:id="422"/>
      <w:bookmarkEnd w:id="423"/>
    </w:p>
    <w:p w14:paraId="243F3C58" w14:textId="77777777" w:rsidR="0063570E" w:rsidRDefault="0063570E" w:rsidP="00383490"/>
    <w:p w14:paraId="28FAC540" w14:textId="77777777" w:rsidR="00A855E6" w:rsidRDefault="00383490" w:rsidP="00263593">
      <w:r w:rsidRPr="00875584">
        <w:rPr>
          <w:rFonts w:ascii="Arial" w:hAnsi="Arial"/>
          <w:b/>
          <w:sz w:val="24"/>
          <w:szCs w:val="24"/>
        </w:rPr>
        <w:t>Description</w:t>
      </w:r>
    </w:p>
    <w:p w14:paraId="376DF474" w14:textId="77777777" w:rsidR="00B51031" w:rsidRDefault="0018237F">
      <w:r>
        <w:t xml:space="preserve">A set of constraints that can be applied as a predicate against instances of </w:t>
      </w:r>
      <w:r>
        <w:rPr>
          <w:b/>
          <w:bCs/>
        </w:rPr>
        <w:t>Class</w:t>
      </w:r>
      <w:r>
        <w:t xml:space="preserve"> referenced by </w:t>
      </w:r>
      <w:proofErr w:type="gramStart"/>
      <w:r>
        <w:t>the constrains</w:t>
      </w:r>
      <w:proofErr w:type="gramEnd"/>
      <w:r>
        <w:t xml:space="preserve"> attribute of the containing Archetype.</w:t>
      </w:r>
    </w:p>
    <w:p w14:paraId="1047D591" w14:textId="77777777" w:rsidR="00B51031" w:rsidRDefault="0018237F">
      <w:r>
        <w:t xml:space="preserve"> </w:t>
      </w:r>
    </w:p>
    <w:p w14:paraId="2ED8E3D5" w14:textId="77777777" w:rsidR="00377E18" w:rsidRDefault="00C51B43" w:rsidP="00377E18">
      <w:pPr>
        <w:ind w:left="720" w:firstLine="720"/>
      </w:pPr>
      <w:r>
        <w:t xml:space="preserve"> </w:t>
      </w:r>
    </w:p>
    <w:p w14:paraId="51A93925" w14:textId="77777777" w:rsidR="0063570E" w:rsidRDefault="0063570E" w:rsidP="00383490"/>
    <w:p w14:paraId="64022751" w14:textId="77777777" w:rsidR="00A855E6" w:rsidRDefault="00383490" w:rsidP="00263593">
      <w:r w:rsidRPr="00875584">
        <w:rPr>
          <w:rFonts w:ascii="Arial" w:hAnsi="Arial"/>
          <w:b/>
          <w:sz w:val="24"/>
          <w:szCs w:val="24"/>
        </w:rPr>
        <w:t>Diagrams</w:t>
      </w:r>
    </w:p>
    <w:p w14:paraId="41AB3753" w14:textId="77777777" w:rsidR="00A93FDC" w:rsidRDefault="008917FF" w:rsidP="00CB0928">
      <w:pPr>
        <w:ind w:left="720"/>
      </w:pPr>
      <w:hyperlink w:anchor="_1c8c4aa3906888e5c2c8895f5ed19903" w:history="1">
        <w:r w:rsidR="003E7695">
          <w:rPr>
            <w:rStyle w:val="Hyperlink"/>
          </w:rPr>
          <w:t xml:space="preserve">Archetypes </w:t>
        </w:r>
      </w:hyperlink>
    </w:p>
    <w:p w14:paraId="60765061" w14:textId="77777777" w:rsidR="0063570E" w:rsidRDefault="0063570E" w:rsidP="00383490"/>
    <w:p w14:paraId="35F6824A" w14:textId="77777777" w:rsidR="00A855E6" w:rsidRDefault="00383490" w:rsidP="00263593">
      <w:r w:rsidRPr="00875584">
        <w:rPr>
          <w:rFonts w:ascii="Arial" w:hAnsi="Arial"/>
          <w:b/>
          <w:sz w:val="24"/>
          <w:szCs w:val="24"/>
        </w:rPr>
        <w:t>Direct Superclasses (Generalization)</w:t>
      </w:r>
    </w:p>
    <w:p w14:paraId="4CF11DAF" w14:textId="77777777" w:rsidR="00377E18" w:rsidRDefault="008917FF" w:rsidP="00B51B66">
      <w:pPr>
        <w:ind w:firstLine="720"/>
      </w:pPr>
      <w:hyperlink w:anchor="_13ad6987e15b787d385f0b30ff25d6c9" w:history="1">
        <w:r w:rsidR="006977BE">
          <w:rPr>
            <w:rStyle w:val="Hyperlink"/>
          </w:rPr>
          <w:t>AuthoredResource</w:t>
        </w:r>
      </w:hyperlink>
      <w:r w:rsidR="006977BE">
        <w:t xml:space="preserve">, </w:t>
      </w:r>
    </w:p>
    <w:p w14:paraId="590CA361" w14:textId="77777777" w:rsidR="00377E18" w:rsidRDefault="008917FF" w:rsidP="00B51B66">
      <w:pPr>
        <w:ind w:firstLine="720"/>
      </w:pPr>
      <w:hyperlink w:anchor="_bd9b14c4d7198d36c5a9dec9c2836b62" w:history="1">
        <w:r w:rsidR="006977BE">
          <w:rPr>
            <w:rStyle w:val="Hyperlink"/>
          </w:rPr>
          <w:t>ComplexObjectConstraint</w:t>
        </w:r>
      </w:hyperlink>
    </w:p>
    <w:p w14:paraId="54E4B427" w14:textId="77777777" w:rsidR="0063570E" w:rsidRDefault="0063570E" w:rsidP="00383490"/>
    <w:p w14:paraId="64E015EE" w14:textId="77777777" w:rsidR="00A855E6" w:rsidRDefault="00383490" w:rsidP="00263593">
      <w:r w:rsidRPr="00875584">
        <w:rPr>
          <w:rFonts w:ascii="Arial" w:hAnsi="Arial"/>
          <w:b/>
          <w:sz w:val="24"/>
          <w:szCs w:val="24"/>
        </w:rPr>
        <w:t>Attributes</w:t>
      </w:r>
    </w:p>
    <w:p w14:paraId="03B63C88" w14:textId="77777777" w:rsidR="00DC3AE7" w:rsidRDefault="00DC3AE7" w:rsidP="00DC3AE7">
      <w:r w:rsidRPr="00DC3AE7">
        <w:t xml:space="preserve"> </w:t>
      </w:r>
    </w:p>
    <w:p w14:paraId="013CE48F" w14:textId="77777777" w:rsidR="00B603FB" w:rsidRDefault="00B603FB" w:rsidP="008B78EB"/>
    <w:p w14:paraId="1818E970"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amlVersion : UML Standard Profile::UML2 Metamodel::PrimitiveTypes::String</w:t>
      </w:r>
    </w:p>
    <w:p w14:paraId="0EC03CF7" w14:textId="77777777" w:rsidR="00B51031" w:rsidRDefault="0018237F">
      <w:r>
        <w:t>The version of the AML specification used to define this version of the archetype.</w:t>
      </w:r>
    </w:p>
    <w:p w14:paraId="7FEF9573" w14:textId="77777777" w:rsidR="0063570E" w:rsidRDefault="0063570E" w:rsidP="00383490"/>
    <w:p w14:paraId="25454A70" w14:textId="77777777" w:rsidR="00A855E6" w:rsidRDefault="00383490" w:rsidP="00263593">
      <w:r w:rsidRPr="00875584">
        <w:rPr>
          <w:rFonts w:ascii="Arial" w:hAnsi="Arial"/>
          <w:b/>
          <w:sz w:val="24"/>
          <w:szCs w:val="24"/>
        </w:rPr>
        <w:t>Constraints</w:t>
      </w:r>
    </w:p>
    <w:p w14:paraId="6E456AE6" w14:textId="77777777" w:rsidR="0087616E" w:rsidRPr="00BC6BEC" w:rsidRDefault="0087616E" w:rsidP="00263593">
      <w:pPr>
        <w:rPr>
          <w:rFonts w:ascii="Arial" w:hAnsi="Arial"/>
          <w:b/>
          <w:sz w:val="24"/>
          <w:szCs w:val="24"/>
        </w:rPr>
      </w:pPr>
    </w:p>
    <w:p w14:paraId="7822ECF1"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archetypeRoot</w:t>
      </w:r>
      <w:proofErr w:type="gramEnd"/>
    </w:p>
    <w:p w14:paraId="6EE8CF43" w14:textId="77777777" w:rsidR="00B51031" w:rsidRDefault="0018237F">
      <w:r>
        <w:t>This Class must have a generalization.</w:t>
      </w:r>
    </w:p>
    <w:p w14:paraId="746424F6" w14:textId="77777777" w:rsidR="00377E18" w:rsidRDefault="00CF06F6" w:rsidP="00377E18">
      <w:pPr>
        <w:ind w:left="3600" w:firstLine="720"/>
      </w:pPr>
      <w:r w:rsidRPr="00467F03">
        <w:t>[OCL]</w:t>
      </w:r>
    </w:p>
    <w:p w14:paraId="40EAF9A9" w14:textId="77777777" w:rsidR="008B78EB" w:rsidRDefault="004B279F" w:rsidP="00ED4063">
      <w:proofErr w:type="gramStart"/>
      <w:r w:rsidRPr="0047488C">
        <w:rPr>
          <w:rFonts w:ascii="Courier" w:hAnsi="Courier"/>
        </w:rPr>
        <w:t>self.base</w:t>
      </w:r>
      <w:proofErr w:type="gramEnd"/>
      <w:r w:rsidRPr="0047488C">
        <w:rPr>
          <w:rFonts w:ascii="Courier" w:hAnsi="Courier"/>
        </w:rPr>
        <w:t>_Class.generalization-&gt;size()=1</w:t>
      </w:r>
    </w:p>
    <w:p w14:paraId="1178B1D2" w14:textId="77777777" w:rsidR="0087616E" w:rsidRPr="00BC6BEC" w:rsidRDefault="0087616E" w:rsidP="00263593">
      <w:pPr>
        <w:rPr>
          <w:rFonts w:ascii="Arial" w:hAnsi="Arial"/>
          <w:b/>
          <w:sz w:val="24"/>
          <w:szCs w:val="24"/>
        </w:rPr>
      </w:pPr>
    </w:p>
    <w:p w14:paraId="5E4A8E91"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ownedByArchetype</w:t>
      </w:r>
      <w:proofErr w:type="gramEnd"/>
    </w:p>
    <w:p w14:paraId="6D4C433D" w14:textId="77777777" w:rsidR="00B51031" w:rsidRDefault="0018237F">
      <w:r>
        <w:t>The namespace owner must be &lt;&lt;Archetype&gt;&gt;</w:t>
      </w:r>
    </w:p>
    <w:p w14:paraId="21BC70F3" w14:textId="77777777" w:rsidR="00377E18" w:rsidRDefault="00CF06F6" w:rsidP="00377E18">
      <w:pPr>
        <w:ind w:left="3600" w:firstLine="720"/>
      </w:pPr>
      <w:r w:rsidRPr="00467F03">
        <w:t>[OCL]</w:t>
      </w:r>
    </w:p>
    <w:p w14:paraId="5545E26F" w14:textId="77777777" w:rsidR="008B78EB" w:rsidRDefault="004B279F" w:rsidP="00ED4063">
      <w:proofErr w:type="gramStart"/>
      <w:r w:rsidRPr="0047488C">
        <w:rPr>
          <w:rFonts w:ascii="Courier" w:hAnsi="Courier"/>
        </w:rPr>
        <w:t>self.base</w:t>
      </w:r>
      <w:proofErr w:type="gramEnd"/>
      <w:r w:rsidRPr="0047488C">
        <w:rPr>
          <w:rFonts w:ascii="Courier" w:hAnsi="Courier"/>
        </w:rPr>
        <w:t>_Class.namespace.stereotypedBy('Archetype')</w:t>
      </w:r>
    </w:p>
    <w:p w14:paraId="750C9317" w14:textId="77777777" w:rsidR="0087616E" w:rsidRPr="00BC6BEC" w:rsidRDefault="0087616E" w:rsidP="00263593">
      <w:pPr>
        <w:rPr>
          <w:rFonts w:ascii="Arial" w:hAnsi="Arial"/>
          <w:b/>
          <w:sz w:val="24"/>
          <w:szCs w:val="24"/>
        </w:rPr>
      </w:pPr>
    </w:p>
    <w:p w14:paraId="7E73C03B"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archetypeVersionIdType</w:t>
      </w:r>
      <w:proofErr w:type="gramEnd"/>
    </w:p>
    <w:p w14:paraId="39A28069" w14:textId="77777777" w:rsidR="00B51031" w:rsidRDefault="0018237F">
      <w:proofErr w:type="gramStart"/>
      <w:r>
        <w:t>This Class must also be stereotyped by &lt;&lt;ArchetypeVersionId&gt;&gt;</w:t>
      </w:r>
      <w:proofErr w:type="gramEnd"/>
      <w:r>
        <w:t>.</w:t>
      </w:r>
    </w:p>
    <w:p w14:paraId="2A25020E" w14:textId="77777777" w:rsidR="00377E18" w:rsidRDefault="00CF06F6" w:rsidP="00377E18">
      <w:pPr>
        <w:ind w:left="3600" w:firstLine="720"/>
      </w:pPr>
      <w:r w:rsidRPr="00467F03">
        <w:t>[OCL]</w:t>
      </w:r>
    </w:p>
    <w:p w14:paraId="68CC989E" w14:textId="77777777" w:rsidR="008B78EB" w:rsidRDefault="004B279F" w:rsidP="00ED4063">
      <w:proofErr w:type="gramStart"/>
      <w:r w:rsidRPr="0047488C">
        <w:rPr>
          <w:rFonts w:ascii="Courier" w:hAnsi="Courier"/>
        </w:rPr>
        <w:t>self.base</w:t>
      </w:r>
      <w:proofErr w:type="gramEnd"/>
      <w:r w:rsidRPr="0047488C">
        <w:rPr>
          <w:rFonts w:ascii="Courier" w:hAnsi="Courier"/>
        </w:rPr>
        <w:t>_Class.stereotypedBy('ArchetypeVersionId')</w:t>
      </w:r>
    </w:p>
    <w:p w14:paraId="0C07D4D2" w14:textId="77777777" w:rsidR="002C0F83" w:rsidRPr="005F31BE" w:rsidRDefault="00F851FF" w:rsidP="005F31BE">
      <w:pPr>
        <w:pStyle w:val="Heading4"/>
      </w:pPr>
      <w:bookmarkStart w:id="424" w:name="_a52ae204605fde9be3c14dbc4365e24a"/>
      <w:bookmarkStart w:id="425" w:name="_Toc285534786"/>
      <w:r w:rsidRPr="005F31BE">
        <w:t>&lt;Stereotype&gt; ArchetypeVersionId</w:t>
      </w:r>
      <w:bookmarkEnd w:id="424"/>
      <w:bookmarkEnd w:id="425"/>
    </w:p>
    <w:p w14:paraId="237C3397" w14:textId="77777777" w:rsidR="0063570E" w:rsidRDefault="0063570E" w:rsidP="00383490"/>
    <w:p w14:paraId="6ED3DD47" w14:textId="77777777" w:rsidR="00A855E6" w:rsidRDefault="00383490" w:rsidP="00263593">
      <w:r w:rsidRPr="00875584">
        <w:rPr>
          <w:rFonts w:ascii="Arial" w:hAnsi="Arial"/>
          <w:b/>
          <w:sz w:val="24"/>
          <w:szCs w:val="24"/>
        </w:rPr>
        <w:t>Description</w:t>
      </w:r>
    </w:p>
    <w:p w14:paraId="50DCDA30" w14:textId="77777777" w:rsidR="00B51031" w:rsidRDefault="0018237F">
      <w:proofErr w:type="gramStart"/>
      <w:r>
        <w:t xml:space="preserve">An </w:t>
      </w:r>
      <w:r>
        <w:rPr>
          <w:b/>
          <w:bCs/>
        </w:rPr>
        <w:t>Archetype</w:t>
      </w:r>
      <w:r>
        <w:t xml:space="preserve"> identifier.</w:t>
      </w:r>
      <w:proofErr w:type="gramEnd"/>
      <w:r>
        <w:t xml:space="preserve">  </w:t>
      </w:r>
      <w:r>
        <w:rPr>
          <w:b/>
          <w:bCs/>
        </w:rPr>
        <w:t>ArchetypeId</w:t>
      </w:r>
      <w:r>
        <w:t xml:space="preserve"> must uniquely identify an </w:t>
      </w:r>
      <w:r>
        <w:rPr>
          <w:b/>
          <w:bCs/>
        </w:rPr>
        <w:t>Archetype</w:t>
      </w:r>
      <w:r>
        <w:t xml:space="preserve"> within the context of the containing </w:t>
      </w:r>
      <w:r>
        <w:rPr>
          <w:b/>
          <w:bCs/>
        </w:rPr>
        <w:t>ArchetypeLibrary</w:t>
      </w:r>
      <w:r>
        <w:t xml:space="preserve">. </w:t>
      </w:r>
      <w:r>
        <w:rPr>
          <w:b/>
          <w:bCs/>
        </w:rPr>
        <w:t>ArchetypId</w:t>
      </w:r>
      <w:r>
        <w:t xml:space="preserve"> may be extended to support specific workflows and community needs, but all implementations must support a string representation.</w:t>
      </w:r>
    </w:p>
    <w:p w14:paraId="43AB44C5" w14:textId="77777777" w:rsidR="00377E18" w:rsidRDefault="00C51B43" w:rsidP="00377E18">
      <w:pPr>
        <w:ind w:left="720" w:firstLine="720"/>
      </w:pPr>
      <w:r>
        <w:t xml:space="preserve"> </w:t>
      </w:r>
    </w:p>
    <w:p w14:paraId="1C7A1189" w14:textId="77777777" w:rsidR="0063570E" w:rsidRDefault="0063570E" w:rsidP="00383490"/>
    <w:p w14:paraId="11FF71B0" w14:textId="77777777" w:rsidR="00A855E6" w:rsidRDefault="00383490" w:rsidP="00263593">
      <w:r w:rsidRPr="00875584">
        <w:rPr>
          <w:rFonts w:ascii="Arial" w:hAnsi="Arial"/>
          <w:b/>
          <w:sz w:val="24"/>
          <w:szCs w:val="24"/>
        </w:rPr>
        <w:t>Diagrams</w:t>
      </w:r>
    </w:p>
    <w:p w14:paraId="0FB93A44" w14:textId="77777777" w:rsidR="00A93FDC" w:rsidRDefault="008917FF" w:rsidP="00CB0928">
      <w:pPr>
        <w:ind w:left="720"/>
      </w:pPr>
      <w:hyperlink w:anchor="_c8719d73828cfab6778459fc65cfee21" w:history="1">
        <w:r w:rsidR="003E7695">
          <w:rPr>
            <w:rStyle w:val="Hyperlink"/>
          </w:rPr>
          <w:t>Archetype Metadata</w:t>
        </w:r>
      </w:hyperlink>
    </w:p>
    <w:p w14:paraId="4FFD0790" w14:textId="77777777" w:rsidR="0063570E" w:rsidRDefault="0063570E" w:rsidP="00383490"/>
    <w:p w14:paraId="3917F661" w14:textId="77777777" w:rsidR="00A855E6" w:rsidRDefault="00383490" w:rsidP="00263593">
      <w:r w:rsidRPr="00875584">
        <w:rPr>
          <w:rFonts w:ascii="Arial" w:hAnsi="Arial"/>
          <w:b/>
          <w:sz w:val="24"/>
          <w:szCs w:val="24"/>
        </w:rPr>
        <w:t>Attributes</w:t>
      </w:r>
    </w:p>
    <w:p w14:paraId="6753C39F" w14:textId="77777777" w:rsidR="00DC3AE7" w:rsidRDefault="00DC3AE7" w:rsidP="00DC3AE7">
      <w:r w:rsidRPr="00DC3AE7">
        <w:t xml:space="preserve"> </w:t>
      </w:r>
    </w:p>
    <w:p w14:paraId="1384A98B" w14:textId="77777777" w:rsidR="00B603FB" w:rsidRDefault="00B603FB" w:rsidP="008B78EB"/>
    <w:p w14:paraId="6368F9DC"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id : UML Standard Profile::UML2 Metamodel::PrimitiveTypes::String</w:t>
      </w:r>
    </w:p>
    <w:p w14:paraId="4D4647E2" w14:textId="77777777" w:rsidR="00B51031" w:rsidRDefault="0018237F">
      <w:proofErr w:type="gramStart"/>
      <w:r>
        <w:t>The archetype identifier.</w:t>
      </w:r>
      <w:proofErr w:type="gramEnd"/>
      <w:r>
        <w:t xml:space="preserve">  </w:t>
      </w:r>
    </w:p>
    <w:p w14:paraId="1C409693" w14:textId="77777777" w:rsidR="002C0F83" w:rsidRPr="005F31BE" w:rsidRDefault="00F851FF" w:rsidP="005F31BE">
      <w:pPr>
        <w:pStyle w:val="Heading4"/>
      </w:pPr>
      <w:bookmarkStart w:id="426" w:name="_Toc285534787"/>
      <w:r w:rsidRPr="005F31BE">
        <w:t>&lt;Stereotype&gt; AssumedValue</w:t>
      </w:r>
      <w:bookmarkEnd w:id="426"/>
    </w:p>
    <w:p w14:paraId="74DD4756" w14:textId="77777777" w:rsidR="0063570E" w:rsidRDefault="0063570E" w:rsidP="00383490"/>
    <w:p w14:paraId="6806A873" w14:textId="77777777" w:rsidR="00A855E6" w:rsidRDefault="00383490" w:rsidP="00263593">
      <w:r w:rsidRPr="00875584">
        <w:rPr>
          <w:rFonts w:ascii="Arial" w:hAnsi="Arial"/>
          <w:b/>
          <w:sz w:val="24"/>
          <w:szCs w:val="24"/>
        </w:rPr>
        <w:t>Description</w:t>
      </w:r>
    </w:p>
    <w:p w14:paraId="62792781" w14:textId="77777777" w:rsidR="00B51031" w:rsidRDefault="0018237F">
      <w:r>
        <w:t xml:space="preserve">An instance of a link between </w:t>
      </w:r>
      <w:proofErr w:type="gramStart"/>
      <w:r>
        <w:t xml:space="preserve">a  </w:t>
      </w:r>
      <w:r>
        <w:rPr>
          <w:b/>
          <w:bCs/>
        </w:rPr>
        <w:t>ConceptReferenceConstraint</w:t>
      </w:r>
      <w:proofErr w:type="gramEnd"/>
      <w:r>
        <w:t xml:space="preserve"> and an assumedValue.</w:t>
      </w:r>
    </w:p>
    <w:p w14:paraId="5CED76FF" w14:textId="77777777" w:rsidR="00377E18" w:rsidRDefault="00C51B43" w:rsidP="00377E18">
      <w:pPr>
        <w:ind w:left="720" w:firstLine="720"/>
      </w:pPr>
      <w:r>
        <w:t xml:space="preserve"> </w:t>
      </w:r>
    </w:p>
    <w:p w14:paraId="1CFB0D80" w14:textId="77777777" w:rsidR="0063570E" w:rsidRDefault="0063570E" w:rsidP="00383490"/>
    <w:p w14:paraId="66419A73" w14:textId="77777777" w:rsidR="00A855E6" w:rsidRDefault="00383490" w:rsidP="00263593">
      <w:r w:rsidRPr="00875584">
        <w:rPr>
          <w:rFonts w:ascii="Arial" w:hAnsi="Arial"/>
          <w:b/>
          <w:sz w:val="24"/>
          <w:szCs w:val="24"/>
        </w:rPr>
        <w:t>Diagrams</w:t>
      </w:r>
    </w:p>
    <w:p w14:paraId="7DCF1B65" w14:textId="77777777" w:rsidR="00A93FDC" w:rsidRDefault="008917FF" w:rsidP="00CB0928">
      <w:pPr>
        <w:ind w:left="720"/>
      </w:pPr>
      <w:hyperlink w:anchor="_6d065336864e77a240c6e7a3eb36e8cd" w:history="1">
        <w:r w:rsidR="003E7695">
          <w:rPr>
            <w:rStyle w:val="Hyperlink"/>
          </w:rPr>
          <w:t>Resource Reference Relationships</w:t>
        </w:r>
      </w:hyperlink>
    </w:p>
    <w:p w14:paraId="0D5AE7EF" w14:textId="77777777" w:rsidR="0063570E" w:rsidRDefault="0063570E" w:rsidP="00383490"/>
    <w:p w14:paraId="73806136" w14:textId="77777777" w:rsidR="00A855E6" w:rsidRDefault="00383490" w:rsidP="00263593">
      <w:r w:rsidRPr="00875584">
        <w:rPr>
          <w:rFonts w:ascii="Arial" w:hAnsi="Arial"/>
          <w:b/>
          <w:sz w:val="24"/>
          <w:szCs w:val="24"/>
        </w:rPr>
        <w:t>Direct Superclasses (Generalization)</w:t>
      </w:r>
    </w:p>
    <w:p w14:paraId="1F1E46F6" w14:textId="77777777" w:rsidR="00377E18" w:rsidRDefault="008917FF" w:rsidP="00B51B66">
      <w:pPr>
        <w:ind w:firstLine="720"/>
      </w:pPr>
      <w:hyperlink w:anchor="_6a2f733d1d3ea9bc232f96caadb113e1" w:history="1">
        <w:r w:rsidR="006977BE">
          <w:rPr>
            <w:rStyle w:val="Hyperlink"/>
          </w:rPr>
          <w:t>ConceptReferenceInstance</w:t>
        </w:r>
      </w:hyperlink>
    </w:p>
    <w:p w14:paraId="67950609" w14:textId="77777777" w:rsidR="002C0F83" w:rsidRPr="005F31BE" w:rsidRDefault="00F851FF" w:rsidP="005F31BE">
      <w:pPr>
        <w:pStyle w:val="Heading4"/>
      </w:pPr>
      <w:bookmarkStart w:id="427" w:name="_4bc615eb2707782fc8254702b7e0b435"/>
      <w:bookmarkStart w:id="428" w:name="_Toc285534788"/>
      <w:r w:rsidRPr="005F31BE">
        <w:t>&lt;Stereotype&gt; AttributeCollectionConstraint</w:t>
      </w:r>
      <w:bookmarkEnd w:id="427"/>
      <w:bookmarkEnd w:id="428"/>
    </w:p>
    <w:p w14:paraId="5B1569B9" w14:textId="77777777" w:rsidR="0063570E" w:rsidRDefault="0063570E" w:rsidP="00383490"/>
    <w:p w14:paraId="5F85D1F8" w14:textId="77777777" w:rsidR="00A855E6" w:rsidRDefault="00383490" w:rsidP="00263593">
      <w:r w:rsidRPr="00875584">
        <w:rPr>
          <w:rFonts w:ascii="Arial" w:hAnsi="Arial"/>
          <w:b/>
          <w:sz w:val="24"/>
          <w:szCs w:val="24"/>
        </w:rPr>
        <w:t>Description</w:t>
      </w:r>
    </w:p>
    <w:p w14:paraId="2BD50949" w14:textId="77777777" w:rsidR="00B51031" w:rsidRDefault="0018237F">
      <w:proofErr w:type="gramStart"/>
      <w:r>
        <w:t>A constraint on an attribute with an upper multiplicity of greater than one.</w:t>
      </w:r>
      <w:proofErr w:type="gramEnd"/>
      <w:r>
        <w:t xml:space="preserve">  An AttributeCollectionConstraint may assert an ordering on the member AttributeCollectionMembers and may assert the minimum and maximum number of instances that may occur for the referenced attribute.</w:t>
      </w:r>
    </w:p>
    <w:p w14:paraId="26D20878" w14:textId="77777777" w:rsidR="00377E18" w:rsidRDefault="00C51B43" w:rsidP="00377E18">
      <w:pPr>
        <w:ind w:left="720" w:firstLine="720"/>
      </w:pPr>
      <w:r>
        <w:t xml:space="preserve"> </w:t>
      </w:r>
    </w:p>
    <w:p w14:paraId="629B99FD" w14:textId="77777777" w:rsidR="0063570E" w:rsidRDefault="0063570E" w:rsidP="00383490"/>
    <w:p w14:paraId="066F7A2C" w14:textId="77777777" w:rsidR="00A855E6" w:rsidRDefault="00383490" w:rsidP="00263593">
      <w:r w:rsidRPr="00875584">
        <w:rPr>
          <w:rFonts w:ascii="Arial" w:hAnsi="Arial"/>
          <w:b/>
          <w:sz w:val="24"/>
          <w:szCs w:val="24"/>
        </w:rPr>
        <w:t>Diagrams</w:t>
      </w:r>
    </w:p>
    <w:p w14:paraId="7DAE95BD" w14:textId="77777777" w:rsidR="00A93FDC" w:rsidRDefault="008917FF" w:rsidP="00CB0928">
      <w:pPr>
        <w:ind w:left="720"/>
      </w:pPr>
      <w:hyperlink w:anchor="_88dce20413dd8833c4e90da9fe432855" w:history="1">
        <w:r w:rsidR="003E7695">
          <w:rPr>
            <w:rStyle w:val="Hyperlink"/>
          </w:rPr>
          <w:t>Attribute Constraints</w:t>
        </w:r>
      </w:hyperlink>
    </w:p>
    <w:p w14:paraId="2DB376DC" w14:textId="77777777" w:rsidR="0063570E" w:rsidRDefault="0063570E" w:rsidP="00383490"/>
    <w:p w14:paraId="58E3B1DC" w14:textId="77777777" w:rsidR="00A855E6" w:rsidRDefault="00383490" w:rsidP="00263593">
      <w:r w:rsidRPr="00875584">
        <w:rPr>
          <w:rFonts w:ascii="Arial" w:hAnsi="Arial"/>
          <w:b/>
          <w:sz w:val="24"/>
          <w:szCs w:val="24"/>
        </w:rPr>
        <w:t>Direct Superclasses (Generalization)</w:t>
      </w:r>
    </w:p>
    <w:p w14:paraId="322B19E4" w14:textId="77777777" w:rsidR="00377E18" w:rsidRDefault="008917FF" w:rsidP="00B51B66">
      <w:pPr>
        <w:ind w:firstLine="720"/>
      </w:pPr>
      <w:hyperlink w:anchor="_1bf8a3231ae21af2dec84426b5618c38" w:history="1">
        <w:r w:rsidR="006977BE">
          <w:rPr>
            <w:rStyle w:val="Hyperlink"/>
          </w:rPr>
          <w:t>AttributeConstraint</w:t>
        </w:r>
      </w:hyperlink>
    </w:p>
    <w:p w14:paraId="3A8D18EB" w14:textId="77777777" w:rsidR="0063570E" w:rsidRDefault="0063570E" w:rsidP="00383490"/>
    <w:p w14:paraId="5201C816" w14:textId="77777777" w:rsidR="00A855E6" w:rsidRDefault="00383490" w:rsidP="00263593">
      <w:r w:rsidRPr="00875584">
        <w:rPr>
          <w:rFonts w:ascii="Arial" w:hAnsi="Arial"/>
          <w:b/>
          <w:sz w:val="24"/>
          <w:szCs w:val="24"/>
        </w:rPr>
        <w:t>Constraints</w:t>
      </w:r>
    </w:p>
    <w:p w14:paraId="2965D03B" w14:textId="77777777" w:rsidR="0087616E" w:rsidRPr="00BC6BEC" w:rsidRDefault="0087616E" w:rsidP="00263593">
      <w:pPr>
        <w:rPr>
          <w:rFonts w:ascii="Arial" w:hAnsi="Arial"/>
          <w:b/>
          <w:sz w:val="24"/>
          <w:szCs w:val="24"/>
        </w:rPr>
      </w:pPr>
    </w:p>
    <w:p w14:paraId="41F231EA"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mustHaveSubsettedProperty</w:t>
      </w:r>
      <w:proofErr w:type="gramEnd"/>
    </w:p>
    <w:p w14:paraId="0371A69E" w14:textId="77777777" w:rsidR="00B51031" w:rsidRDefault="0018237F">
      <w:r>
        <w:t>Must have at least one subsettedProperty.</w:t>
      </w:r>
    </w:p>
    <w:p w14:paraId="3A11AF40" w14:textId="77777777" w:rsidR="00377E18" w:rsidRDefault="00CF06F6" w:rsidP="00377E18">
      <w:pPr>
        <w:ind w:left="3600" w:firstLine="720"/>
      </w:pPr>
      <w:r w:rsidRPr="00467F03">
        <w:t>[OCL]</w:t>
      </w:r>
    </w:p>
    <w:p w14:paraId="537CF866" w14:textId="77777777" w:rsidR="008B78EB" w:rsidRDefault="004B279F" w:rsidP="00ED4063">
      <w:proofErr w:type="gramStart"/>
      <w:r w:rsidRPr="0047488C">
        <w:rPr>
          <w:rFonts w:ascii="Courier" w:hAnsi="Courier"/>
        </w:rPr>
        <w:t>self.base</w:t>
      </w:r>
      <w:proofErr w:type="gramEnd"/>
      <w:r w:rsidRPr="0047488C">
        <w:rPr>
          <w:rFonts w:ascii="Courier" w:hAnsi="Courier"/>
        </w:rPr>
        <w:t xml:space="preserve">_Property.subsettedProperty-&gt;size()&gt;0  </w:t>
      </w:r>
    </w:p>
    <w:p w14:paraId="7C524C33" w14:textId="77777777" w:rsidR="002C0F83" w:rsidRPr="005F31BE" w:rsidRDefault="00F851FF" w:rsidP="005F31BE">
      <w:pPr>
        <w:pStyle w:val="Heading4"/>
      </w:pPr>
      <w:bookmarkStart w:id="429" w:name="_1bf8a3231ae21af2dec84426b5618c38"/>
      <w:bookmarkStart w:id="430" w:name="_Toc285534789"/>
      <w:r w:rsidRPr="005F31BE">
        <w:t>&lt;Stereotype&gt; AttributeConstraint</w:t>
      </w:r>
      <w:bookmarkEnd w:id="429"/>
      <w:bookmarkEnd w:id="430"/>
    </w:p>
    <w:p w14:paraId="7C4236FC" w14:textId="77777777" w:rsidR="0063570E" w:rsidRDefault="0063570E" w:rsidP="00383490"/>
    <w:p w14:paraId="1344687F" w14:textId="77777777" w:rsidR="00A855E6" w:rsidRDefault="00383490" w:rsidP="00263593">
      <w:r w:rsidRPr="00875584">
        <w:rPr>
          <w:rFonts w:ascii="Arial" w:hAnsi="Arial"/>
          <w:b/>
          <w:sz w:val="24"/>
          <w:szCs w:val="24"/>
        </w:rPr>
        <w:t>Description</w:t>
      </w:r>
    </w:p>
    <w:p w14:paraId="426988DC" w14:textId="77777777" w:rsidR="00B51031" w:rsidRDefault="0018237F">
      <w:r>
        <w:t>In any information model, attributes are either single-valued or multi</w:t>
      </w:r>
      <w:del w:id="431" w:author="Alpha Omega" w:date="2015-02-14T13:46:00Z">
        <w:r w:rsidDel="0082356F">
          <w:delText>ply</w:delText>
        </w:r>
      </w:del>
      <w:r>
        <w:t>-valued, i.e. of a generic container. Both have existence, while multi</w:t>
      </w:r>
      <w:del w:id="432" w:author="Alpha Omega" w:date="2015-02-14T13:46:00Z">
        <w:r w:rsidDel="0082356F">
          <w:delText>ply</w:delText>
        </w:r>
      </w:del>
      <w:r>
        <w:t>-valued attributes also have cardinality</w:t>
      </w:r>
    </w:p>
    <w:p w14:paraId="65B426A7" w14:textId="77777777" w:rsidR="00377E18" w:rsidRDefault="00C51B43" w:rsidP="00377E18">
      <w:pPr>
        <w:ind w:left="720" w:firstLine="720"/>
      </w:pPr>
      <w:r>
        <w:t xml:space="preserve"> </w:t>
      </w:r>
    </w:p>
    <w:p w14:paraId="4B3BC07D" w14:textId="77777777" w:rsidR="0063570E" w:rsidRDefault="0063570E" w:rsidP="00383490"/>
    <w:p w14:paraId="4E5463DC" w14:textId="77777777" w:rsidR="00A855E6" w:rsidRDefault="00383490" w:rsidP="00263593">
      <w:r w:rsidRPr="00875584">
        <w:rPr>
          <w:rFonts w:ascii="Arial" w:hAnsi="Arial"/>
          <w:b/>
          <w:sz w:val="24"/>
          <w:szCs w:val="24"/>
        </w:rPr>
        <w:t>Diagrams</w:t>
      </w:r>
    </w:p>
    <w:p w14:paraId="1687D0B5" w14:textId="77777777" w:rsidR="00A93FDC" w:rsidRDefault="008917FF" w:rsidP="00CB0928">
      <w:pPr>
        <w:ind w:left="720"/>
      </w:pPr>
      <w:hyperlink w:anchor="_88dce20413dd8833c4e90da9fe432855" w:history="1">
        <w:r w:rsidR="003E7695">
          <w:rPr>
            <w:rStyle w:val="Hyperlink"/>
          </w:rPr>
          <w:t>Attribute Constraints</w:t>
        </w:r>
      </w:hyperlink>
    </w:p>
    <w:p w14:paraId="735E64CD" w14:textId="77777777" w:rsidR="0063570E" w:rsidRDefault="0063570E" w:rsidP="00383490"/>
    <w:p w14:paraId="074DFD65" w14:textId="77777777" w:rsidR="00A855E6" w:rsidRDefault="00383490" w:rsidP="00263593">
      <w:r w:rsidRPr="00875584">
        <w:rPr>
          <w:rFonts w:ascii="Arial" w:hAnsi="Arial"/>
          <w:b/>
          <w:sz w:val="24"/>
          <w:szCs w:val="24"/>
        </w:rPr>
        <w:t>Direct Subclasses (Specialization)</w:t>
      </w:r>
    </w:p>
    <w:p w14:paraId="55FEB4FA" w14:textId="77777777" w:rsidR="00377E18" w:rsidRDefault="008917FF" w:rsidP="00B51B66">
      <w:pPr>
        <w:ind w:firstLine="720"/>
      </w:pPr>
      <w:hyperlink w:anchor="_4bc615eb2707782fc8254702b7e0b435" w:history="1">
        <w:r w:rsidR="006977BE">
          <w:rPr>
            <w:rStyle w:val="Hyperlink"/>
          </w:rPr>
          <w:t>AttributeCollectionConstraint</w:t>
        </w:r>
      </w:hyperlink>
      <w:r w:rsidR="006977BE">
        <w:t xml:space="preserve">, </w:t>
      </w:r>
    </w:p>
    <w:p w14:paraId="2771B7E2" w14:textId="77777777" w:rsidR="00377E18" w:rsidRDefault="008917FF" w:rsidP="00B51B66">
      <w:pPr>
        <w:ind w:firstLine="720"/>
      </w:pPr>
      <w:hyperlink w:anchor="_2d1a6d8b2806092b50ec3fd4cd2db35b" w:history="1">
        <w:r w:rsidR="006977BE">
          <w:rPr>
            <w:rStyle w:val="Hyperlink"/>
          </w:rPr>
          <w:t>SingularAttributeConstraint</w:t>
        </w:r>
      </w:hyperlink>
    </w:p>
    <w:p w14:paraId="50A82381" w14:textId="77777777" w:rsidR="0063570E" w:rsidRDefault="0063570E" w:rsidP="00383490"/>
    <w:p w14:paraId="5D66F3DD" w14:textId="77777777" w:rsidR="00A855E6" w:rsidRDefault="00383490" w:rsidP="00263593">
      <w:r w:rsidRPr="00875584">
        <w:rPr>
          <w:rFonts w:ascii="Arial" w:hAnsi="Arial"/>
          <w:b/>
          <w:sz w:val="24"/>
          <w:szCs w:val="24"/>
        </w:rPr>
        <w:t>Attributes</w:t>
      </w:r>
    </w:p>
    <w:p w14:paraId="51A6439E" w14:textId="77777777" w:rsidR="00DC3AE7" w:rsidRDefault="00DC3AE7" w:rsidP="00DC3AE7">
      <w:r w:rsidRPr="00DC3AE7">
        <w:t xml:space="preserve"> </w:t>
      </w:r>
    </w:p>
    <w:p w14:paraId="727CF889" w14:textId="77777777" w:rsidR="00B603FB" w:rsidRDefault="00B603FB" w:rsidP="008B78EB"/>
    <w:p w14:paraId="3F578E70"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rmAttribute : UML Standard Profile::UML2 Metamodel::Property</w:t>
      </w:r>
    </w:p>
    <w:p w14:paraId="1D004378" w14:textId="77777777" w:rsidR="00DC3AE7" w:rsidRDefault="00DC3AE7" w:rsidP="00DC3AE7">
      <w:r w:rsidRPr="00DC3AE7">
        <w:t xml:space="preserve"> </w:t>
      </w:r>
    </w:p>
    <w:p w14:paraId="2E2911D6" w14:textId="77777777" w:rsidR="00B603FB" w:rsidRDefault="00B603FB" w:rsidP="008B78EB"/>
    <w:p w14:paraId="789DFDE7"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matchNegated : UML Standard Profile::UML2 Metamodel::PrimitiveTypes::Boolean</w:t>
      </w:r>
    </w:p>
    <w:p w14:paraId="60228BD7" w14:textId="77777777" w:rsidR="0063570E" w:rsidRDefault="0063570E" w:rsidP="00383490"/>
    <w:p w14:paraId="285B99F0" w14:textId="77777777" w:rsidR="00A855E6" w:rsidRDefault="00383490" w:rsidP="00263593">
      <w:r w:rsidRPr="00875584">
        <w:rPr>
          <w:rFonts w:ascii="Arial" w:hAnsi="Arial"/>
          <w:b/>
          <w:sz w:val="24"/>
          <w:szCs w:val="24"/>
        </w:rPr>
        <w:t>Constraints</w:t>
      </w:r>
    </w:p>
    <w:p w14:paraId="5D2D5611" w14:textId="77777777" w:rsidR="0087616E" w:rsidRPr="00BC6BEC" w:rsidRDefault="0087616E" w:rsidP="00263593">
      <w:pPr>
        <w:rPr>
          <w:rFonts w:ascii="Arial" w:hAnsi="Arial"/>
          <w:b/>
          <w:sz w:val="24"/>
          <w:szCs w:val="24"/>
        </w:rPr>
      </w:pPr>
    </w:p>
    <w:p w14:paraId="2F4BA7C3"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objectConstraintTarget</w:t>
      </w:r>
      <w:proofErr w:type="gramEnd"/>
    </w:p>
    <w:p w14:paraId="046FB8AA" w14:textId="77777777" w:rsidR="00B51031" w:rsidRDefault="0018237F">
      <w:r>
        <w:t>The Property type must be an &lt;&lt;ObjectConstraint&gt;&gt;</w:t>
      </w:r>
    </w:p>
    <w:p w14:paraId="4D0BF68C" w14:textId="77777777" w:rsidR="00377E18" w:rsidRDefault="00CF06F6" w:rsidP="00377E18">
      <w:pPr>
        <w:ind w:left="3600" w:firstLine="720"/>
      </w:pPr>
      <w:r w:rsidRPr="00467F03">
        <w:t>[OCL]</w:t>
      </w:r>
    </w:p>
    <w:p w14:paraId="5EFE39D1" w14:textId="77777777" w:rsidR="008B78EB" w:rsidRDefault="004B279F" w:rsidP="00ED4063">
      <w:proofErr w:type="gramStart"/>
      <w:r w:rsidRPr="0047488C">
        <w:rPr>
          <w:rFonts w:ascii="Courier" w:hAnsi="Courier"/>
        </w:rPr>
        <w:t>self.base</w:t>
      </w:r>
      <w:proofErr w:type="gramEnd"/>
      <w:r w:rsidRPr="0047488C">
        <w:rPr>
          <w:rFonts w:ascii="Courier" w:hAnsi="Courier"/>
        </w:rPr>
        <w:t>_Property.type.stereotypedBy('ObjectConstraint')</w:t>
      </w:r>
    </w:p>
    <w:p w14:paraId="59FCE269" w14:textId="77777777" w:rsidR="002C0F83" w:rsidRPr="005F31BE" w:rsidRDefault="00F851FF" w:rsidP="005F31BE">
      <w:pPr>
        <w:pStyle w:val="Heading4"/>
      </w:pPr>
      <w:bookmarkStart w:id="433" w:name="_13ad6987e15b787d385f0b30ff25d6c9"/>
      <w:bookmarkStart w:id="434" w:name="_Toc285534790"/>
      <w:r w:rsidRPr="005F31BE">
        <w:t>&lt;Stereotype&gt; AuthoredResource</w:t>
      </w:r>
      <w:bookmarkEnd w:id="433"/>
      <w:bookmarkEnd w:id="434"/>
    </w:p>
    <w:p w14:paraId="5586CE07" w14:textId="77777777" w:rsidR="0063570E" w:rsidRDefault="0063570E" w:rsidP="00383490"/>
    <w:p w14:paraId="2F9AD45C" w14:textId="77777777" w:rsidR="00A855E6" w:rsidRDefault="00383490" w:rsidP="00263593">
      <w:r w:rsidRPr="00875584">
        <w:rPr>
          <w:rFonts w:ascii="Arial" w:hAnsi="Arial"/>
          <w:b/>
          <w:sz w:val="24"/>
          <w:szCs w:val="24"/>
        </w:rPr>
        <w:t>Description</w:t>
      </w:r>
    </w:p>
    <w:p w14:paraId="61D1A3E3" w14:textId="77777777" w:rsidR="00B51031" w:rsidRDefault="0018237F">
      <w:r>
        <w:rPr>
          <w:b/>
          <w:bCs/>
        </w:rPr>
        <w:t>AuthoredResource</w:t>
      </w:r>
      <w:r>
        <w:t xml:space="preserve"> carries a minimal set of information about the source and origin of an Archetype. Its intent is to be a "connection point" to attach additional workflow and other provenance information to the target </w:t>
      </w:r>
      <w:r>
        <w:rPr>
          <w:b/>
          <w:bCs/>
        </w:rPr>
        <w:t>Archetype</w:t>
      </w:r>
      <w:r>
        <w:t>.</w:t>
      </w:r>
    </w:p>
    <w:p w14:paraId="42892CD5" w14:textId="77777777" w:rsidR="00B51031" w:rsidRDefault="0018237F">
      <w:r>
        <w:t xml:space="preserve"> </w:t>
      </w:r>
    </w:p>
    <w:p w14:paraId="2389BA67" w14:textId="77777777" w:rsidR="00B51031" w:rsidRDefault="0018237F">
      <w:r>
        <w:rPr>
          <w:b/>
          <w:bCs/>
        </w:rPr>
        <w:t>AuthoredResource</w:t>
      </w:r>
      <w:r>
        <w:t xml:space="preserve"> can be associated with </w:t>
      </w:r>
      <w:r>
        <w:rPr>
          <w:b/>
          <w:bCs/>
        </w:rPr>
        <w:t>ResourceTranslations</w:t>
      </w:r>
      <w:r>
        <w:t xml:space="preserve">, </w:t>
      </w:r>
      <w:r>
        <w:rPr>
          <w:b/>
          <w:bCs/>
        </w:rPr>
        <w:t>Descriptions</w:t>
      </w:r>
      <w:r>
        <w:t xml:space="preserve">, etc through </w:t>
      </w:r>
      <w:r>
        <w:rPr>
          <w:b/>
          <w:bCs/>
        </w:rPr>
        <w:t>OpaqueBehaviors</w:t>
      </w:r>
      <w:r>
        <w:t xml:space="preserve"> stereotyped by </w:t>
      </w:r>
      <w:r>
        <w:rPr>
          <w:b/>
          <w:bCs/>
        </w:rPr>
        <w:t>ResourceTranslation</w:t>
      </w:r>
      <w:r>
        <w:t xml:space="preserve"> and </w:t>
      </w:r>
      <w:r>
        <w:rPr>
          <w:b/>
          <w:bCs/>
        </w:rPr>
        <w:t>ResourceDescription</w:t>
      </w:r>
      <w:r>
        <w:t xml:space="preserve"> respectively.</w:t>
      </w:r>
    </w:p>
    <w:p w14:paraId="75C0BEC8" w14:textId="77777777" w:rsidR="00377E18" w:rsidRDefault="00C51B43" w:rsidP="00377E18">
      <w:pPr>
        <w:ind w:left="720" w:firstLine="720"/>
      </w:pPr>
      <w:r>
        <w:t xml:space="preserve"> </w:t>
      </w:r>
    </w:p>
    <w:p w14:paraId="7E63F5CA" w14:textId="77777777" w:rsidR="0063570E" w:rsidRDefault="0063570E" w:rsidP="00383490"/>
    <w:p w14:paraId="5BD93F64" w14:textId="77777777" w:rsidR="00A855E6" w:rsidRDefault="00383490" w:rsidP="00263593">
      <w:r w:rsidRPr="00875584">
        <w:rPr>
          <w:rFonts w:ascii="Arial" w:hAnsi="Arial"/>
          <w:b/>
          <w:sz w:val="24"/>
          <w:szCs w:val="24"/>
        </w:rPr>
        <w:t>Diagrams</w:t>
      </w:r>
    </w:p>
    <w:p w14:paraId="3861C6A8" w14:textId="77777777" w:rsidR="00A93FDC" w:rsidRDefault="008917FF" w:rsidP="00CB0928">
      <w:pPr>
        <w:ind w:left="720"/>
      </w:pPr>
      <w:hyperlink w:anchor="_1c8c4aa3906888e5c2c8895f5ed19903" w:history="1">
        <w:r w:rsidR="003E7695">
          <w:rPr>
            <w:rStyle w:val="Hyperlink"/>
          </w:rPr>
          <w:t xml:space="preserve">Archetypes </w:t>
        </w:r>
      </w:hyperlink>
    </w:p>
    <w:p w14:paraId="1A0EE104" w14:textId="77777777" w:rsidR="0063570E" w:rsidRDefault="0063570E" w:rsidP="00383490"/>
    <w:p w14:paraId="47DB22F4" w14:textId="77777777" w:rsidR="00A855E6" w:rsidRDefault="00383490" w:rsidP="00263593">
      <w:r w:rsidRPr="00875584">
        <w:rPr>
          <w:rFonts w:ascii="Arial" w:hAnsi="Arial"/>
          <w:b/>
          <w:sz w:val="24"/>
          <w:szCs w:val="24"/>
        </w:rPr>
        <w:t>Direct Subclasses (Specialization)</w:t>
      </w:r>
    </w:p>
    <w:p w14:paraId="3CD8D5F0" w14:textId="77777777" w:rsidR="00377E18" w:rsidRDefault="008917FF" w:rsidP="00B51B66">
      <w:pPr>
        <w:ind w:firstLine="720"/>
      </w:pPr>
      <w:hyperlink w:anchor="_61831f1c446a753e3069251f603bfa37" w:history="1">
        <w:r w:rsidR="006977BE">
          <w:rPr>
            <w:rStyle w:val="Hyperlink"/>
          </w:rPr>
          <w:t>ArchetypeVersion</w:t>
        </w:r>
      </w:hyperlink>
    </w:p>
    <w:p w14:paraId="65943638" w14:textId="77777777" w:rsidR="0063570E" w:rsidRDefault="0063570E" w:rsidP="00383490"/>
    <w:p w14:paraId="01F100FA" w14:textId="77777777" w:rsidR="00A855E6" w:rsidRDefault="00383490" w:rsidP="00263593">
      <w:r w:rsidRPr="00875584">
        <w:rPr>
          <w:rFonts w:ascii="Arial" w:hAnsi="Arial"/>
          <w:b/>
          <w:sz w:val="24"/>
          <w:szCs w:val="24"/>
        </w:rPr>
        <w:t>Attributes</w:t>
      </w:r>
    </w:p>
    <w:p w14:paraId="15BF2940" w14:textId="77777777" w:rsidR="00DC3AE7" w:rsidRDefault="00DC3AE7" w:rsidP="00DC3AE7">
      <w:r w:rsidRPr="00DC3AE7">
        <w:t xml:space="preserve"> </w:t>
      </w:r>
    </w:p>
    <w:p w14:paraId="619E3918" w14:textId="77777777" w:rsidR="00B603FB" w:rsidRDefault="00B603FB" w:rsidP="008B78EB"/>
    <w:p w14:paraId="0E012B15"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originalLanguage : UML Standard Profile::UML2 Metamodel::EnumerationLiteral</w:t>
      </w:r>
    </w:p>
    <w:p w14:paraId="5DDE848B" w14:textId="77777777" w:rsidR="00B51031" w:rsidRDefault="0018237F">
      <w:r>
        <w:t>The original language the model was authored in.</w:t>
      </w:r>
    </w:p>
    <w:p w14:paraId="3C8FA003" w14:textId="77777777" w:rsidR="00DC3AE7" w:rsidRDefault="00DC3AE7" w:rsidP="00DC3AE7">
      <w:r w:rsidRPr="00DC3AE7">
        <w:t xml:space="preserve"> </w:t>
      </w:r>
    </w:p>
    <w:p w14:paraId="6CFA72EC" w14:textId="77777777" w:rsidR="00B603FB" w:rsidRDefault="00B603FB" w:rsidP="008B78EB"/>
    <w:p w14:paraId="5F17ADC9"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isControlled : UML Standard Profile::UML2 Metamodel::PrimitiveTypes::Boolean</w:t>
      </w:r>
    </w:p>
    <w:p w14:paraId="2A72E125" w14:textId="77777777" w:rsidR="00B51031" w:rsidRDefault="0018237F">
      <w:proofErr w:type="gramStart"/>
      <w:r>
        <w:t>A flag indicating whether the archetype is change-controlled or not can be included after the version.</w:t>
      </w:r>
      <w:proofErr w:type="gramEnd"/>
      <w:r>
        <w:t xml:space="preserve"> Archetypes that include the “controlled” flag should have the revision history section included, while those with the “uncontrolled” flag, or no flag at all, may omit the revision history. This enables archetypes to be privately edited in an early development phase without generating large revision histories of little or no value</w:t>
      </w:r>
    </w:p>
    <w:p w14:paraId="14341C37" w14:textId="77777777" w:rsidR="00DC3AE7" w:rsidRDefault="00DC3AE7" w:rsidP="00DC3AE7">
      <w:r w:rsidRPr="00DC3AE7">
        <w:t xml:space="preserve"> </w:t>
      </w:r>
    </w:p>
    <w:p w14:paraId="2E2B204E" w14:textId="77777777" w:rsidR="00B603FB" w:rsidRDefault="00B603FB" w:rsidP="008B78EB"/>
    <w:p w14:paraId="47831E43"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isGenerated : UML Standard Profile::UML2 Metamodel::PrimitiveTypes::Boolean</w:t>
      </w:r>
    </w:p>
    <w:p w14:paraId="0C2CC696" w14:textId="77777777" w:rsidR="00B51031" w:rsidRDefault="0018237F">
      <w:proofErr w:type="gramStart"/>
      <w:r>
        <w:t>A flag indicating whether the archetype was generated or authored.</w:t>
      </w:r>
      <w:proofErr w:type="gramEnd"/>
      <w:r>
        <w:t xml:space="preserve"> This marker is used to support the migration to differential archetype representation introduced in ADL 1.5, to enable proper representation of specialized archetypes.</w:t>
      </w:r>
    </w:p>
    <w:p w14:paraId="2CCB1E98" w14:textId="77777777" w:rsidR="00DC3AE7" w:rsidRDefault="00DC3AE7" w:rsidP="00DC3AE7">
      <w:r w:rsidRPr="00DC3AE7">
        <w:t xml:space="preserve"> </w:t>
      </w:r>
    </w:p>
    <w:p w14:paraId="0761663E" w14:textId="77777777" w:rsidR="00B603FB" w:rsidRDefault="00B603FB" w:rsidP="008B78EB"/>
    <w:p w14:paraId="3E9C14C4"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resourceSource : UML Standard Profile::UML2 Metamodel::PrimitiveTypes::String</w:t>
      </w:r>
    </w:p>
    <w:p w14:paraId="04D57E8B" w14:textId="77777777" w:rsidR="00B51031" w:rsidRDefault="0018237F">
      <w:proofErr w:type="gramStart"/>
      <w:r>
        <w:t>A URI that references the source document (if any) from which the original resource was derived.</w:t>
      </w:r>
      <w:proofErr w:type="gramEnd"/>
    </w:p>
    <w:p w14:paraId="0D645E16" w14:textId="77777777" w:rsidR="00DC3AE7" w:rsidRDefault="00DC3AE7" w:rsidP="00DC3AE7">
      <w:r w:rsidRPr="00DC3AE7">
        <w:t xml:space="preserve"> </w:t>
      </w:r>
    </w:p>
    <w:p w14:paraId="5E7A1F53" w14:textId="77777777" w:rsidR="00B603FB" w:rsidRDefault="00B603FB" w:rsidP="008B78EB"/>
    <w:p w14:paraId="0E1088E0"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resourceDocumentLanguage : UML Standard Profile::UML2 Metamodel::PrimitiveTypes::String</w:t>
      </w:r>
    </w:p>
    <w:p w14:paraId="2B5FA50F" w14:textId="77777777" w:rsidR="00B51031" w:rsidRDefault="0018237F">
      <w:r>
        <w:t>The language (e.g. AOM, CEM</w:t>
      </w:r>
      <w:proofErr w:type="gramStart"/>
      <w:r>
        <w:t>, ...</w:t>
      </w:r>
      <w:proofErr w:type="gramEnd"/>
      <w:r>
        <w:t>) of the source of the constraints, if any.</w:t>
      </w:r>
    </w:p>
    <w:p w14:paraId="0F4C0652" w14:textId="77777777" w:rsidR="00DC3AE7" w:rsidRDefault="00DC3AE7" w:rsidP="00DC3AE7">
      <w:r w:rsidRPr="00DC3AE7">
        <w:t xml:space="preserve"> </w:t>
      </w:r>
    </w:p>
    <w:p w14:paraId="729B3168" w14:textId="77777777" w:rsidR="00B603FB" w:rsidRDefault="00B603FB" w:rsidP="008B78EB"/>
    <w:p w14:paraId="46C356C5"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resourceDocumentSyntax : UML Standard Profile::UML2 Metamodel::PrimitiveTypes::String</w:t>
      </w:r>
    </w:p>
    <w:p w14:paraId="4EE4A44C" w14:textId="77777777" w:rsidR="00B51031" w:rsidRDefault="0018237F">
      <w:r>
        <w:t>The syntax of the resource document (ADL, XML, XMI</w:t>
      </w:r>
      <w:proofErr w:type="gramStart"/>
      <w:r>
        <w:t>, ...)</w:t>
      </w:r>
      <w:proofErr w:type="gramEnd"/>
    </w:p>
    <w:p w14:paraId="347FE48E" w14:textId="77777777" w:rsidR="00DC3AE7" w:rsidRDefault="00DC3AE7" w:rsidP="00DC3AE7">
      <w:r w:rsidRPr="00DC3AE7">
        <w:t xml:space="preserve"> </w:t>
      </w:r>
    </w:p>
    <w:p w14:paraId="296FF979" w14:textId="77777777" w:rsidR="00B603FB" w:rsidRDefault="00B603FB" w:rsidP="008B78EB"/>
    <w:p w14:paraId="47C26149"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resourceSourceURI : UML Standard Profile::UML2 Metamodel::PrimitiveTypes::String</w:t>
      </w:r>
    </w:p>
    <w:p w14:paraId="071B0E8E" w14:textId="6742B6BD" w:rsidR="00B51031" w:rsidRDefault="0018237F">
      <w:proofErr w:type="gramStart"/>
      <w:r>
        <w:t xml:space="preserve">An external identifier </w:t>
      </w:r>
      <w:del w:id="435" w:author="Alpha Omega" w:date="2015-02-14T13:47:00Z">
        <w:r w:rsidDel="0082356F">
          <w:delText xml:space="preserve">that </w:delText>
        </w:r>
      </w:del>
      <w:r>
        <w:t>uniquely identif</w:t>
      </w:r>
      <w:ins w:id="436" w:author="Alpha Omega" w:date="2015-02-14T13:47:00Z">
        <w:r w:rsidR="0082356F">
          <w:t>ying</w:t>
        </w:r>
      </w:ins>
      <w:del w:id="437" w:author="Alpha Omega" w:date="2015-02-14T13:47:00Z">
        <w:r w:rsidDel="0082356F">
          <w:delText>ies</w:delText>
        </w:r>
      </w:del>
      <w:r>
        <w:t xml:space="preserve"> this Archetype.</w:t>
      </w:r>
      <w:proofErr w:type="gramEnd"/>
      <w:r>
        <w:t xml:space="preserve"> The format and structure of this identifier are determined by the rules of the </w:t>
      </w:r>
      <w:r>
        <w:rPr>
          <w:i/>
          <w:iCs/>
        </w:rPr>
        <w:t>resourceDocumentLanguage</w:t>
      </w:r>
      <w:r>
        <w:t xml:space="preserve"> and/or </w:t>
      </w:r>
      <w:r>
        <w:rPr>
          <w:i/>
          <w:iCs/>
        </w:rPr>
        <w:t>resourceDocumentSyntax</w:t>
      </w:r>
      <w:r>
        <w:t>. This identifier cannot be used as an identifier within AML itself as it may not always be present. It must be preserved, however, for export to external resources.</w:t>
      </w:r>
    </w:p>
    <w:p w14:paraId="340A19AE" w14:textId="77777777" w:rsidR="0063570E" w:rsidRDefault="0063570E" w:rsidP="00383490"/>
    <w:p w14:paraId="0287F59E" w14:textId="77777777" w:rsidR="00A855E6" w:rsidRDefault="00383490" w:rsidP="00263593">
      <w:r w:rsidRPr="00875584">
        <w:rPr>
          <w:rFonts w:ascii="Arial" w:hAnsi="Arial"/>
          <w:b/>
          <w:sz w:val="24"/>
          <w:szCs w:val="24"/>
        </w:rPr>
        <w:t>Constraints</w:t>
      </w:r>
    </w:p>
    <w:p w14:paraId="34E653DD" w14:textId="77777777" w:rsidR="0087616E" w:rsidRPr="00BC6BEC" w:rsidRDefault="0087616E" w:rsidP="00263593">
      <w:pPr>
        <w:rPr>
          <w:rFonts w:ascii="Arial" w:hAnsi="Arial"/>
          <w:b/>
          <w:sz w:val="24"/>
          <w:szCs w:val="24"/>
        </w:rPr>
      </w:pPr>
    </w:p>
    <w:p w14:paraId="032C183D"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languageEnumeration</w:t>
      </w:r>
      <w:proofErr w:type="gramEnd"/>
    </w:p>
    <w:p w14:paraId="4DAA8333" w14:textId="77777777" w:rsidR="00B51031" w:rsidRDefault="0018237F">
      <w:proofErr w:type="gramStart"/>
      <w:r>
        <w:t>originalLanguage</w:t>
      </w:r>
      <w:proofErr w:type="gramEnd"/>
      <w:r>
        <w:t xml:space="preserve"> must be in a &lt;&lt;Language&gt;&gt; Enumeration</w:t>
      </w:r>
    </w:p>
    <w:p w14:paraId="2178075C" w14:textId="77777777" w:rsidR="00377E18" w:rsidRDefault="00CF06F6" w:rsidP="00377E18">
      <w:pPr>
        <w:ind w:left="3600" w:firstLine="720"/>
      </w:pPr>
      <w:r w:rsidRPr="00467F03">
        <w:t>[OCL]</w:t>
      </w:r>
    </w:p>
    <w:p w14:paraId="14BF1803" w14:textId="77777777" w:rsidR="008B78EB" w:rsidRDefault="004B279F" w:rsidP="00ED4063">
      <w:r w:rsidRPr="0047488C">
        <w:rPr>
          <w:rFonts w:ascii="Courier" w:hAnsi="Courier"/>
        </w:rPr>
        <w:t xml:space="preserve"> </w:t>
      </w:r>
      <w:proofErr w:type="gramStart"/>
      <w:r w:rsidRPr="0047488C">
        <w:rPr>
          <w:rFonts w:ascii="Courier" w:hAnsi="Courier"/>
        </w:rPr>
        <w:t>self.originalLanguage.enumeration.stereotypedBy</w:t>
      </w:r>
      <w:proofErr w:type="gramEnd"/>
      <w:r w:rsidRPr="0047488C">
        <w:rPr>
          <w:rFonts w:ascii="Courier" w:hAnsi="Courier"/>
        </w:rPr>
        <w:t>('Language')</w:t>
      </w:r>
    </w:p>
    <w:p w14:paraId="0208D86D" w14:textId="77777777" w:rsidR="002C0F83" w:rsidRPr="005F31BE" w:rsidRDefault="00F851FF" w:rsidP="005F31BE">
      <w:pPr>
        <w:pStyle w:val="Heading4"/>
      </w:pPr>
      <w:bookmarkStart w:id="438" w:name="_40ee863e6fd02692437dae1d81ba12de"/>
      <w:bookmarkStart w:id="439" w:name="_Toc285534791"/>
      <w:r w:rsidRPr="005F31BE">
        <w:t>&lt;Stereotype&gt; BooleanConstraint</w:t>
      </w:r>
      <w:bookmarkEnd w:id="438"/>
      <w:bookmarkEnd w:id="439"/>
    </w:p>
    <w:p w14:paraId="28637CF4" w14:textId="77777777" w:rsidR="0063570E" w:rsidRDefault="0063570E" w:rsidP="00383490"/>
    <w:p w14:paraId="0BBD6EB1" w14:textId="77777777" w:rsidR="00A855E6" w:rsidRDefault="00383490" w:rsidP="00263593">
      <w:r w:rsidRPr="00875584">
        <w:rPr>
          <w:rFonts w:ascii="Arial" w:hAnsi="Arial"/>
          <w:b/>
          <w:sz w:val="24"/>
          <w:szCs w:val="24"/>
        </w:rPr>
        <w:t>Description</w:t>
      </w:r>
    </w:p>
    <w:p w14:paraId="7D4C42CE" w14:textId="77777777" w:rsidR="00B51031" w:rsidRDefault="0018237F">
      <w:proofErr w:type="gramStart"/>
      <w:r>
        <w:t>A constraint on a property of Boolean type.</w:t>
      </w:r>
      <w:proofErr w:type="gramEnd"/>
    </w:p>
    <w:p w14:paraId="71ABD61D" w14:textId="77777777" w:rsidR="00377E18" w:rsidRDefault="00C51B43" w:rsidP="00377E18">
      <w:pPr>
        <w:ind w:left="720" w:firstLine="720"/>
      </w:pPr>
      <w:r>
        <w:t xml:space="preserve"> </w:t>
      </w:r>
    </w:p>
    <w:p w14:paraId="68420B59" w14:textId="77777777" w:rsidR="0063570E" w:rsidRDefault="0063570E" w:rsidP="00383490"/>
    <w:p w14:paraId="48BA3610" w14:textId="77777777" w:rsidR="00A855E6" w:rsidRDefault="00383490" w:rsidP="00263593">
      <w:r w:rsidRPr="00875584">
        <w:rPr>
          <w:rFonts w:ascii="Arial" w:hAnsi="Arial"/>
          <w:b/>
          <w:sz w:val="24"/>
          <w:szCs w:val="24"/>
        </w:rPr>
        <w:t>Diagrams</w:t>
      </w:r>
    </w:p>
    <w:p w14:paraId="2AB8F0C3" w14:textId="77777777" w:rsidR="00A93FDC" w:rsidRDefault="008917FF" w:rsidP="00CB0928">
      <w:pPr>
        <w:ind w:left="720"/>
      </w:pPr>
      <w:hyperlink w:anchor="_ae5d1776f07899a7af4725351a338b35" w:history="1">
        <w:r w:rsidR="003E7695">
          <w:rPr>
            <w:rStyle w:val="Hyperlink"/>
          </w:rPr>
          <w:t>Primitive Type Constraints</w:t>
        </w:r>
      </w:hyperlink>
    </w:p>
    <w:p w14:paraId="13F9205D" w14:textId="77777777" w:rsidR="0063570E" w:rsidRDefault="0063570E" w:rsidP="00383490"/>
    <w:p w14:paraId="575B5A1D" w14:textId="77777777" w:rsidR="00A855E6" w:rsidRDefault="00383490" w:rsidP="00263593">
      <w:r w:rsidRPr="00875584">
        <w:rPr>
          <w:rFonts w:ascii="Arial" w:hAnsi="Arial"/>
          <w:b/>
          <w:sz w:val="24"/>
          <w:szCs w:val="24"/>
        </w:rPr>
        <w:t>Direct Superclasses (Generalization)</w:t>
      </w:r>
    </w:p>
    <w:p w14:paraId="669CEB91" w14:textId="77777777" w:rsidR="00377E18" w:rsidRDefault="008917FF" w:rsidP="00B51B66">
      <w:pPr>
        <w:ind w:firstLine="720"/>
      </w:pPr>
      <w:hyperlink w:anchor="_c72b6d9c8a46b96f02fdfefe3b8b0568" w:history="1">
        <w:r w:rsidR="006977BE">
          <w:rPr>
            <w:rStyle w:val="Hyperlink"/>
          </w:rPr>
          <w:t>PrimitiveObjectConstraint</w:t>
        </w:r>
      </w:hyperlink>
    </w:p>
    <w:p w14:paraId="2D05FC22" w14:textId="77777777" w:rsidR="0063570E" w:rsidRDefault="0063570E" w:rsidP="00383490"/>
    <w:p w14:paraId="59A671C0" w14:textId="77777777" w:rsidR="00A855E6" w:rsidRDefault="00383490" w:rsidP="00263593">
      <w:r w:rsidRPr="00875584">
        <w:rPr>
          <w:rFonts w:ascii="Arial" w:hAnsi="Arial"/>
          <w:b/>
          <w:sz w:val="24"/>
          <w:szCs w:val="24"/>
        </w:rPr>
        <w:t>Attributes</w:t>
      </w:r>
    </w:p>
    <w:p w14:paraId="6166C4F0" w14:textId="77777777" w:rsidR="00DC3AE7" w:rsidRDefault="00DC3AE7" w:rsidP="00DC3AE7">
      <w:r w:rsidRPr="00DC3AE7">
        <w:t xml:space="preserve"> </w:t>
      </w:r>
    </w:p>
    <w:p w14:paraId="3E9E247F" w14:textId="77777777" w:rsidR="00B603FB" w:rsidRDefault="00B603FB" w:rsidP="008B78EB"/>
    <w:p w14:paraId="53EAF8E6"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possibleValues : UML Standard Profile::UML2 Metamodel::PrimitiveTypes::Boolean</w:t>
      </w:r>
    </w:p>
    <w:p w14:paraId="785B6472" w14:textId="77777777" w:rsidR="00B51031" w:rsidRDefault="0018237F">
      <w:proofErr w:type="gramStart"/>
      <w:r>
        <w:t>A set of allowed Boolean values (e.g., True, False).</w:t>
      </w:r>
      <w:proofErr w:type="gramEnd"/>
    </w:p>
    <w:p w14:paraId="652961E6" w14:textId="77777777" w:rsidR="00DC3AE7" w:rsidRDefault="00DC3AE7" w:rsidP="00DC3AE7">
      <w:r w:rsidRPr="00DC3AE7">
        <w:t xml:space="preserve"> </w:t>
      </w:r>
    </w:p>
    <w:p w14:paraId="7F9D9163" w14:textId="77777777" w:rsidR="00B603FB" w:rsidRDefault="00B603FB" w:rsidP="008B78EB"/>
    <w:p w14:paraId="5ADF8530"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assumedValue : UML Standard Profile::UML2 Metamodel::PrimitiveTypes::Boolean</w:t>
      </w:r>
    </w:p>
    <w:p w14:paraId="4C0576F3" w14:textId="77777777" w:rsidR="00B51031" w:rsidRDefault="0018237F">
      <w:r>
        <w:t>A Boolean value to be assumed to apply if no value is provided.</w:t>
      </w:r>
    </w:p>
    <w:p w14:paraId="08B1336E" w14:textId="77777777" w:rsidR="0063570E" w:rsidRDefault="0063570E" w:rsidP="00383490"/>
    <w:p w14:paraId="110EACB3" w14:textId="77777777" w:rsidR="00A855E6" w:rsidRDefault="00383490" w:rsidP="00263593">
      <w:r w:rsidRPr="00875584">
        <w:rPr>
          <w:rFonts w:ascii="Arial" w:hAnsi="Arial"/>
          <w:b/>
          <w:sz w:val="24"/>
          <w:szCs w:val="24"/>
        </w:rPr>
        <w:t>Constraints</w:t>
      </w:r>
    </w:p>
    <w:p w14:paraId="7B04092B" w14:textId="77777777" w:rsidR="0087616E" w:rsidRPr="00BC6BEC" w:rsidRDefault="0087616E" w:rsidP="00263593">
      <w:pPr>
        <w:rPr>
          <w:rFonts w:ascii="Arial" w:hAnsi="Arial"/>
          <w:b/>
          <w:sz w:val="24"/>
          <w:szCs w:val="24"/>
        </w:rPr>
      </w:pPr>
    </w:p>
    <w:p w14:paraId="64E0B506"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constrainsBoolean</w:t>
      </w:r>
      <w:proofErr w:type="gramEnd"/>
    </w:p>
    <w:p w14:paraId="1B8D9181" w14:textId="77777777" w:rsidR="00B51031" w:rsidRDefault="0018237F">
      <w:r>
        <w:t>The constraint is applied to a Boolean.</w:t>
      </w:r>
    </w:p>
    <w:p w14:paraId="2113D20A" w14:textId="77777777" w:rsidR="00377E18" w:rsidRDefault="00CF06F6" w:rsidP="00377E18">
      <w:pPr>
        <w:ind w:left="3600" w:firstLine="720"/>
      </w:pPr>
      <w:r w:rsidRPr="00467F03">
        <w:t>[English]</w:t>
      </w:r>
    </w:p>
    <w:p w14:paraId="106D8AC0"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_PrimitiveType.oclIsKindOf(Boolean)</w:t>
      </w:r>
    </w:p>
    <w:p w14:paraId="5570954E" w14:textId="77777777" w:rsidR="002C0F83" w:rsidRPr="005F31BE" w:rsidRDefault="00F851FF" w:rsidP="005F31BE">
      <w:pPr>
        <w:pStyle w:val="Heading4"/>
      </w:pPr>
      <w:bookmarkStart w:id="440" w:name="_Toc285534792"/>
      <w:r w:rsidRPr="005F31BE">
        <w:t>&lt;Stereotype&gt; CodeSystemReference</w:t>
      </w:r>
      <w:bookmarkEnd w:id="440"/>
    </w:p>
    <w:p w14:paraId="5B1CBBF5" w14:textId="77777777" w:rsidR="0063570E" w:rsidRDefault="0063570E" w:rsidP="00383490"/>
    <w:p w14:paraId="7863920C" w14:textId="77777777" w:rsidR="00A855E6" w:rsidRDefault="00383490" w:rsidP="00263593">
      <w:r w:rsidRPr="00875584">
        <w:rPr>
          <w:rFonts w:ascii="Arial" w:hAnsi="Arial"/>
          <w:b/>
          <w:sz w:val="24"/>
          <w:szCs w:val="24"/>
        </w:rPr>
        <w:t>Description</w:t>
      </w:r>
    </w:p>
    <w:p w14:paraId="1EE6D3B7" w14:textId="77777777" w:rsidR="00B51031" w:rsidRDefault="0018237F">
      <w:r>
        <w:t xml:space="preserve">A ResourceReference whose </w:t>
      </w:r>
      <w:r>
        <w:rPr>
          <w:i/>
          <w:iCs/>
        </w:rPr>
        <w:t>uri</w:t>
      </w:r>
      <w:r>
        <w:t xml:space="preserve"> identifies to a code system (aka. "</w:t>
      </w:r>
      <w:proofErr w:type="gramStart"/>
      <w:r>
        <w:t>concept</w:t>
      </w:r>
      <w:proofErr w:type="gramEnd"/>
      <w:r>
        <w:t xml:space="preserve"> system, "terminology" or "ontology").  Note, while the UML </w:t>
      </w:r>
      <w:r>
        <w:rPr>
          <w:b/>
          <w:bCs/>
        </w:rPr>
        <w:t>Package</w:t>
      </w:r>
      <w:r>
        <w:t xml:space="preserve"> is the base for the </w:t>
      </w:r>
      <w:r>
        <w:rPr>
          <w:b/>
          <w:bCs/>
        </w:rPr>
        <w:t>CodeSystemReference</w:t>
      </w:r>
      <w:r>
        <w:t xml:space="preserve">, its intent is to represent </w:t>
      </w:r>
      <w:proofErr w:type="gramStart"/>
      <w:r>
        <w:t>a the</w:t>
      </w:r>
      <w:proofErr w:type="gramEnd"/>
      <w:r>
        <w:t xml:space="preserve"> </w:t>
      </w:r>
      <w:r>
        <w:rPr>
          <w:i/>
          <w:iCs/>
        </w:rPr>
        <w:t>uri</w:t>
      </w:r>
      <w:r>
        <w:t xml:space="preserve"> and optional name of a code system and a single, optional </w:t>
      </w:r>
      <w:r>
        <w:rPr>
          <w:i/>
          <w:iCs/>
        </w:rPr>
        <w:t xml:space="preserve">version </w:t>
      </w:r>
      <w:r>
        <w:t xml:space="preserve">and should contain nothing else.  The optional </w:t>
      </w:r>
      <w:r>
        <w:rPr>
          <w:i/>
          <w:iCs/>
        </w:rPr>
        <w:t>version</w:t>
      </w:r>
      <w:r>
        <w:t xml:space="preserve"> of type </w:t>
      </w:r>
      <w:r>
        <w:rPr>
          <w:b/>
          <w:bCs/>
        </w:rPr>
        <w:t>CodeSystemVersionReference</w:t>
      </w:r>
      <w:r>
        <w:t xml:space="preserve"> is represented as a </w:t>
      </w:r>
      <w:r>
        <w:rPr>
          <w:i/>
          <w:iCs/>
        </w:rPr>
        <w:t>packageImport</w:t>
      </w:r>
      <w:r>
        <w:t>.</w:t>
      </w:r>
    </w:p>
    <w:p w14:paraId="1854E8FA" w14:textId="77777777" w:rsidR="00377E18" w:rsidRDefault="00C51B43" w:rsidP="00377E18">
      <w:pPr>
        <w:ind w:left="720" w:firstLine="720"/>
      </w:pPr>
      <w:r>
        <w:t xml:space="preserve"> </w:t>
      </w:r>
    </w:p>
    <w:p w14:paraId="0C7A7BF7" w14:textId="77777777" w:rsidR="0063570E" w:rsidRDefault="0063570E" w:rsidP="00383490"/>
    <w:p w14:paraId="51F26E99" w14:textId="77777777" w:rsidR="00A855E6" w:rsidRDefault="00383490" w:rsidP="00263593">
      <w:r w:rsidRPr="00875584">
        <w:rPr>
          <w:rFonts w:ascii="Arial" w:hAnsi="Arial"/>
          <w:b/>
          <w:sz w:val="24"/>
          <w:szCs w:val="24"/>
        </w:rPr>
        <w:t>Diagrams</w:t>
      </w:r>
    </w:p>
    <w:p w14:paraId="5C89C271" w14:textId="77777777" w:rsidR="00A93FDC" w:rsidRDefault="008917FF" w:rsidP="00CB0928">
      <w:pPr>
        <w:ind w:left="720"/>
      </w:pPr>
      <w:hyperlink w:anchor="_aa2597b87275ed4e1724a94a9c31d90b" w:history="1">
        <w:r w:rsidR="003E7695">
          <w:rPr>
            <w:rStyle w:val="Hyperlink"/>
          </w:rPr>
          <w:t>Resource References</w:t>
        </w:r>
      </w:hyperlink>
    </w:p>
    <w:p w14:paraId="2BF5413E" w14:textId="77777777" w:rsidR="0063570E" w:rsidRDefault="0063570E" w:rsidP="00383490"/>
    <w:p w14:paraId="7AD4B958" w14:textId="77777777" w:rsidR="00A855E6" w:rsidRDefault="00383490" w:rsidP="00263593">
      <w:r w:rsidRPr="00875584">
        <w:rPr>
          <w:rFonts w:ascii="Arial" w:hAnsi="Arial"/>
          <w:b/>
          <w:sz w:val="24"/>
          <w:szCs w:val="24"/>
        </w:rPr>
        <w:t>Direct Superclasses (Generalization)</w:t>
      </w:r>
    </w:p>
    <w:p w14:paraId="4DD74C4B" w14:textId="77777777" w:rsidR="00377E18" w:rsidRDefault="008917FF" w:rsidP="00B51B66">
      <w:pPr>
        <w:ind w:firstLine="720"/>
      </w:pPr>
      <w:hyperlink w:anchor="_1b2eec63ad4ef6c72d57b9985e0346ff" w:history="1">
        <w:r w:rsidR="006977BE">
          <w:rPr>
            <w:rStyle w:val="Hyperlink"/>
          </w:rPr>
          <w:t>ResourceReference</w:t>
        </w:r>
      </w:hyperlink>
    </w:p>
    <w:p w14:paraId="5796C5AB" w14:textId="77777777" w:rsidR="0063570E" w:rsidRDefault="0063570E" w:rsidP="00383490"/>
    <w:p w14:paraId="4E2A0497" w14:textId="77777777" w:rsidR="00A855E6" w:rsidRDefault="00383490" w:rsidP="00263593">
      <w:r w:rsidRPr="00875584">
        <w:rPr>
          <w:rFonts w:ascii="Arial" w:hAnsi="Arial"/>
          <w:b/>
          <w:sz w:val="24"/>
          <w:szCs w:val="24"/>
        </w:rPr>
        <w:t>Constraints</w:t>
      </w:r>
    </w:p>
    <w:p w14:paraId="3CFEFC08" w14:textId="77777777" w:rsidR="0087616E" w:rsidRPr="00BC6BEC" w:rsidRDefault="0087616E" w:rsidP="00263593">
      <w:pPr>
        <w:rPr>
          <w:rFonts w:ascii="Arial" w:hAnsi="Arial"/>
          <w:b/>
          <w:sz w:val="24"/>
          <w:szCs w:val="24"/>
        </w:rPr>
      </w:pPr>
    </w:p>
    <w:p w14:paraId="1D179D51"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version</w:t>
      </w:r>
      <w:proofErr w:type="gramEnd"/>
    </w:p>
    <w:p w14:paraId="2DFB012C" w14:textId="77777777" w:rsidR="00B51031" w:rsidRDefault="0018237F">
      <w:r>
        <w:t>There must be at most 1 imported &lt;&lt;CodeSystemVersionReference&gt;&gt; Package.</w:t>
      </w:r>
    </w:p>
    <w:p w14:paraId="1168B92C" w14:textId="77777777" w:rsidR="00377E18" w:rsidRDefault="00CF06F6" w:rsidP="00377E18">
      <w:pPr>
        <w:ind w:left="3600" w:firstLine="720"/>
      </w:pPr>
      <w:r w:rsidRPr="00467F03">
        <w:t>[Binary]</w:t>
      </w:r>
    </w:p>
    <w:p w14:paraId="79948BB2" w14:textId="77777777" w:rsidR="008B78EB" w:rsidRDefault="004B279F" w:rsidP="00ED4063">
      <w:proofErr w:type="gramStart"/>
      <w:r w:rsidRPr="0047488C">
        <w:rPr>
          <w:rFonts w:ascii="Courier" w:hAnsi="Courier"/>
        </w:rPr>
        <w:t>self.base</w:t>
      </w:r>
      <w:proofErr w:type="gramEnd"/>
      <w:r w:rsidRPr="0047488C">
        <w:rPr>
          <w:rFonts w:ascii="Courier" w:hAnsi="Courier"/>
        </w:rPr>
        <w:t>_Package.packageImport.importedPackage-&gt;select(p|p.stereotypedBy('CodeSystemVersionReference'))-&gt;size()&lt;=1</w:t>
      </w:r>
    </w:p>
    <w:p w14:paraId="52C02D24" w14:textId="77777777" w:rsidR="002C0F83" w:rsidRPr="005F31BE" w:rsidRDefault="00F851FF" w:rsidP="005F31BE">
      <w:pPr>
        <w:pStyle w:val="Heading4"/>
      </w:pPr>
      <w:bookmarkStart w:id="441" w:name="_Toc285534793"/>
      <w:r w:rsidRPr="005F31BE">
        <w:t>&lt;Stereotype&gt; CodeSystemReferenceInstance</w:t>
      </w:r>
      <w:bookmarkEnd w:id="441"/>
    </w:p>
    <w:p w14:paraId="3190931F" w14:textId="77777777" w:rsidR="0063570E" w:rsidRDefault="0063570E" w:rsidP="00383490"/>
    <w:p w14:paraId="1268EC53" w14:textId="77777777" w:rsidR="00A855E6" w:rsidRDefault="00383490" w:rsidP="00263593">
      <w:r w:rsidRPr="00875584">
        <w:rPr>
          <w:rFonts w:ascii="Arial" w:hAnsi="Arial"/>
          <w:b/>
          <w:sz w:val="24"/>
          <w:szCs w:val="24"/>
        </w:rPr>
        <w:t>Description</w:t>
      </w:r>
    </w:p>
    <w:p w14:paraId="5E3EDA62" w14:textId="77777777" w:rsidR="00B51031" w:rsidRDefault="0018237F">
      <w:r>
        <w:rPr>
          <w:b/>
          <w:bCs/>
        </w:rPr>
        <w:t>CodeSystemReferenceInstance</w:t>
      </w:r>
      <w:r>
        <w:t xml:space="preserve"> represents the optional link between a </w:t>
      </w:r>
      <w:r>
        <w:rPr>
          <w:b/>
          <w:bCs/>
        </w:rPr>
        <w:t xml:space="preserve">ConceptReference </w:t>
      </w:r>
      <w:r>
        <w:t>and a describing code system and optional version.</w:t>
      </w:r>
    </w:p>
    <w:p w14:paraId="2C4CBE37" w14:textId="77777777" w:rsidR="00377E18" w:rsidRDefault="00C51B43" w:rsidP="00377E18">
      <w:pPr>
        <w:ind w:left="720" w:firstLine="720"/>
      </w:pPr>
      <w:r>
        <w:t xml:space="preserve"> </w:t>
      </w:r>
    </w:p>
    <w:p w14:paraId="172A0AF1" w14:textId="77777777" w:rsidR="0063570E" w:rsidRDefault="0063570E" w:rsidP="00383490"/>
    <w:p w14:paraId="42F2738D" w14:textId="77777777" w:rsidR="00A855E6" w:rsidRDefault="00383490" w:rsidP="00263593">
      <w:r w:rsidRPr="00875584">
        <w:rPr>
          <w:rFonts w:ascii="Arial" w:hAnsi="Arial"/>
          <w:b/>
          <w:sz w:val="24"/>
          <w:szCs w:val="24"/>
        </w:rPr>
        <w:t>Diagrams</w:t>
      </w:r>
    </w:p>
    <w:p w14:paraId="6A47C44F" w14:textId="77777777" w:rsidR="00A93FDC" w:rsidRDefault="008917FF" w:rsidP="00CB0928">
      <w:pPr>
        <w:ind w:left="720"/>
      </w:pPr>
      <w:hyperlink w:anchor="_6d065336864e77a240c6e7a3eb36e8cd" w:history="1">
        <w:r w:rsidR="003E7695">
          <w:rPr>
            <w:rStyle w:val="Hyperlink"/>
          </w:rPr>
          <w:t>Resource Reference Relationships</w:t>
        </w:r>
      </w:hyperlink>
    </w:p>
    <w:p w14:paraId="5E42ED9A" w14:textId="77777777" w:rsidR="0063570E" w:rsidRDefault="0063570E" w:rsidP="00383490"/>
    <w:p w14:paraId="48A22428" w14:textId="77777777" w:rsidR="00A855E6" w:rsidRDefault="00383490" w:rsidP="00263593">
      <w:r w:rsidRPr="00875584">
        <w:rPr>
          <w:rFonts w:ascii="Arial" w:hAnsi="Arial"/>
          <w:b/>
          <w:sz w:val="24"/>
          <w:szCs w:val="24"/>
        </w:rPr>
        <w:t>Direct Superclasses (Generalization)</w:t>
      </w:r>
    </w:p>
    <w:p w14:paraId="0F51EC00" w14:textId="77777777" w:rsidR="00377E18" w:rsidRDefault="008917FF" w:rsidP="00B51B66">
      <w:pPr>
        <w:ind w:firstLine="720"/>
      </w:pPr>
      <w:hyperlink w:anchor="_9d682f32f4917feea358e696d1fd146d" w:history="1">
        <w:r w:rsidR="006977BE">
          <w:rPr>
            <w:rStyle w:val="Hyperlink"/>
          </w:rPr>
          <w:t>ResourceReferenceInstance</w:t>
        </w:r>
      </w:hyperlink>
    </w:p>
    <w:p w14:paraId="54D76AD4" w14:textId="77777777" w:rsidR="0063570E" w:rsidRDefault="0063570E" w:rsidP="00383490"/>
    <w:p w14:paraId="672A3502" w14:textId="77777777" w:rsidR="00A855E6" w:rsidRDefault="00383490" w:rsidP="00263593">
      <w:r w:rsidRPr="00875584">
        <w:rPr>
          <w:rFonts w:ascii="Arial" w:hAnsi="Arial"/>
          <w:b/>
          <w:sz w:val="24"/>
          <w:szCs w:val="24"/>
        </w:rPr>
        <w:t>Constraints</w:t>
      </w:r>
    </w:p>
    <w:p w14:paraId="59408071" w14:textId="77777777" w:rsidR="0087616E" w:rsidRPr="00BC6BEC" w:rsidRDefault="0087616E" w:rsidP="00263593">
      <w:pPr>
        <w:rPr>
          <w:rFonts w:ascii="Arial" w:hAnsi="Arial"/>
          <w:b/>
          <w:sz w:val="24"/>
          <w:szCs w:val="24"/>
        </w:rPr>
      </w:pPr>
    </w:p>
    <w:p w14:paraId="1A8C4C6A"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isCodeSystemReference</w:t>
      </w:r>
      <w:proofErr w:type="gramEnd"/>
    </w:p>
    <w:p w14:paraId="135C3E6D" w14:textId="77777777" w:rsidR="00B51031" w:rsidRDefault="0018237F">
      <w:r>
        <w:t>Must be a valid instance of a CodeSystemReference.</w:t>
      </w:r>
    </w:p>
    <w:p w14:paraId="54D38CC0" w14:textId="77777777" w:rsidR="00377E18" w:rsidRDefault="00CF06F6" w:rsidP="00377E18">
      <w:pPr>
        <w:ind w:left="3600" w:firstLine="720"/>
      </w:pPr>
      <w:r w:rsidRPr="00467F03">
        <w:t>[OCL]</w:t>
      </w:r>
    </w:p>
    <w:p w14:paraId="52CB8195"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 xml:space="preserve">_Abstraction.supplier-&gt;forAll(x|x.stereotypedBy('CodeSystemReference'))   </w:t>
      </w:r>
    </w:p>
    <w:p w14:paraId="6437172E" w14:textId="77777777" w:rsidR="002C0F83" w:rsidRPr="005F31BE" w:rsidRDefault="00F851FF" w:rsidP="005F31BE">
      <w:pPr>
        <w:pStyle w:val="Heading4"/>
      </w:pPr>
      <w:bookmarkStart w:id="442" w:name="_Toc285534794"/>
      <w:r w:rsidRPr="005F31BE">
        <w:t>&lt;Stereotype&gt; CodeSystemVersionReference</w:t>
      </w:r>
      <w:bookmarkEnd w:id="442"/>
    </w:p>
    <w:p w14:paraId="308128B0" w14:textId="77777777" w:rsidR="0063570E" w:rsidRDefault="0063570E" w:rsidP="00383490"/>
    <w:p w14:paraId="6602ADC5" w14:textId="77777777" w:rsidR="00A855E6" w:rsidRDefault="00383490" w:rsidP="00263593">
      <w:r w:rsidRPr="00875584">
        <w:rPr>
          <w:rFonts w:ascii="Arial" w:hAnsi="Arial"/>
          <w:b/>
          <w:sz w:val="24"/>
          <w:szCs w:val="24"/>
        </w:rPr>
        <w:t>Description</w:t>
      </w:r>
    </w:p>
    <w:p w14:paraId="0FD14380" w14:textId="77777777" w:rsidR="00B51031" w:rsidRDefault="0018237F">
      <w:proofErr w:type="gramStart"/>
      <w:r>
        <w:t>A URI referencing a specific version of a code system.</w:t>
      </w:r>
      <w:proofErr w:type="gramEnd"/>
      <w:r>
        <w:t xml:space="preserve">  Note, while UML </w:t>
      </w:r>
      <w:r>
        <w:rPr>
          <w:b/>
          <w:bCs/>
        </w:rPr>
        <w:t>Package</w:t>
      </w:r>
      <w:r>
        <w:t xml:space="preserve"> is used as the base for the </w:t>
      </w:r>
      <w:r>
        <w:rPr>
          <w:b/>
          <w:bCs/>
        </w:rPr>
        <w:t>CodeSystemVersionReference</w:t>
      </w:r>
      <w:r>
        <w:t xml:space="preserve"> stereotype, a </w:t>
      </w:r>
      <w:r>
        <w:rPr>
          <w:b/>
          <w:bCs/>
        </w:rPr>
        <w:t>Package</w:t>
      </w:r>
      <w:r>
        <w:t xml:space="preserve"> extended by </w:t>
      </w:r>
      <w:r>
        <w:rPr>
          <w:b/>
          <w:bCs/>
        </w:rPr>
        <w:t>CodeSystemVersionReference</w:t>
      </w:r>
      <w:r>
        <w:t xml:space="preserve"> may not have any members. It is simply the </w:t>
      </w:r>
      <w:r>
        <w:rPr>
          <w:u w:val="single"/>
        </w:rPr>
        <w:t>name</w:t>
      </w:r>
      <w:r>
        <w:t xml:space="preserve"> of a code system version and not the actual entity itself.</w:t>
      </w:r>
    </w:p>
    <w:p w14:paraId="6A172C50" w14:textId="77777777" w:rsidR="00377E18" w:rsidRDefault="00C51B43" w:rsidP="00377E18">
      <w:pPr>
        <w:ind w:left="720" w:firstLine="720"/>
      </w:pPr>
      <w:r>
        <w:t xml:space="preserve"> </w:t>
      </w:r>
    </w:p>
    <w:p w14:paraId="160BD65A" w14:textId="77777777" w:rsidR="0063570E" w:rsidRDefault="0063570E" w:rsidP="00383490"/>
    <w:p w14:paraId="5F2AF3A4" w14:textId="77777777" w:rsidR="00A855E6" w:rsidRDefault="00383490" w:rsidP="00263593">
      <w:r w:rsidRPr="00875584">
        <w:rPr>
          <w:rFonts w:ascii="Arial" w:hAnsi="Arial"/>
          <w:b/>
          <w:sz w:val="24"/>
          <w:szCs w:val="24"/>
        </w:rPr>
        <w:t>Diagrams</w:t>
      </w:r>
    </w:p>
    <w:p w14:paraId="0DD1B638" w14:textId="77777777" w:rsidR="00A93FDC" w:rsidRDefault="008917FF" w:rsidP="00CB0928">
      <w:pPr>
        <w:ind w:left="720"/>
      </w:pPr>
      <w:hyperlink w:anchor="_aa2597b87275ed4e1724a94a9c31d90b" w:history="1">
        <w:r w:rsidR="003E7695">
          <w:rPr>
            <w:rStyle w:val="Hyperlink"/>
          </w:rPr>
          <w:t>Resource References</w:t>
        </w:r>
      </w:hyperlink>
    </w:p>
    <w:p w14:paraId="41483B70" w14:textId="77777777" w:rsidR="0063570E" w:rsidRDefault="0063570E" w:rsidP="00383490"/>
    <w:p w14:paraId="0B1D2144" w14:textId="77777777" w:rsidR="00A855E6" w:rsidRDefault="00383490" w:rsidP="00263593">
      <w:r w:rsidRPr="00875584">
        <w:rPr>
          <w:rFonts w:ascii="Arial" w:hAnsi="Arial"/>
          <w:b/>
          <w:sz w:val="24"/>
          <w:szCs w:val="24"/>
        </w:rPr>
        <w:t>Direct Superclasses (Generalization)</w:t>
      </w:r>
    </w:p>
    <w:p w14:paraId="7791DE8E" w14:textId="77777777" w:rsidR="00377E18" w:rsidRDefault="008917FF" w:rsidP="00B51B66">
      <w:pPr>
        <w:ind w:firstLine="720"/>
      </w:pPr>
      <w:hyperlink w:anchor="_1b2eec63ad4ef6c72d57b9985e0346ff" w:history="1">
        <w:r w:rsidR="006977BE">
          <w:rPr>
            <w:rStyle w:val="Hyperlink"/>
          </w:rPr>
          <w:t>ResourceReference</w:t>
        </w:r>
      </w:hyperlink>
    </w:p>
    <w:p w14:paraId="3213D7E9" w14:textId="77777777" w:rsidR="0063570E" w:rsidRDefault="0063570E" w:rsidP="00383490"/>
    <w:p w14:paraId="3E4ED5E5" w14:textId="77777777" w:rsidR="00A855E6" w:rsidRDefault="00383490" w:rsidP="00263593">
      <w:r w:rsidRPr="00875584">
        <w:rPr>
          <w:rFonts w:ascii="Arial" w:hAnsi="Arial"/>
          <w:b/>
          <w:sz w:val="24"/>
          <w:szCs w:val="24"/>
        </w:rPr>
        <w:t>Attributes</w:t>
      </w:r>
    </w:p>
    <w:p w14:paraId="71707A45" w14:textId="77777777" w:rsidR="00DC3AE7" w:rsidRDefault="00DC3AE7" w:rsidP="00DC3AE7">
      <w:r w:rsidRPr="00DC3AE7">
        <w:t xml:space="preserve"> </w:t>
      </w:r>
    </w:p>
    <w:p w14:paraId="030F9F3B" w14:textId="77777777" w:rsidR="00B603FB" w:rsidRDefault="00B603FB" w:rsidP="008B78EB"/>
    <w:p w14:paraId="095C5F26"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unnamed1 : TerminologyProfile::ValueSetDefinitionReference</w:t>
      </w:r>
    </w:p>
    <w:p w14:paraId="37BAD793" w14:textId="77777777" w:rsidR="002C0F83" w:rsidRPr="005F31BE" w:rsidRDefault="00F851FF" w:rsidP="005F31BE">
      <w:pPr>
        <w:pStyle w:val="Heading4"/>
      </w:pPr>
      <w:bookmarkStart w:id="443" w:name="_bd9b14c4d7198d36c5a9dec9c2836b62"/>
      <w:bookmarkStart w:id="444" w:name="_Toc285534795"/>
      <w:r w:rsidRPr="005F31BE">
        <w:t>&lt;Stereotype&gt; ComplexObjectConstraint</w:t>
      </w:r>
      <w:bookmarkEnd w:id="443"/>
      <w:bookmarkEnd w:id="444"/>
    </w:p>
    <w:p w14:paraId="15ECF7AA" w14:textId="77777777" w:rsidR="0063570E" w:rsidRDefault="0063570E" w:rsidP="00383490"/>
    <w:p w14:paraId="3EE5F413" w14:textId="77777777" w:rsidR="00A855E6" w:rsidRDefault="00383490" w:rsidP="00263593">
      <w:r w:rsidRPr="00875584">
        <w:rPr>
          <w:rFonts w:ascii="Arial" w:hAnsi="Arial"/>
          <w:b/>
          <w:sz w:val="24"/>
          <w:szCs w:val="24"/>
        </w:rPr>
        <w:t>Description</w:t>
      </w:r>
    </w:p>
    <w:p w14:paraId="16D1430A" w14:textId="05695A50" w:rsidR="00B51031" w:rsidRDefault="0018237F">
      <w:proofErr w:type="gramStart"/>
      <w:r>
        <w:t xml:space="preserve">A collection of constraints on an instance </w:t>
      </w:r>
      <w:del w:id="445" w:author="Alpha Omega" w:date="2015-02-14T13:48:00Z">
        <w:r w:rsidDel="0082356F">
          <w:delText xml:space="preserve">of an instance </w:delText>
        </w:r>
      </w:del>
      <w:r>
        <w:t xml:space="preserve">of a UML </w:t>
      </w:r>
      <w:r>
        <w:rPr>
          <w:b/>
          <w:bCs/>
        </w:rPr>
        <w:t>Class.</w:t>
      </w:r>
      <w:proofErr w:type="gramEnd"/>
      <w:r>
        <w:rPr>
          <w:b/>
          <w:bCs/>
        </w:rPr>
        <w:t xml:space="preserve">  </w:t>
      </w:r>
      <w:r>
        <w:t xml:space="preserve">A </w:t>
      </w:r>
      <w:r>
        <w:rPr>
          <w:b/>
          <w:bCs/>
        </w:rPr>
        <w:t>ComplexObjectConstraint</w:t>
      </w:r>
      <w:r>
        <w:t xml:space="preserve"> may constrain the existence, cardinality or possible values on one or more of the constrained class attributes.</w:t>
      </w:r>
    </w:p>
    <w:p w14:paraId="75058AB4" w14:textId="77777777" w:rsidR="00377E18" w:rsidRDefault="00C51B43" w:rsidP="00377E18">
      <w:pPr>
        <w:ind w:left="720" w:firstLine="720"/>
      </w:pPr>
      <w:r>
        <w:t xml:space="preserve"> </w:t>
      </w:r>
    </w:p>
    <w:p w14:paraId="70A724CE" w14:textId="77777777" w:rsidR="00377E18" w:rsidRDefault="00C51B43" w:rsidP="00377E18">
      <w:pPr>
        <w:ind w:left="720" w:firstLine="720"/>
      </w:pPr>
      <w:r>
        <w:t xml:space="preserve"> </w:t>
      </w:r>
    </w:p>
    <w:p w14:paraId="573BF822" w14:textId="77777777" w:rsidR="0063570E" w:rsidRDefault="0063570E" w:rsidP="00383490"/>
    <w:p w14:paraId="32AB0F96" w14:textId="77777777" w:rsidR="00A855E6" w:rsidRDefault="00383490" w:rsidP="00263593">
      <w:r w:rsidRPr="00875584">
        <w:rPr>
          <w:rFonts w:ascii="Arial" w:hAnsi="Arial"/>
          <w:b/>
          <w:sz w:val="24"/>
          <w:szCs w:val="24"/>
        </w:rPr>
        <w:t>Diagrams</w:t>
      </w:r>
    </w:p>
    <w:p w14:paraId="6781C229" w14:textId="77777777" w:rsidR="00A93FDC" w:rsidRDefault="008917FF" w:rsidP="00CB0928">
      <w:pPr>
        <w:ind w:left="720"/>
      </w:pPr>
      <w:hyperlink w:anchor="_1c8c4aa3906888e5c2c8895f5ed19903" w:history="1">
        <w:r w:rsidR="003E7695">
          <w:rPr>
            <w:rStyle w:val="Hyperlink"/>
          </w:rPr>
          <w:t xml:space="preserve">Archetypes </w:t>
        </w:r>
      </w:hyperlink>
      <w:r w:rsidR="00324424">
        <w:t xml:space="preserve">, </w:t>
      </w:r>
    </w:p>
    <w:p w14:paraId="78028279" w14:textId="77777777" w:rsidR="00A93FDC" w:rsidRDefault="008917FF" w:rsidP="00CB0928">
      <w:pPr>
        <w:ind w:left="720"/>
      </w:pPr>
      <w:hyperlink w:anchor="_f139650e10793c0005c93b604992495c" w:history="1">
        <w:r w:rsidR="003E7695">
          <w:rPr>
            <w:rStyle w:val="Hyperlink"/>
          </w:rPr>
          <w:t>Object Constraints</w:t>
        </w:r>
      </w:hyperlink>
    </w:p>
    <w:p w14:paraId="13544529" w14:textId="77777777" w:rsidR="0063570E" w:rsidRDefault="0063570E" w:rsidP="00383490"/>
    <w:p w14:paraId="22EDEA46" w14:textId="77777777" w:rsidR="00A855E6" w:rsidRDefault="00383490" w:rsidP="00263593">
      <w:r w:rsidRPr="00875584">
        <w:rPr>
          <w:rFonts w:ascii="Arial" w:hAnsi="Arial"/>
          <w:b/>
          <w:sz w:val="24"/>
          <w:szCs w:val="24"/>
        </w:rPr>
        <w:t>Direct Superclasses (Generalization)</w:t>
      </w:r>
    </w:p>
    <w:p w14:paraId="1C4131A2" w14:textId="77777777" w:rsidR="00377E18" w:rsidRDefault="008917FF" w:rsidP="00B51B66">
      <w:pPr>
        <w:ind w:firstLine="720"/>
      </w:pPr>
      <w:hyperlink w:anchor="_ad75af95f635bdf35f69d9db9b17aae2" w:history="1">
        <w:r w:rsidR="006977BE">
          <w:rPr>
            <w:rStyle w:val="Hyperlink"/>
          </w:rPr>
          <w:t>ObjectConstraint</w:t>
        </w:r>
      </w:hyperlink>
    </w:p>
    <w:p w14:paraId="0C19E228" w14:textId="77777777" w:rsidR="0063570E" w:rsidRDefault="0063570E" w:rsidP="00383490"/>
    <w:p w14:paraId="5805C4E3" w14:textId="77777777" w:rsidR="00A855E6" w:rsidRDefault="00383490" w:rsidP="00263593">
      <w:r w:rsidRPr="00875584">
        <w:rPr>
          <w:rFonts w:ascii="Arial" w:hAnsi="Arial"/>
          <w:b/>
          <w:sz w:val="24"/>
          <w:szCs w:val="24"/>
        </w:rPr>
        <w:t>Direct Subclasses (Specialization)</w:t>
      </w:r>
    </w:p>
    <w:p w14:paraId="705F26AF" w14:textId="77777777" w:rsidR="00377E18" w:rsidRDefault="008917FF" w:rsidP="00B51B66">
      <w:pPr>
        <w:ind w:firstLine="720"/>
      </w:pPr>
      <w:hyperlink w:anchor="_61831f1c446a753e3069251f603bfa37" w:history="1">
        <w:r w:rsidR="006977BE">
          <w:rPr>
            <w:rStyle w:val="Hyperlink"/>
          </w:rPr>
          <w:t>ArchetypeVersion</w:t>
        </w:r>
      </w:hyperlink>
    </w:p>
    <w:p w14:paraId="0D5BE8D6" w14:textId="77777777" w:rsidR="0063570E" w:rsidRDefault="0063570E" w:rsidP="00383490"/>
    <w:p w14:paraId="1A000487" w14:textId="77777777" w:rsidR="00A855E6" w:rsidRDefault="00383490" w:rsidP="00263593">
      <w:r w:rsidRPr="00875584">
        <w:rPr>
          <w:rFonts w:ascii="Arial" w:hAnsi="Arial"/>
          <w:b/>
          <w:sz w:val="24"/>
          <w:szCs w:val="24"/>
        </w:rPr>
        <w:t>Constraints</w:t>
      </w:r>
    </w:p>
    <w:p w14:paraId="0DBA7E05" w14:textId="77777777" w:rsidR="0087616E" w:rsidRPr="00BC6BEC" w:rsidRDefault="0087616E" w:rsidP="00263593">
      <w:pPr>
        <w:rPr>
          <w:rFonts w:ascii="Arial" w:hAnsi="Arial"/>
          <w:b/>
          <w:sz w:val="24"/>
          <w:szCs w:val="24"/>
        </w:rPr>
      </w:pPr>
    </w:p>
    <w:p w14:paraId="46814A87"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singleParent</w:t>
      </w:r>
      <w:proofErr w:type="gramEnd"/>
    </w:p>
    <w:p w14:paraId="6914E62C" w14:textId="77777777" w:rsidR="00B51031" w:rsidRDefault="0018237F">
      <w:r>
        <w:t>Every constraint must specialize exactly one Class</w:t>
      </w:r>
    </w:p>
    <w:p w14:paraId="61CF0A9D" w14:textId="77777777" w:rsidR="00377E18" w:rsidRDefault="00CF06F6" w:rsidP="00377E18">
      <w:pPr>
        <w:ind w:left="3600" w:firstLine="720"/>
      </w:pPr>
      <w:r w:rsidRPr="00467F03">
        <w:t>[OCL]</w:t>
      </w:r>
    </w:p>
    <w:p w14:paraId="5ED700B3" w14:textId="77777777" w:rsidR="008B78EB" w:rsidRDefault="004B279F" w:rsidP="00ED4063">
      <w:proofErr w:type="gramStart"/>
      <w:r w:rsidRPr="0047488C">
        <w:rPr>
          <w:rFonts w:ascii="Courier" w:hAnsi="Courier"/>
        </w:rPr>
        <w:t>self.base</w:t>
      </w:r>
      <w:proofErr w:type="gramEnd"/>
      <w:r w:rsidRPr="0047488C">
        <w:rPr>
          <w:rFonts w:ascii="Courier" w:hAnsi="Courier"/>
        </w:rPr>
        <w:t>_Class.generalization-&gt;size() = 1</w:t>
      </w:r>
    </w:p>
    <w:p w14:paraId="7942C0CB" w14:textId="77777777" w:rsidR="0087616E" w:rsidRPr="00BC6BEC" w:rsidRDefault="0087616E" w:rsidP="00263593">
      <w:pPr>
        <w:rPr>
          <w:rFonts w:ascii="Arial" w:hAnsi="Arial"/>
          <w:b/>
          <w:sz w:val="24"/>
          <w:szCs w:val="24"/>
        </w:rPr>
      </w:pPr>
    </w:p>
    <w:p w14:paraId="10EB2FEC"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allAttributeConstraints</w:t>
      </w:r>
      <w:proofErr w:type="gramEnd"/>
    </w:p>
    <w:p w14:paraId="299A3419" w14:textId="77777777" w:rsidR="00B51031" w:rsidRDefault="0018237F">
      <w:r>
        <w:t>All owned attributes must be &lt;&lt;AttributeConstraint&gt;&gt;</w:t>
      </w:r>
    </w:p>
    <w:p w14:paraId="1BCD61E0" w14:textId="77777777" w:rsidR="00377E18" w:rsidRDefault="00CF06F6" w:rsidP="00377E18">
      <w:pPr>
        <w:ind w:left="3600" w:firstLine="720"/>
      </w:pPr>
      <w:r w:rsidRPr="00467F03">
        <w:t>[OCL]</w:t>
      </w:r>
    </w:p>
    <w:p w14:paraId="31308A18"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_Class.ownedAttribute-&gt;forAll(x|x.stereotypedBy('AttributeConstraint'))</w:t>
      </w:r>
    </w:p>
    <w:p w14:paraId="2E2E8BA5" w14:textId="77777777" w:rsidR="002C0F83" w:rsidRPr="005F31BE" w:rsidRDefault="00F851FF" w:rsidP="005F31BE">
      <w:pPr>
        <w:pStyle w:val="Heading4"/>
      </w:pPr>
      <w:bookmarkStart w:id="446" w:name="_Toc285534796"/>
      <w:r w:rsidRPr="005F31BE">
        <w:t>&lt;Stereotype&gt; ConceptReference</w:t>
      </w:r>
      <w:bookmarkEnd w:id="446"/>
    </w:p>
    <w:p w14:paraId="4AAFF303" w14:textId="77777777" w:rsidR="0063570E" w:rsidRDefault="0063570E" w:rsidP="00383490"/>
    <w:p w14:paraId="5B0A8B29" w14:textId="77777777" w:rsidR="00A855E6" w:rsidRDefault="00383490" w:rsidP="00263593">
      <w:r w:rsidRPr="00875584">
        <w:rPr>
          <w:rFonts w:ascii="Arial" w:hAnsi="Arial"/>
          <w:b/>
          <w:sz w:val="24"/>
          <w:szCs w:val="24"/>
        </w:rPr>
        <w:t>Description</w:t>
      </w:r>
    </w:p>
    <w:p w14:paraId="3E899244" w14:textId="77777777" w:rsidR="00B51031" w:rsidRDefault="0018237F">
      <w:r>
        <w:t>A URI uniquely identifing a "concept" (aka. class, entity, individual or, in some contexts "term"), accompanied by additional information conveying the intended meaning, code and source of the information used to determine the intent of the URI.</w:t>
      </w:r>
    </w:p>
    <w:p w14:paraId="3EBD0389" w14:textId="77777777" w:rsidR="00B51031" w:rsidRDefault="0018237F">
      <w:r>
        <w:t xml:space="preserve"> </w:t>
      </w:r>
    </w:p>
    <w:p w14:paraId="743D6786" w14:textId="77777777" w:rsidR="00B51031" w:rsidRDefault="0018237F">
      <w:r>
        <w:rPr>
          <w:b/>
          <w:bCs/>
        </w:rPr>
        <w:t>ConceptReference</w:t>
      </w:r>
      <w:r>
        <w:t xml:space="preserve"> can be used to bind a </w:t>
      </w:r>
      <w:r>
        <w:rPr>
          <w:b/>
          <w:bCs/>
        </w:rPr>
        <w:t>Class</w:t>
      </w:r>
      <w:r>
        <w:t xml:space="preserve"> or </w:t>
      </w:r>
      <w:r>
        <w:rPr>
          <w:b/>
          <w:bCs/>
        </w:rPr>
        <w:t>DataType</w:t>
      </w:r>
      <w:r>
        <w:t xml:space="preserve"> constraint to its terminology binding (aka "meaning" in ISO 11179-3). </w:t>
      </w:r>
      <w:r>
        <w:rPr>
          <w:b/>
          <w:bCs/>
        </w:rPr>
        <w:t>ConceptReference</w:t>
      </w:r>
      <w:r>
        <w:t xml:space="preserve"> may also be associated with a describing code system and optional code system version by a usage relationship whose client is </w:t>
      </w:r>
      <w:r>
        <w:rPr>
          <w:b/>
          <w:bCs/>
        </w:rPr>
        <w:t>ConceptReference</w:t>
      </w:r>
      <w:r>
        <w:t xml:space="preserve"> and whose supplier is </w:t>
      </w:r>
      <w:r>
        <w:rPr>
          <w:b/>
          <w:bCs/>
        </w:rPr>
        <w:t>CodeSystemReference</w:t>
      </w:r>
      <w:r>
        <w:t>.  The purpose of this association is to identify the particular description that was used when selecting the concept reference.</w:t>
      </w:r>
    </w:p>
    <w:p w14:paraId="72B967D4" w14:textId="77777777" w:rsidR="00377E18" w:rsidRDefault="00C51B43" w:rsidP="00377E18">
      <w:pPr>
        <w:ind w:left="720" w:firstLine="720"/>
      </w:pPr>
      <w:r>
        <w:t xml:space="preserve"> </w:t>
      </w:r>
    </w:p>
    <w:p w14:paraId="4DD11C70" w14:textId="77777777" w:rsidR="0063570E" w:rsidRDefault="0063570E" w:rsidP="00383490"/>
    <w:p w14:paraId="6A3CC83B" w14:textId="77777777" w:rsidR="00A855E6" w:rsidRDefault="00383490" w:rsidP="00263593">
      <w:r w:rsidRPr="00875584">
        <w:rPr>
          <w:rFonts w:ascii="Arial" w:hAnsi="Arial"/>
          <w:b/>
          <w:sz w:val="24"/>
          <w:szCs w:val="24"/>
        </w:rPr>
        <w:t>Diagrams</w:t>
      </w:r>
    </w:p>
    <w:p w14:paraId="38DA6D94" w14:textId="77777777" w:rsidR="00A93FDC" w:rsidRDefault="008917FF" w:rsidP="00CB0928">
      <w:pPr>
        <w:ind w:left="720"/>
      </w:pPr>
      <w:hyperlink w:anchor="_aa2597b87275ed4e1724a94a9c31d90b" w:history="1">
        <w:r w:rsidR="003E7695">
          <w:rPr>
            <w:rStyle w:val="Hyperlink"/>
          </w:rPr>
          <w:t>Resource References</w:t>
        </w:r>
      </w:hyperlink>
    </w:p>
    <w:p w14:paraId="2EAAA10E" w14:textId="77777777" w:rsidR="0063570E" w:rsidRDefault="0063570E" w:rsidP="00383490"/>
    <w:p w14:paraId="62F16B34" w14:textId="77777777" w:rsidR="00A855E6" w:rsidRDefault="00383490" w:rsidP="00263593">
      <w:r w:rsidRPr="00875584">
        <w:rPr>
          <w:rFonts w:ascii="Arial" w:hAnsi="Arial"/>
          <w:b/>
          <w:sz w:val="24"/>
          <w:szCs w:val="24"/>
        </w:rPr>
        <w:t>Direct Superclasses (Generalization)</w:t>
      </w:r>
    </w:p>
    <w:p w14:paraId="62AA90EA" w14:textId="77777777" w:rsidR="00377E18" w:rsidRDefault="008917FF" w:rsidP="00B51B66">
      <w:pPr>
        <w:ind w:firstLine="720"/>
      </w:pPr>
      <w:hyperlink w:anchor="_1b2eec63ad4ef6c72d57b9985e0346ff" w:history="1">
        <w:r w:rsidR="006977BE">
          <w:rPr>
            <w:rStyle w:val="Hyperlink"/>
          </w:rPr>
          <w:t>ResourceReference</w:t>
        </w:r>
      </w:hyperlink>
    </w:p>
    <w:p w14:paraId="448657D8" w14:textId="77777777" w:rsidR="0063570E" w:rsidRDefault="0063570E" w:rsidP="00383490"/>
    <w:p w14:paraId="70E4D674" w14:textId="77777777" w:rsidR="00A855E6" w:rsidRDefault="00383490" w:rsidP="00263593">
      <w:r w:rsidRPr="00875584">
        <w:rPr>
          <w:rFonts w:ascii="Arial" w:hAnsi="Arial"/>
          <w:b/>
          <w:sz w:val="24"/>
          <w:szCs w:val="24"/>
        </w:rPr>
        <w:t>Constraints</w:t>
      </w:r>
    </w:p>
    <w:p w14:paraId="160409F1" w14:textId="77777777" w:rsidR="0087616E" w:rsidRPr="00BC6BEC" w:rsidRDefault="0087616E" w:rsidP="00263593">
      <w:pPr>
        <w:rPr>
          <w:rFonts w:ascii="Arial" w:hAnsi="Arial"/>
          <w:b/>
          <w:sz w:val="24"/>
          <w:szCs w:val="24"/>
        </w:rPr>
      </w:pPr>
    </w:p>
    <w:p w14:paraId="33FE284F"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describingCodeSystem</w:t>
      </w:r>
      <w:proofErr w:type="gramEnd"/>
    </w:p>
    <w:p w14:paraId="385D3CA9" w14:textId="77777777" w:rsidR="00B51031" w:rsidRDefault="0018237F">
      <w:r>
        <w:t>Definition of describingCodeSystem</w:t>
      </w:r>
    </w:p>
    <w:p w14:paraId="6BECF0B0" w14:textId="77777777" w:rsidR="00B51031" w:rsidRDefault="0018237F">
      <w:proofErr w:type="gramStart"/>
      <w:r>
        <w:t>describingCodeSystem</w:t>
      </w:r>
      <w:proofErr w:type="gramEnd"/>
      <w:r>
        <w:t>:=self.base_*.clientDependency.supplier-&gt;select(p|p.stereotypedBy('CodeSystemReference'))-&gt;asSequence()-&gt;first()</w:t>
      </w:r>
    </w:p>
    <w:p w14:paraId="7BDA9335" w14:textId="77777777" w:rsidR="00377E18" w:rsidRDefault="00CF06F6" w:rsidP="00377E18">
      <w:pPr>
        <w:ind w:left="3600" w:firstLine="720"/>
      </w:pPr>
      <w:r w:rsidRPr="00467F03">
        <w:t>[English]</w:t>
      </w:r>
    </w:p>
    <w:p w14:paraId="0B4E6173" w14:textId="77777777" w:rsidR="008B78EB" w:rsidRDefault="004B279F" w:rsidP="00ED4063">
      <w:proofErr w:type="gramStart"/>
      <w:r w:rsidRPr="0047488C">
        <w:rPr>
          <w:rFonts w:ascii="Courier" w:hAnsi="Courier"/>
        </w:rPr>
        <w:t>describingCodeSystem</w:t>
      </w:r>
      <w:proofErr w:type="gramEnd"/>
      <w:r w:rsidRPr="0047488C">
        <w:rPr>
          <w:rFonts w:ascii="Courier" w:hAnsi="Courier"/>
        </w:rPr>
        <w:t>:=self.base_*.clientDependency.supplier-&gt;select(p|p.stereotypedBy('CodeSystemReference'))-&gt;asSequence()-&gt;first()</w:t>
      </w:r>
    </w:p>
    <w:p w14:paraId="58FD42BB" w14:textId="77777777" w:rsidR="002C0F83" w:rsidRPr="005F31BE" w:rsidRDefault="00F851FF" w:rsidP="005F31BE">
      <w:pPr>
        <w:pStyle w:val="Heading4"/>
      </w:pPr>
      <w:bookmarkStart w:id="447" w:name="_Toc285534797"/>
      <w:r w:rsidRPr="005F31BE">
        <w:t>&lt;Stereotype&gt; ConceptReferenceInstance</w:t>
      </w:r>
      <w:bookmarkEnd w:id="447"/>
    </w:p>
    <w:p w14:paraId="06F5E47E" w14:textId="77777777" w:rsidR="0063570E" w:rsidRDefault="0063570E" w:rsidP="00383490"/>
    <w:p w14:paraId="224B601C" w14:textId="77777777" w:rsidR="00A855E6" w:rsidRDefault="00383490" w:rsidP="00263593">
      <w:r w:rsidRPr="00875584">
        <w:rPr>
          <w:rFonts w:ascii="Arial" w:hAnsi="Arial"/>
          <w:b/>
          <w:sz w:val="24"/>
          <w:szCs w:val="24"/>
        </w:rPr>
        <w:t>Description</w:t>
      </w:r>
    </w:p>
    <w:p w14:paraId="40B2DDB3" w14:textId="77777777" w:rsidR="00B51031" w:rsidRDefault="0018237F">
      <w:r>
        <w:t xml:space="preserve">A </w:t>
      </w:r>
      <w:r>
        <w:rPr>
          <w:b/>
          <w:bCs/>
        </w:rPr>
        <w:t>ConceptReferenceInstance</w:t>
      </w:r>
      <w:r>
        <w:t xml:space="preserve"> associates a referencing element with a corresponding </w:t>
      </w:r>
      <w:r>
        <w:rPr>
          <w:b/>
          <w:bCs/>
        </w:rPr>
        <w:t>ConceptReference</w:t>
      </w:r>
      <w:r>
        <w:t xml:space="preserve">.  It is used to link a </w:t>
      </w:r>
      <w:r>
        <w:rPr>
          <w:b/>
          <w:bCs/>
        </w:rPr>
        <w:t>PermissibleValue</w:t>
      </w:r>
      <w:r>
        <w:t xml:space="preserve"> with a value meaning, an </w:t>
      </w:r>
      <w:r>
        <w:rPr>
          <w:b/>
          <w:bCs/>
        </w:rPr>
        <w:t>ObjectConstraint</w:t>
      </w:r>
      <w:r>
        <w:t xml:space="preserve"> with what the constraint is "about" (aka. "</w:t>
      </w:r>
      <w:proofErr w:type="gramStart"/>
      <w:r>
        <w:t>meaning</w:t>
      </w:r>
      <w:proofErr w:type="gramEnd"/>
      <w:r>
        <w:t xml:space="preserve"> in ISO 11179) and to identify the possible and assumed values for a </w:t>
      </w:r>
      <w:r>
        <w:rPr>
          <w:b/>
          <w:bCs/>
        </w:rPr>
        <w:t>ConceptReferenceConstraint</w:t>
      </w:r>
      <w:r>
        <w:t>.</w:t>
      </w:r>
    </w:p>
    <w:p w14:paraId="28EFF977" w14:textId="77777777" w:rsidR="00377E18" w:rsidRDefault="00C51B43" w:rsidP="00377E18">
      <w:pPr>
        <w:ind w:left="720" w:firstLine="720"/>
      </w:pPr>
      <w:r>
        <w:t xml:space="preserve"> </w:t>
      </w:r>
    </w:p>
    <w:p w14:paraId="1942111E" w14:textId="77777777" w:rsidR="0063570E" w:rsidRDefault="0063570E" w:rsidP="00383490"/>
    <w:p w14:paraId="169758EF" w14:textId="77777777" w:rsidR="00A855E6" w:rsidRDefault="00383490" w:rsidP="00263593">
      <w:r w:rsidRPr="00875584">
        <w:rPr>
          <w:rFonts w:ascii="Arial" w:hAnsi="Arial"/>
          <w:b/>
          <w:sz w:val="24"/>
          <w:szCs w:val="24"/>
        </w:rPr>
        <w:t>Diagrams</w:t>
      </w:r>
    </w:p>
    <w:p w14:paraId="473B82AB" w14:textId="77777777" w:rsidR="00A93FDC" w:rsidRDefault="008917FF" w:rsidP="00CB0928">
      <w:pPr>
        <w:ind w:left="720"/>
      </w:pPr>
      <w:hyperlink w:anchor="_6d065336864e77a240c6e7a3eb36e8cd" w:history="1">
        <w:r w:rsidR="003E7695">
          <w:rPr>
            <w:rStyle w:val="Hyperlink"/>
          </w:rPr>
          <w:t>Resource Reference Relationships</w:t>
        </w:r>
      </w:hyperlink>
    </w:p>
    <w:p w14:paraId="5110BCA7" w14:textId="77777777" w:rsidR="0063570E" w:rsidRDefault="0063570E" w:rsidP="00383490"/>
    <w:p w14:paraId="0A22270A" w14:textId="77777777" w:rsidR="00A855E6" w:rsidRDefault="00383490" w:rsidP="00263593">
      <w:r w:rsidRPr="00875584">
        <w:rPr>
          <w:rFonts w:ascii="Arial" w:hAnsi="Arial"/>
          <w:b/>
          <w:sz w:val="24"/>
          <w:szCs w:val="24"/>
        </w:rPr>
        <w:t>Direct Superclasses (Generalization)</w:t>
      </w:r>
    </w:p>
    <w:p w14:paraId="5B407256" w14:textId="77777777" w:rsidR="00377E18" w:rsidRDefault="008917FF" w:rsidP="00B51B66">
      <w:pPr>
        <w:ind w:firstLine="720"/>
      </w:pPr>
      <w:hyperlink w:anchor="_9d682f32f4917feea358e696d1fd146d" w:history="1">
        <w:r w:rsidR="006977BE">
          <w:rPr>
            <w:rStyle w:val="Hyperlink"/>
          </w:rPr>
          <w:t>ResourceReferenceInstance</w:t>
        </w:r>
      </w:hyperlink>
    </w:p>
    <w:p w14:paraId="526F46ED" w14:textId="77777777" w:rsidR="0063570E" w:rsidRDefault="0063570E" w:rsidP="00383490"/>
    <w:p w14:paraId="1200CB57" w14:textId="77777777" w:rsidR="00A855E6" w:rsidRDefault="00383490" w:rsidP="00263593">
      <w:r w:rsidRPr="00875584">
        <w:rPr>
          <w:rFonts w:ascii="Arial" w:hAnsi="Arial"/>
          <w:b/>
          <w:sz w:val="24"/>
          <w:szCs w:val="24"/>
        </w:rPr>
        <w:t>Direct Subclasses (Specialization)</w:t>
      </w:r>
    </w:p>
    <w:p w14:paraId="438588E5" w14:textId="77777777" w:rsidR="00377E18" w:rsidRDefault="008917FF" w:rsidP="00B51B66">
      <w:pPr>
        <w:ind w:firstLine="720"/>
      </w:pPr>
      <w:hyperlink w:anchor="_7c76bb5bbde4643a957c898bfc8af67a" w:history="1">
        <w:r w:rsidR="006977BE">
          <w:rPr>
            <w:rStyle w:val="Hyperlink"/>
          </w:rPr>
          <w:t>AssumedValue</w:t>
        </w:r>
      </w:hyperlink>
      <w:r w:rsidR="006977BE">
        <w:t xml:space="preserve">, </w:t>
      </w:r>
    </w:p>
    <w:p w14:paraId="74E18D2F" w14:textId="77777777" w:rsidR="00377E18" w:rsidRDefault="008917FF" w:rsidP="00B51B66">
      <w:pPr>
        <w:ind w:firstLine="720"/>
      </w:pPr>
      <w:hyperlink w:anchor="_ef85d33c740061c0c756c4e535c34ccc" w:history="1">
        <w:r w:rsidR="006977BE">
          <w:rPr>
            <w:rStyle w:val="Hyperlink"/>
          </w:rPr>
          <w:t>PossibleValue</w:t>
        </w:r>
      </w:hyperlink>
    </w:p>
    <w:p w14:paraId="0BF235AB" w14:textId="77777777" w:rsidR="0063570E" w:rsidRDefault="0063570E" w:rsidP="00383490"/>
    <w:p w14:paraId="6601A2AE" w14:textId="77777777" w:rsidR="00A855E6" w:rsidRDefault="00383490" w:rsidP="00263593">
      <w:r w:rsidRPr="00875584">
        <w:rPr>
          <w:rFonts w:ascii="Arial" w:hAnsi="Arial"/>
          <w:b/>
          <w:sz w:val="24"/>
          <w:szCs w:val="24"/>
        </w:rPr>
        <w:t>Constraints</w:t>
      </w:r>
    </w:p>
    <w:p w14:paraId="67CAEAF0" w14:textId="77777777" w:rsidR="0087616E" w:rsidRPr="00BC6BEC" w:rsidRDefault="0087616E" w:rsidP="00263593">
      <w:pPr>
        <w:rPr>
          <w:rFonts w:ascii="Arial" w:hAnsi="Arial"/>
          <w:b/>
          <w:sz w:val="24"/>
          <w:szCs w:val="24"/>
        </w:rPr>
      </w:pPr>
    </w:p>
    <w:p w14:paraId="6EA3F172"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isConceptReference</w:t>
      </w:r>
      <w:proofErr w:type="gramEnd"/>
    </w:p>
    <w:p w14:paraId="227290B6" w14:textId="77777777" w:rsidR="00B51031" w:rsidRDefault="0018237F">
      <w:r>
        <w:t>There must be one &lt;&lt;PermissibleValue&gt;&gt; or &lt;&lt;ConceptReference&gt;&gt; client and one &lt;&lt;ConceptReference&gt;&gt; supplier.</w:t>
      </w:r>
    </w:p>
    <w:p w14:paraId="202657FB" w14:textId="77777777" w:rsidR="00377E18" w:rsidRDefault="00CF06F6" w:rsidP="00377E18">
      <w:pPr>
        <w:ind w:left="3600" w:firstLine="720"/>
      </w:pPr>
      <w:r w:rsidRPr="00467F03">
        <w:t>[OCL]</w:t>
      </w:r>
    </w:p>
    <w:p w14:paraId="7A0A050F" w14:textId="77777777" w:rsidR="008B78EB" w:rsidRDefault="004B279F" w:rsidP="00ED4063">
      <w:proofErr w:type="gramStart"/>
      <w:r w:rsidRPr="0047488C">
        <w:rPr>
          <w:rFonts w:ascii="Courier" w:hAnsi="Courier"/>
        </w:rPr>
        <w:t>self.base</w:t>
      </w:r>
      <w:proofErr w:type="gramEnd"/>
      <w:r w:rsidRPr="0047488C">
        <w:rPr>
          <w:rFonts w:ascii="Courier" w:hAnsi="Courier"/>
        </w:rPr>
        <w:t xml:space="preserve">_Abstraction.client-&gt;select(c|c.stereotypedBy('PermissibleValue') or c.stereotypedBy('ConceptReference'))-&gt;size()=1 and  self.base_Abstraction.supplier-&gt;select(c|c.stereotypedBy('ConceptReference'))-&gt;size()=1 </w:t>
      </w:r>
    </w:p>
    <w:p w14:paraId="6D70F839" w14:textId="77777777" w:rsidR="002C0F83" w:rsidRPr="005F31BE" w:rsidRDefault="00F851FF" w:rsidP="005F31BE">
      <w:pPr>
        <w:pStyle w:val="Heading4"/>
      </w:pPr>
      <w:bookmarkStart w:id="448" w:name="_f91b532413834ad1de94d0b0af526f5b"/>
      <w:bookmarkStart w:id="449" w:name="_Toc285534798"/>
      <w:r w:rsidRPr="005F31BE">
        <w:t>&lt;Stereotype&gt; Constrains</w:t>
      </w:r>
      <w:bookmarkEnd w:id="448"/>
      <w:bookmarkEnd w:id="449"/>
    </w:p>
    <w:p w14:paraId="21EF9294" w14:textId="77777777" w:rsidR="0063570E" w:rsidRDefault="0063570E" w:rsidP="00383490"/>
    <w:p w14:paraId="7ED6F295" w14:textId="77777777" w:rsidR="00A855E6" w:rsidRDefault="00383490" w:rsidP="00263593">
      <w:r w:rsidRPr="00875584">
        <w:rPr>
          <w:rFonts w:ascii="Arial" w:hAnsi="Arial"/>
          <w:b/>
          <w:sz w:val="24"/>
          <w:szCs w:val="24"/>
        </w:rPr>
        <w:t>Description</w:t>
      </w:r>
    </w:p>
    <w:p w14:paraId="17252E86" w14:textId="77777777" w:rsidR="00B51031" w:rsidRDefault="0018237F">
      <w:proofErr w:type="gramStart"/>
      <w:r>
        <w:t xml:space="preserve">Constraining relationship between a generalization and an </w:t>
      </w:r>
      <w:r>
        <w:rPr>
          <w:b/>
          <w:bCs/>
        </w:rPr>
        <w:t>ObjectConstraint</w:t>
      </w:r>
      <w:r>
        <w:t>.</w:t>
      </w:r>
      <w:proofErr w:type="gramEnd"/>
    </w:p>
    <w:p w14:paraId="08768FD8" w14:textId="77777777" w:rsidR="00377E18" w:rsidRDefault="00C51B43" w:rsidP="00377E18">
      <w:pPr>
        <w:ind w:left="720" w:firstLine="720"/>
      </w:pPr>
      <w:r>
        <w:t xml:space="preserve"> </w:t>
      </w:r>
    </w:p>
    <w:p w14:paraId="4778F7AF" w14:textId="77777777" w:rsidR="00377E18" w:rsidRDefault="00C51B43" w:rsidP="00377E18">
      <w:pPr>
        <w:ind w:left="720" w:firstLine="720"/>
      </w:pPr>
      <w:r>
        <w:t xml:space="preserve"> </w:t>
      </w:r>
    </w:p>
    <w:p w14:paraId="06C2C07B" w14:textId="77777777" w:rsidR="0063570E" w:rsidRDefault="0063570E" w:rsidP="00383490"/>
    <w:p w14:paraId="785EE23B" w14:textId="77777777" w:rsidR="00A855E6" w:rsidRDefault="00383490" w:rsidP="00263593">
      <w:r w:rsidRPr="00875584">
        <w:rPr>
          <w:rFonts w:ascii="Arial" w:hAnsi="Arial"/>
          <w:b/>
          <w:sz w:val="24"/>
          <w:szCs w:val="24"/>
        </w:rPr>
        <w:t>Diagrams</w:t>
      </w:r>
    </w:p>
    <w:p w14:paraId="6B19F06F" w14:textId="77777777" w:rsidR="00A93FDC" w:rsidRDefault="008917FF" w:rsidP="00CB0928">
      <w:pPr>
        <w:ind w:left="720"/>
      </w:pPr>
      <w:hyperlink w:anchor="_f139650e10793c0005c93b604992495c" w:history="1">
        <w:r w:rsidR="003E7695">
          <w:rPr>
            <w:rStyle w:val="Hyperlink"/>
          </w:rPr>
          <w:t>Object Constraints</w:t>
        </w:r>
      </w:hyperlink>
      <w:r w:rsidR="00324424">
        <w:t xml:space="preserve">, </w:t>
      </w:r>
    </w:p>
    <w:p w14:paraId="5D29CE08" w14:textId="77777777" w:rsidR="00A93FDC" w:rsidRDefault="008917FF" w:rsidP="00CB0928">
      <w:pPr>
        <w:ind w:left="720"/>
      </w:pPr>
      <w:hyperlink w:anchor="_17547bff44c4353bd3a454a0c3c7e577" w:history="1">
        <w:r w:rsidR="003E7695">
          <w:rPr>
            <w:rStyle w:val="Hyperlink"/>
          </w:rPr>
          <w:t>Constraint Proxies</w:t>
        </w:r>
      </w:hyperlink>
    </w:p>
    <w:p w14:paraId="27D1DE8D" w14:textId="77777777" w:rsidR="0063570E" w:rsidRDefault="0063570E" w:rsidP="00383490"/>
    <w:p w14:paraId="3953924D" w14:textId="77777777" w:rsidR="00A855E6" w:rsidRDefault="00383490" w:rsidP="00263593">
      <w:r w:rsidRPr="00875584">
        <w:rPr>
          <w:rFonts w:ascii="Arial" w:hAnsi="Arial"/>
          <w:b/>
          <w:sz w:val="24"/>
          <w:szCs w:val="24"/>
        </w:rPr>
        <w:t>Direct Subclasses (Specialization)</w:t>
      </w:r>
    </w:p>
    <w:p w14:paraId="56206DF6" w14:textId="77777777" w:rsidR="00377E18" w:rsidRDefault="008917FF" w:rsidP="00B51B66">
      <w:pPr>
        <w:ind w:firstLine="720"/>
      </w:pPr>
      <w:hyperlink w:anchor="_6de94cd3c6736f017766fe61020a5a13" w:history="1">
        <w:r w:rsidR="006977BE">
          <w:rPr>
            <w:rStyle w:val="Hyperlink"/>
          </w:rPr>
          <w:t>TargetConstraint</w:t>
        </w:r>
      </w:hyperlink>
    </w:p>
    <w:p w14:paraId="352755FA" w14:textId="77777777" w:rsidR="0063570E" w:rsidRDefault="0063570E" w:rsidP="00383490"/>
    <w:p w14:paraId="411A28F8" w14:textId="77777777" w:rsidR="00A855E6" w:rsidRDefault="00383490" w:rsidP="00263593">
      <w:r w:rsidRPr="00875584">
        <w:rPr>
          <w:rFonts w:ascii="Arial" w:hAnsi="Arial"/>
          <w:b/>
          <w:sz w:val="24"/>
          <w:szCs w:val="24"/>
        </w:rPr>
        <w:t>Constraints</w:t>
      </w:r>
    </w:p>
    <w:p w14:paraId="23A28112" w14:textId="77777777" w:rsidR="0087616E" w:rsidRPr="00BC6BEC" w:rsidRDefault="0087616E" w:rsidP="00263593">
      <w:pPr>
        <w:rPr>
          <w:rFonts w:ascii="Arial" w:hAnsi="Arial"/>
          <w:b/>
          <w:sz w:val="24"/>
          <w:szCs w:val="24"/>
        </w:rPr>
      </w:pPr>
    </w:p>
    <w:p w14:paraId="2C3E5440"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specificObjectConstraint</w:t>
      </w:r>
      <w:proofErr w:type="gramEnd"/>
    </w:p>
    <w:p w14:paraId="6E32E461" w14:textId="77777777" w:rsidR="00B51031" w:rsidRDefault="0018237F">
      <w:r>
        <w:t>Specific must be an &lt;&lt;ObjectConstraint&gt;&gt;</w:t>
      </w:r>
    </w:p>
    <w:p w14:paraId="317041DE" w14:textId="77777777" w:rsidR="00B51031" w:rsidRDefault="0018237F">
      <w:r>
        <w:t xml:space="preserve"> </w:t>
      </w:r>
    </w:p>
    <w:p w14:paraId="3A9BB964" w14:textId="77777777" w:rsidR="00B51031" w:rsidRDefault="0018237F">
      <w:r>
        <w:t xml:space="preserve"> </w:t>
      </w:r>
    </w:p>
    <w:p w14:paraId="0323FFB5" w14:textId="77777777" w:rsidR="00377E18" w:rsidRDefault="00CF06F6" w:rsidP="00377E18">
      <w:pPr>
        <w:ind w:left="3600" w:firstLine="720"/>
      </w:pPr>
      <w:r w:rsidRPr="00467F03">
        <w:t>[OCL]</w:t>
      </w:r>
    </w:p>
    <w:p w14:paraId="17157615" w14:textId="77777777" w:rsidR="008B78EB" w:rsidRDefault="004B279F" w:rsidP="00ED4063">
      <w:proofErr w:type="gramStart"/>
      <w:r w:rsidRPr="0047488C">
        <w:rPr>
          <w:rFonts w:ascii="Courier" w:hAnsi="Courier"/>
        </w:rPr>
        <w:t>self.base</w:t>
      </w:r>
      <w:proofErr w:type="gramEnd"/>
      <w:r w:rsidRPr="0047488C">
        <w:rPr>
          <w:rFonts w:ascii="Courier" w:hAnsi="Courier"/>
        </w:rPr>
        <w:t>_Generalization.specific.stereotypedBy('ObjectConstraint')</w:t>
      </w:r>
    </w:p>
    <w:p w14:paraId="2D5FC75E" w14:textId="77777777" w:rsidR="002C0F83" w:rsidRPr="005F31BE" w:rsidRDefault="00F851FF" w:rsidP="005F31BE">
      <w:pPr>
        <w:pStyle w:val="Heading4"/>
      </w:pPr>
      <w:bookmarkStart w:id="450" w:name="_Toc285534799"/>
      <w:r w:rsidRPr="005F31BE">
        <w:t>&lt;Stereotype&gt; DataBinding</w:t>
      </w:r>
      <w:bookmarkEnd w:id="450"/>
    </w:p>
    <w:p w14:paraId="4E70336B" w14:textId="77777777" w:rsidR="0063570E" w:rsidRDefault="0063570E" w:rsidP="00383490"/>
    <w:p w14:paraId="41717AA5" w14:textId="77777777" w:rsidR="00A855E6" w:rsidRDefault="00383490" w:rsidP="00263593">
      <w:r w:rsidRPr="00875584">
        <w:rPr>
          <w:rFonts w:ascii="Arial" w:hAnsi="Arial"/>
          <w:b/>
          <w:sz w:val="24"/>
          <w:szCs w:val="24"/>
        </w:rPr>
        <w:t>Description</w:t>
      </w:r>
    </w:p>
    <w:p w14:paraId="397ADF90" w14:textId="77777777" w:rsidR="00B51031" w:rsidRDefault="0018237F">
      <w:r>
        <w:t xml:space="preserve">The </w:t>
      </w:r>
      <w:r>
        <w:rPr>
          <w:b/>
          <w:bCs/>
        </w:rPr>
        <w:t>DataBinding</w:t>
      </w:r>
      <w:r>
        <w:t xml:space="preserve"> stereotype identifies a "bridge" class providing a mapping between an internal AML data type identified by the </w:t>
      </w:r>
      <w:r>
        <w:rPr>
          <w:b/>
          <w:bCs/>
        </w:rPr>
        <w:t>AMLDataType</w:t>
      </w:r>
      <w:r>
        <w:t xml:space="preserve"> stereotype and a corresponding Reference Model </w:t>
      </w:r>
      <w:r>
        <w:rPr>
          <w:b/>
          <w:bCs/>
        </w:rPr>
        <w:t>DataType</w:t>
      </w:r>
      <w:r>
        <w:t xml:space="preserve"> or </w:t>
      </w:r>
      <w:r>
        <w:rPr>
          <w:b/>
          <w:bCs/>
        </w:rPr>
        <w:t xml:space="preserve">Class </w:t>
      </w:r>
      <w:r>
        <w:t xml:space="preserve">identified by the </w:t>
      </w:r>
      <w:r>
        <w:rPr>
          <w:b/>
          <w:bCs/>
        </w:rPr>
        <w:t>MappedDataType</w:t>
      </w:r>
      <w:r>
        <w:t xml:space="preserve"> stereotype. </w:t>
      </w:r>
    </w:p>
    <w:p w14:paraId="39DF6610" w14:textId="77777777" w:rsidR="00B51031" w:rsidRDefault="0018237F">
      <w:r>
        <w:t xml:space="preserve"> </w:t>
      </w:r>
    </w:p>
    <w:p w14:paraId="4A5B49FB" w14:textId="77777777" w:rsidR="00B51031" w:rsidRDefault="0018237F">
      <w:r>
        <w:t>The Class or DataType extended by a DataBinding functions as the base point for AML constraints.</w:t>
      </w:r>
    </w:p>
    <w:p w14:paraId="2B31F7AE" w14:textId="77777777" w:rsidR="00377E18" w:rsidRDefault="00C51B43" w:rsidP="00377E18">
      <w:pPr>
        <w:ind w:left="720" w:firstLine="720"/>
      </w:pPr>
      <w:r>
        <w:t xml:space="preserve"> </w:t>
      </w:r>
    </w:p>
    <w:p w14:paraId="36F78B5A" w14:textId="77777777" w:rsidR="0063570E" w:rsidRDefault="0063570E" w:rsidP="00383490"/>
    <w:p w14:paraId="51A9DDED" w14:textId="77777777" w:rsidR="00A855E6" w:rsidRDefault="00383490" w:rsidP="00263593">
      <w:r w:rsidRPr="00875584">
        <w:rPr>
          <w:rFonts w:ascii="Arial" w:hAnsi="Arial"/>
          <w:b/>
          <w:sz w:val="24"/>
          <w:szCs w:val="24"/>
        </w:rPr>
        <w:t>Diagrams</w:t>
      </w:r>
    </w:p>
    <w:p w14:paraId="7CB3ABF4" w14:textId="77777777" w:rsidR="00A93FDC" w:rsidRDefault="008917FF" w:rsidP="00CB0928">
      <w:pPr>
        <w:ind w:left="720"/>
      </w:pPr>
      <w:hyperlink w:anchor="_549d0bc2f9c4ac0312fc619b71bf4d08" w:history="1">
        <w:r w:rsidR="003E7695">
          <w:rPr>
            <w:rStyle w:val="Hyperlink"/>
          </w:rPr>
          <w:t>Reference Model Stereotypes</w:t>
        </w:r>
      </w:hyperlink>
    </w:p>
    <w:p w14:paraId="13D8AE33" w14:textId="77777777" w:rsidR="0063570E" w:rsidRDefault="0063570E" w:rsidP="00383490"/>
    <w:p w14:paraId="7A9F860F" w14:textId="77777777" w:rsidR="00A855E6" w:rsidRDefault="00383490" w:rsidP="00263593">
      <w:r w:rsidRPr="00875584">
        <w:rPr>
          <w:rFonts w:ascii="Arial" w:hAnsi="Arial"/>
          <w:b/>
          <w:sz w:val="24"/>
          <w:szCs w:val="24"/>
        </w:rPr>
        <w:t>Constraints</w:t>
      </w:r>
    </w:p>
    <w:p w14:paraId="54E6DBBE" w14:textId="77777777" w:rsidR="0087616E" w:rsidRPr="00BC6BEC" w:rsidRDefault="0087616E" w:rsidP="00263593">
      <w:pPr>
        <w:rPr>
          <w:rFonts w:ascii="Arial" w:hAnsi="Arial"/>
          <w:b/>
          <w:sz w:val="24"/>
          <w:szCs w:val="24"/>
        </w:rPr>
      </w:pPr>
    </w:p>
    <w:p w14:paraId="3788F040"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oneAMLDataType1</w:t>
      </w:r>
      <w:proofErr w:type="gramEnd"/>
    </w:p>
    <w:p w14:paraId="1B759421" w14:textId="77777777" w:rsidR="00B51031" w:rsidRDefault="0018237F">
      <w:r>
        <w:t>This Class must specialized an &lt;&lt;AMLDataType&gt;&gt;</w:t>
      </w:r>
    </w:p>
    <w:p w14:paraId="08C07768" w14:textId="77777777" w:rsidR="00377E18" w:rsidRDefault="00CF06F6" w:rsidP="00377E18">
      <w:pPr>
        <w:ind w:left="3600" w:firstLine="720"/>
      </w:pPr>
      <w:r w:rsidRPr="00467F03">
        <w:t>[OCL]</w:t>
      </w:r>
    </w:p>
    <w:p w14:paraId="5AB173D9" w14:textId="77777777" w:rsidR="008B78EB" w:rsidRDefault="004B279F" w:rsidP="00ED4063">
      <w:proofErr w:type="gramStart"/>
      <w:r w:rsidRPr="0047488C">
        <w:rPr>
          <w:rFonts w:ascii="Courier" w:hAnsi="Courier"/>
        </w:rPr>
        <w:t>not</w:t>
      </w:r>
      <w:proofErr w:type="gramEnd"/>
      <w:r w:rsidRPr="0047488C">
        <w:rPr>
          <w:rFonts w:ascii="Courier" w:hAnsi="Courier"/>
        </w:rPr>
        <w:t>(self.base_Class.oclIsUndefined()) implies self.base_Class.general-&gt;select(x|x.stereotypedBy('AMLDataType'))-&gt;size() = 1</w:t>
      </w:r>
    </w:p>
    <w:p w14:paraId="64B625F8" w14:textId="77777777" w:rsidR="0087616E" w:rsidRPr="00BC6BEC" w:rsidRDefault="0087616E" w:rsidP="00263593">
      <w:pPr>
        <w:rPr>
          <w:rFonts w:ascii="Arial" w:hAnsi="Arial"/>
          <w:b/>
          <w:sz w:val="24"/>
          <w:szCs w:val="24"/>
        </w:rPr>
      </w:pPr>
    </w:p>
    <w:p w14:paraId="3ADB88A4"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oneAMLDataType2</w:t>
      </w:r>
      <w:proofErr w:type="gramEnd"/>
    </w:p>
    <w:p w14:paraId="1315C47D" w14:textId="77777777" w:rsidR="00B51031" w:rsidRDefault="0018237F">
      <w:r>
        <w:t>This DataType must specialize an &lt;&lt;AMLDataType&gt;&gt;</w:t>
      </w:r>
    </w:p>
    <w:p w14:paraId="451F98C5" w14:textId="77777777" w:rsidR="00377E18" w:rsidRDefault="00CF06F6" w:rsidP="00377E18">
      <w:pPr>
        <w:ind w:left="3600" w:firstLine="720"/>
      </w:pPr>
      <w:r w:rsidRPr="00467F03">
        <w:t>[OCL]</w:t>
      </w:r>
    </w:p>
    <w:p w14:paraId="6834A198" w14:textId="77777777" w:rsidR="008B78EB" w:rsidRDefault="004B279F" w:rsidP="00ED4063">
      <w:proofErr w:type="gramStart"/>
      <w:r w:rsidRPr="0047488C">
        <w:rPr>
          <w:rFonts w:ascii="Courier" w:hAnsi="Courier"/>
        </w:rPr>
        <w:t>not</w:t>
      </w:r>
      <w:proofErr w:type="gramEnd"/>
      <w:r w:rsidRPr="0047488C">
        <w:rPr>
          <w:rFonts w:ascii="Courier" w:hAnsi="Courier"/>
        </w:rPr>
        <w:t>(self.base_DataType.oclIsUndefined()) implies self.base_DataType.general-&gt;select(x|x.stereotypedBy('AMLDataType'))-&gt;size() = 1</w:t>
      </w:r>
    </w:p>
    <w:p w14:paraId="462830DD" w14:textId="77777777" w:rsidR="0087616E" w:rsidRPr="00BC6BEC" w:rsidRDefault="0087616E" w:rsidP="00263593">
      <w:pPr>
        <w:rPr>
          <w:rFonts w:ascii="Arial" w:hAnsi="Arial"/>
          <w:b/>
          <w:sz w:val="24"/>
          <w:szCs w:val="24"/>
        </w:rPr>
      </w:pPr>
    </w:p>
    <w:p w14:paraId="0EE776AA"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atLeastOneMappedDataType1</w:t>
      </w:r>
      <w:proofErr w:type="gramEnd"/>
    </w:p>
    <w:p w14:paraId="60C00C35" w14:textId="77777777" w:rsidR="00B51031" w:rsidRDefault="0018237F">
      <w:proofErr w:type="gramStart"/>
      <w:r>
        <w:t>This Class must be stereotyped by &lt;&lt;MappedDataType&gt;&gt;</w:t>
      </w:r>
      <w:proofErr w:type="gramEnd"/>
    </w:p>
    <w:p w14:paraId="42A12CCA" w14:textId="77777777" w:rsidR="00377E18" w:rsidRDefault="00CF06F6" w:rsidP="00377E18">
      <w:pPr>
        <w:ind w:left="3600" w:firstLine="720"/>
      </w:pPr>
      <w:r w:rsidRPr="00467F03">
        <w:t>[OCL]</w:t>
      </w:r>
    </w:p>
    <w:p w14:paraId="3C400B90" w14:textId="77777777" w:rsidR="008B78EB" w:rsidRDefault="004B279F" w:rsidP="00ED4063">
      <w:proofErr w:type="gramStart"/>
      <w:r w:rsidRPr="0047488C">
        <w:rPr>
          <w:rFonts w:ascii="Courier" w:hAnsi="Courier"/>
        </w:rPr>
        <w:t>not</w:t>
      </w:r>
      <w:proofErr w:type="gramEnd"/>
      <w:r w:rsidRPr="0047488C">
        <w:rPr>
          <w:rFonts w:ascii="Courier" w:hAnsi="Courier"/>
        </w:rPr>
        <w:t>(self.base_Class.oclIsUndefined()) implies self.base_Class.general-&gt;exists(x|x.stereotypedBy('MappedDataType'))</w:t>
      </w:r>
    </w:p>
    <w:p w14:paraId="0008666A" w14:textId="77777777" w:rsidR="0087616E" w:rsidRPr="00BC6BEC" w:rsidRDefault="0087616E" w:rsidP="00263593">
      <w:pPr>
        <w:rPr>
          <w:rFonts w:ascii="Arial" w:hAnsi="Arial"/>
          <w:b/>
          <w:sz w:val="24"/>
          <w:szCs w:val="24"/>
        </w:rPr>
      </w:pPr>
    </w:p>
    <w:p w14:paraId="5D4D8E7A"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atLeastOneMappedDataType2</w:t>
      </w:r>
      <w:proofErr w:type="gramEnd"/>
    </w:p>
    <w:p w14:paraId="035FD157" w14:textId="77777777" w:rsidR="00B51031" w:rsidRDefault="0018237F">
      <w:r>
        <w:t>This DataType must be specialized from &lt;&lt;MappedDataType&gt;&gt;</w:t>
      </w:r>
    </w:p>
    <w:p w14:paraId="0DEEB0C1" w14:textId="77777777" w:rsidR="00377E18" w:rsidRDefault="00CF06F6" w:rsidP="00377E18">
      <w:pPr>
        <w:ind w:left="3600" w:firstLine="720"/>
      </w:pPr>
      <w:r w:rsidRPr="00467F03">
        <w:t>[OCL]</w:t>
      </w:r>
    </w:p>
    <w:p w14:paraId="18FF8DCB" w14:textId="77777777" w:rsidR="008B78EB" w:rsidRDefault="004B279F" w:rsidP="00ED4063">
      <w:proofErr w:type="gramStart"/>
      <w:r w:rsidRPr="0047488C">
        <w:rPr>
          <w:rFonts w:ascii="Courier" w:hAnsi="Courier"/>
        </w:rPr>
        <w:t>not</w:t>
      </w:r>
      <w:proofErr w:type="gramEnd"/>
      <w:r w:rsidRPr="0047488C">
        <w:rPr>
          <w:rFonts w:ascii="Courier" w:hAnsi="Courier"/>
        </w:rPr>
        <w:t>(self.base_DataType.oclIsUndefined()) implies self.base_DataType.general-&gt;exists(x|x.stereotypedBy('MappedDataType'))</w:t>
      </w:r>
    </w:p>
    <w:p w14:paraId="1EEF68A2" w14:textId="77777777" w:rsidR="0087616E" w:rsidRPr="00BC6BEC" w:rsidRDefault="0087616E" w:rsidP="00263593">
      <w:pPr>
        <w:rPr>
          <w:rFonts w:ascii="Arial" w:hAnsi="Arial"/>
          <w:b/>
          <w:sz w:val="24"/>
          <w:szCs w:val="24"/>
        </w:rPr>
      </w:pPr>
    </w:p>
    <w:p w14:paraId="618DD80E"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amlTypeMatch</w:t>
      </w:r>
      <w:proofErr w:type="gramEnd"/>
    </w:p>
    <w:p w14:paraId="19A67CB0" w14:textId="77777777" w:rsidR="00377E18" w:rsidRDefault="00CF06F6" w:rsidP="00377E18">
      <w:pPr>
        <w:ind w:left="3600" w:firstLine="720"/>
      </w:pPr>
      <w:r w:rsidRPr="00467F03">
        <w:t>[English]</w:t>
      </w:r>
    </w:p>
    <w:p w14:paraId="230A191F" w14:textId="77777777" w:rsidR="008B78EB" w:rsidRDefault="004B279F" w:rsidP="00ED4063">
      <w:r w:rsidRPr="0047488C">
        <w:rPr>
          <w:rFonts w:ascii="Courier" w:hAnsi="Courier"/>
        </w:rPr>
        <w:t xml:space="preserve">A data binding should specialize exactly two classifiers, one that is stereotyped by MappedDataType and a second that must be a descendant of UML Boolean, UML Integer, UML String, UML Real, Date, Time, DateTime, Duration or TerminologyCode.  Furthermore, the amlType of </w:t>
      </w:r>
      <w:proofErr w:type="gramStart"/>
      <w:r w:rsidRPr="0047488C">
        <w:rPr>
          <w:rFonts w:ascii="Courier" w:hAnsi="Courier"/>
        </w:rPr>
        <w:t>the  classifier</w:t>
      </w:r>
      <w:proofErr w:type="gramEnd"/>
      <w:r w:rsidRPr="0047488C">
        <w:rPr>
          <w:rFonts w:ascii="Courier" w:hAnsi="Courier"/>
        </w:rPr>
        <w:t xml:space="preserve"> stereotyped by MappedDataType must reference the corresponding classifier of the other generalization.</w:t>
      </w:r>
    </w:p>
    <w:p w14:paraId="5572820B" w14:textId="77777777" w:rsidR="002C0F83" w:rsidRPr="005F31BE" w:rsidRDefault="00F851FF" w:rsidP="005F31BE">
      <w:pPr>
        <w:pStyle w:val="Heading4"/>
      </w:pPr>
      <w:bookmarkStart w:id="451" w:name="_ff8930d68c378c02c221704764a5c9d4"/>
      <w:bookmarkStart w:id="452" w:name="_Toc285534800"/>
      <w:r w:rsidRPr="005F31BE">
        <w:t>&lt;Stereotype&gt; DateConstraint</w:t>
      </w:r>
      <w:bookmarkEnd w:id="451"/>
      <w:bookmarkEnd w:id="452"/>
    </w:p>
    <w:p w14:paraId="24F3BA49" w14:textId="77777777" w:rsidR="0063570E" w:rsidRDefault="0063570E" w:rsidP="00383490"/>
    <w:p w14:paraId="353E57A4" w14:textId="77777777" w:rsidR="00A855E6" w:rsidRDefault="00383490" w:rsidP="00263593">
      <w:r w:rsidRPr="00875584">
        <w:rPr>
          <w:rFonts w:ascii="Arial" w:hAnsi="Arial"/>
          <w:b/>
          <w:sz w:val="24"/>
          <w:szCs w:val="24"/>
        </w:rPr>
        <w:t>Description</w:t>
      </w:r>
    </w:p>
    <w:p w14:paraId="33B4EF3E" w14:textId="77777777" w:rsidR="00B51031" w:rsidRDefault="0018237F">
      <w:r>
        <w:t>A constraint on a property of Date type</w:t>
      </w:r>
    </w:p>
    <w:p w14:paraId="3F4AEDFF" w14:textId="77777777" w:rsidR="00377E18" w:rsidRDefault="00C51B43" w:rsidP="00377E18">
      <w:pPr>
        <w:ind w:left="720" w:firstLine="720"/>
      </w:pPr>
      <w:r>
        <w:t xml:space="preserve"> </w:t>
      </w:r>
    </w:p>
    <w:p w14:paraId="38992CA0" w14:textId="77777777" w:rsidR="0063570E" w:rsidRDefault="0063570E" w:rsidP="00383490"/>
    <w:p w14:paraId="6751B98F" w14:textId="77777777" w:rsidR="00A855E6" w:rsidRDefault="00383490" w:rsidP="00263593">
      <w:r w:rsidRPr="00875584">
        <w:rPr>
          <w:rFonts w:ascii="Arial" w:hAnsi="Arial"/>
          <w:b/>
          <w:sz w:val="24"/>
          <w:szCs w:val="24"/>
        </w:rPr>
        <w:t>Diagrams</w:t>
      </w:r>
    </w:p>
    <w:p w14:paraId="45488F12" w14:textId="77777777" w:rsidR="00A93FDC" w:rsidRDefault="008917FF" w:rsidP="00CB0928">
      <w:pPr>
        <w:ind w:left="720"/>
      </w:pPr>
      <w:hyperlink w:anchor="_ae5d1776f07899a7af4725351a338b35" w:history="1">
        <w:r w:rsidR="003E7695">
          <w:rPr>
            <w:rStyle w:val="Hyperlink"/>
          </w:rPr>
          <w:t>Primitive Type Constraints</w:t>
        </w:r>
      </w:hyperlink>
    </w:p>
    <w:p w14:paraId="0BA58381" w14:textId="77777777" w:rsidR="0063570E" w:rsidRDefault="0063570E" w:rsidP="00383490"/>
    <w:p w14:paraId="67B296CC" w14:textId="77777777" w:rsidR="00A855E6" w:rsidRDefault="00383490" w:rsidP="00263593">
      <w:r w:rsidRPr="00875584">
        <w:rPr>
          <w:rFonts w:ascii="Arial" w:hAnsi="Arial"/>
          <w:b/>
          <w:sz w:val="24"/>
          <w:szCs w:val="24"/>
        </w:rPr>
        <w:t>Direct Superclasses (Generalization)</w:t>
      </w:r>
    </w:p>
    <w:p w14:paraId="494FED05" w14:textId="77777777" w:rsidR="00377E18" w:rsidRDefault="008917FF" w:rsidP="00B51B66">
      <w:pPr>
        <w:ind w:firstLine="720"/>
      </w:pPr>
      <w:hyperlink w:anchor="_c72b6d9c8a46b96f02fdfefe3b8b0568" w:history="1">
        <w:r w:rsidR="006977BE">
          <w:rPr>
            <w:rStyle w:val="Hyperlink"/>
          </w:rPr>
          <w:t>PrimitiveObjectConstraint</w:t>
        </w:r>
      </w:hyperlink>
    </w:p>
    <w:p w14:paraId="1A44BBA6" w14:textId="77777777" w:rsidR="0063570E" w:rsidRDefault="0063570E" w:rsidP="00383490"/>
    <w:p w14:paraId="59DF992F" w14:textId="77777777" w:rsidR="00A855E6" w:rsidRDefault="00383490" w:rsidP="00263593">
      <w:r w:rsidRPr="00875584">
        <w:rPr>
          <w:rFonts w:ascii="Arial" w:hAnsi="Arial"/>
          <w:b/>
          <w:sz w:val="24"/>
          <w:szCs w:val="24"/>
        </w:rPr>
        <w:t>Attributes</w:t>
      </w:r>
    </w:p>
    <w:p w14:paraId="72047DA8" w14:textId="77777777" w:rsidR="00DC3AE7" w:rsidRDefault="00DC3AE7" w:rsidP="00DC3AE7">
      <w:r w:rsidRPr="00DC3AE7">
        <w:t xml:space="preserve"> </w:t>
      </w:r>
    </w:p>
    <w:p w14:paraId="31559137" w14:textId="77777777" w:rsidR="00B603FB" w:rsidRDefault="00B603FB" w:rsidP="008B78EB"/>
    <w:p w14:paraId="3AB0B622"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possibleValues : ReferenceModelProfile::DV_Date</w:t>
      </w:r>
    </w:p>
    <w:p w14:paraId="2848174F" w14:textId="77777777" w:rsidR="00B51031" w:rsidRDefault="0018237F">
      <w:r>
        <w:t>A set of allowed Date values (e.g., ‘2000-01-01’)</w:t>
      </w:r>
    </w:p>
    <w:p w14:paraId="70B30D2F" w14:textId="77777777" w:rsidR="00DC3AE7" w:rsidRDefault="00DC3AE7" w:rsidP="00DC3AE7">
      <w:r w:rsidRPr="00DC3AE7">
        <w:t xml:space="preserve"> </w:t>
      </w:r>
    </w:p>
    <w:p w14:paraId="200DBBF6" w14:textId="77777777" w:rsidR="00B603FB" w:rsidRDefault="00B603FB" w:rsidP="008B78EB"/>
    <w:p w14:paraId="49F097D2"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valueRanges : ConstraintProfile::DateInterval</w:t>
      </w:r>
    </w:p>
    <w:p w14:paraId="2DFD29C2" w14:textId="77777777" w:rsidR="00B51031" w:rsidRDefault="0018237F">
      <w:r>
        <w:t>A set of Date value ranges, any value of which is considered valid (e.g., ‘|&gt;= 2000-01-01|’, ’2000-01-01</w:t>
      </w:r>
      <w:proofErr w:type="gramStart"/>
      <w:r>
        <w:t>..</w:t>
      </w:r>
      <w:proofErr w:type="gramEnd"/>
      <w:r>
        <w:t>2005-06-30’)</w:t>
      </w:r>
    </w:p>
    <w:p w14:paraId="6437C27A" w14:textId="77777777" w:rsidR="00DC3AE7" w:rsidRDefault="00DC3AE7" w:rsidP="00DC3AE7">
      <w:r w:rsidRPr="00DC3AE7">
        <w:t xml:space="preserve"> </w:t>
      </w:r>
    </w:p>
    <w:p w14:paraId="4A2CBBB4" w14:textId="77777777" w:rsidR="00B603FB" w:rsidRDefault="00B603FB" w:rsidP="008B78EB"/>
    <w:p w14:paraId="3129CC1F"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matchPattern : ConstraintProfile::DateMatchPattern</w:t>
      </w:r>
    </w:p>
    <w:p w14:paraId="2B889209" w14:textId="77777777" w:rsidR="00B51031" w:rsidRDefault="0018237F">
      <w:r>
        <w:t>A string pattern implying a set of valid Date values (e.g., ‘2000-?</w:t>
      </w:r>
      <w:proofErr w:type="gramStart"/>
      <w:r>
        <w:t>?</w:t>
      </w:r>
      <w:proofErr w:type="gramEnd"/>
      <w:r>
        <w:t>-</w:t>
      </w:r>
      <w:proofErr w:type="gramStart"/>
      <w:r>
        <w:t>xx’</w:t>
      </w:r>
      <w:proofErr w:type="gramEnd"/>
      <w:r>
        <w:t>, ‘yyyy-xx-xx’)</w:t>
      </w:r>
    </w:p>
    <w:p w14:paraId="315735C4" w14:textId="77777777" w:rsidR="00DC3AE7" w:rsidRDefault="00DC3AE7" w:rsidP="00DC3AE7">
      <w:r w:rsidRPr="00DC3AE7">
        <w:t xml:space="preserve"> </w:t>
      </w:r>
    </w:p>
    <w:p w14:paraId="79B67984" w14:textId="77777777" w:rsidR="00B603FB" w:rsidRDefault="00B603FB" w:rsidP="008B78EB"/>
    <w:p w14:paraId="6860AA92"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assumedValue : ReferenceModelProfile::DV_Date</w:t>
      </w:r>
    </w:p>
    <w:p w14:paraId="5F7C9959" w14:textId="77777777" w:rsidR="00B51031" w:rsidRDefault="0018237F">
      <w:r>
        <w:t>A Date value to be assumed to apply if no value is provided</w:t>
      </w:r>
    </w:p>
    <w:p w14:paraId="4A13E444" w14:textId="77777777" w:rsidR="0063570E" w:rsidRDefault="0063570E" w:rsidP="00383490"/>
    <w:p w14:paraId="7828E4FC" w14:textId="77777777" w:rsidR="00A855E6" w:rsidRDefault="00383490" w:rsidP="00263593">
      <w:r w:rsidRPr="00875584">
        <w:rPr>
          <w:rFonts w:ascii="Arial" w:hAnsi="Arial"/>
          <w:b/>
          <w:sz w:val="24"/>
          <w:szCs w:val="24"/>
        </w:rPr>
        <w:t>Constraints</w:t>
      </w:r>
    </w:p>
    <w:p w14:paraId="53E5810C" w14:textId="77777777" w:rsidR="0087616E" w:rsidRPr="00BC6BEC" w:rsidRDefault="0087616E" w:rsidP="00263593">
      <w:pPr>
        <w:rPr>
          <w:rFonts w:ascii="Arial" w:hAnsi="Arial"/>
          <w:b/>
          <w:sz w:val="24"/>
          <w:szCs w:val="24"/>
        </w:rPr>
      </w:pPr>
    </w:p>
    <w:p w14:paraId="2694799C"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constrainsDate</w:t>
      </w:r>
      <w:proofErr w:type="gramEnd"/>
    </w:p>
    <w:p w14:paraId="290A1DC1" w14:textId="77777777" w:rsidR="00B51031" w:rsidRDefault="0018237F">
      <w:r>
        <w:t>Constraint must be applied to a DateType</w:t>
      </w:r>
    </w:p>
    <w:p w14:paraId="042444EA" w14:textId="77777777" w:rsidR="00377E18" w:rsidRDefault="00CF06F6" w:rsidP="00377E18">
      <w:pPr>
        <w:ind w:left="3600" w:firstLine="720"/>
      </w:pPr>
      <w:r w:rsidRPr="00467F03">
        <w:t>[English]</w:t>
      </w:r>
    </w:p>
    <w:p w14:paraId="7E7489A3" w14:textId="77777777" w:rsidR="008B78EB" w:rsidRDefault="004B279F" w:rsidP="00ED4063">
      <w:proofErr w:type="gramStart"/>
      <w:r w:rsidRPr="0047488C">
        <w:rPr>
          <w:rFonts w:ascii="Courier" w:hAnsi="Courier"/>
        </w:rPr>
        <w:t>self.base</w:t>
      </w:r>
      <w:proofErr w:type="gramEnd"/>
      <w:r w:rsidRPr="0047488C">
        <w:rPr>
          <w:rFonts w:ascii="Courier" w:hAnsi="Courier"/>
        </w:rPr>
        <w:t>_Class.oclIsKindOf(Date)</w:t>
      </w:r>
    </w:p>
    <w:p w14:paraId="57D1411A" w14:textId="77777777" w:rsidR="002C0F83" w:rsidRPr="005F31BE" w:rsidRDefault="00F851FF" w:rsidP="005F31BE">
      <w:pPr>
        <w:pStyle w:val="Heading4"/>
      </w:pPr>
      <w:bookmarkStart w:id="453" w:name="_7dde1322feeec9c32a95df44c39d8e48"/>
      <w:bookmarkStart w:id="454" w:name="_Toc285534801"/>
      <w:r w:rsidRPr="005F31BE">
        <w:t>&lt;Stereotype&gt; DateTimeConstraint</w:t>
      </w:r>
      <w:bookmarkEnd w:id="453"/>
      <w:bookmarkEnd w:id="454"/>
    </w:p>
    <w:p w14:paraId="11BB6B46" w14:textId="77777777" w:rsidR="0063570E" w:rsidRDefault="0063570E" w:rsidP="00383490"/>
    <w:p w14:paraId="5E0F1453" w14:textId="77777777" w:rsidR="00A855E6" w:rsidRDefault="00383490" w:rsidP="00263593">
      <w:r w:rsidRPr="00875584">
        <w:rPr>
          <w:rFonts w:ascii="Arial" w:hAnsi="Arial"/>
          <w:b/>
          <w:sz w:val="24"/>
          <w:szCs w:val="24"/>
        </w:rPr>
        <w:t>Description</w:t>
      </w:r>
    </w:p>
    <w:p w14:paraId="038BA154" w14:textId="77777777" w:rsidR="00B51031" w:rsidRDefault="0018237F">
      <w:proofErr w:type="gramStart"/>
      <w:r>
        <w:t>A constraint on a property of DateTime type.</w:t>
      </w:r>
      <w:proofErr w:type="gramEnd"/>
    </w:p>
    <w:p w14:paraId="1EB8B995" w14:textId="77777777" w:rsidR="00377E18" w:rsidRDefault="00C51B43" w:rsidP="00377E18">
      <w:pPr>
        <w:ind w:left="720" w:firstLine="720"/>
      </w:pPr>
      <w:r>
        <w:t xml:space="preserve"> </w:t>
      </w:r>
    </w:p>
    <w:p w14:paraId="2FB44719" w14:textId="77777777" w:rsidR="0063570E" w:rsidRDefault="0063570E" w:rsidP="00383490"/>
    <w:p w14:paraId="321845E0" w14:textId="77777777" w:rsidR="00A855E6" w:rsidRDefault="00383490" w:rsidP="00263593">
      <w:r w:rsidRPr="00875584">
        <w:rPr>
          <w:rFonts w:ascii="Arial" w:hAnsi="Arial"/>
          <w:b/>
          <w:sz w:val="24"/>
          <w:szCs w:val="24"/>
        </w:rPr>
        <w:t>Diagrams</w:t>
      </w:r>
    </w:p>
    <w:p w14:paraId="683D7A44" w14:textId="77777777" w:rsidR="00A93FDC" w:rsidRDefault="008917FF" w:rsidP="00CB0928">
      <w:pPr>
        <w:ind w:left="720"/>
      </w:pPr>
      <w:hyperlink w:anchor="_ae5d1776f07899a7af4725351a338b35" w:history="1">
        <w:r w:rsidR="003E7695">
          <w:rPr>
            <w:rStyle w:val="Hyperlink"/>
          </w:rPr>
          <w:t>Primitive Type Constraints</w:t>
        </w:r>
      </w:hyperlink>
    </w:p>
    <w:p w14:paraId="19885F04" w14:textId="77777777" w:rsidR="0063570E" w:rsidRDefault="0063570E" w:rsidP="00383490"/>
    <w:p w14:paraId="1FB1EDE7" w14:textId="77777777" w:rsidR="00A855E6" w:rsidRDefault="00383490" w:rsidP="00263593">
      <w:r w:rsidRPr="00875584">
        <w:rPr>
          <w:rFonts w:ascii="Arial" w:hAnsi="Arial"/>
          <w:b/>
          <w:sz w:val="24"/>
          <w:szCs w:val="24"/>
        </w:rPr>
        <w:t>Direct Superclasses (Generalization)</w:t>
      </w:r>
    </w:p>
    <w:p w14:paraId="08007B68" w14:textId="77777777" w:rsidR="00377E18" w:rsidRDefault="008917FF" w:rsidP="00B51B66">
      <w:pPr>
        <w:ind w:firstLine="720"/>
      </w:pPr>
      <w:hyperlink w:anchor="_c72b6d9c8a46b96f02fdfefe3b8b0568" w:history="1">
        <w:r w:rsidR="006977BE">
          <w:rPr>
            <w:rStyle w:val="Hyperlink"/>
          </w:rPr>
          <w:t>PrimitiveObjectConstraint</w:t>
        </w:r>
      </w:hyperlink>
    </w:p>
    <w:p w14:paraId="158AF902" w14:textId="77777777" w:rsidR="0063570E" w:rsidRDefault="0063570E" w:rsidP="00383490"/>
    <w:p w14:paraId="0F7F8C5C" w14:textId="77777777" w:rsidR="00A855E6" w:rsidRDefault="00383490" w:rsidP="00263593">
      <w:r w:rsidRPr="00875584">
        <w:rPr>
          <w:rFonts w:ascii="Arial" w:hAnsi="Arial"/>
          <w:b/>
          <w:sz w:val="24"/>
          <w:szCs w:val="24"/>
        </w:rPr>
        <w:t>Attributes</w:t>
      </w:r>
    </w:p>
    <w:p w14:paraId="2B38559A" w14:textId="77777777" w:rsidR="00DC3AE7" w:rsidRDefault="00DC3AE7" w:rsidP="00DC3AE7">
      <w:r w:rsidRPr="00DC3AE7">
        <w:t xml:space="preserve"> </w:t>
      </w:r>
    </w:p>
    <w:p w14:paraId="2B38C6EB" w14:textId="77777777" w:rsidR="00B603FB" w:rsidRDefault="00B603FB" w:rsidP="008B78EB"/>
    <w:p w14:paraId="3C33F445"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possibleValues : ReferenceModelProfile::DV_DateTime</w:t>
      </w:r>
    </w:p>
    <w:p w14:paraId="302EDF2C" w14:textId="77777777" w:rsidR="00B51031" w:rsidRDefault="0018237F">
      <w:r>
        <w:t>A set of allowed DateTime values (e.g., ‘2000-01-01T09</w:t>
      </w:r>
      <w:proofErr w:type="gramStart"/>
      <w:r>
        <w:t>:30:00’</w:t>
      </w:r>
      <w:proofErr w:type="gramEnd"/>
      <w:r>
        <w:t>).</w:t>
      </w:r>
    </w:p>
    <w:p w14:paraId="1134683D" w14:textId="77777777" w:rsidR="00DC3AE7" w:rsidRDefault="00DC3AE7" w:rsidP="00DC3AE7">
      <w:r w:rsidRPr="00DC3AE7">
        <w:t xml:space="preserve"> </w:t>
      </w:r>
    </w:p>
    <w:p w14:paraId="228FAA0E" w14:textId="77777777" w:rsidR="00B603FB" w:rsidRDefault="00B603FB" w:rsidP="008B78EB"/>
    <w:p w14:paraId="7C7B8FE8"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valueRanges : ConstraintProfile::DateTimeInterval</w:t>
      </w:r>
    </w:p>
    <w:p w14:paraId="2B4CB9A8" w14:textId="77777777" w:rsidR="00B51031" w:rsidRDefault="0018237F">
      <w:r>
        <w:t>A set of DateTime value ranges, any value of which is considered valid (e.g., ‘|&gt;=2000-01-01T 09:30:00|’, ’ 2000-01-01T09</w:t>
      </w:r>
      <w:proofErr w:type="gramStart"/>
      <w:r>
        <w:t>:30:00</w:t>
      </w:r>
      <w:proofErr w:type="gramEnd"/>
      <w:r>
        <w:t>.. 2000-01-01T11:30:00’).</w:t>
      </w:r>
    </w:p>
    <w:p w14:paraId="397B3DF8" w14:textId="77777777" w:rsidR="00DC3AE7" w:rsidRDefault="00DC3AE7" w:rsidP="00DC3AE7">
      <w:r w:rsidRPr="00DC3AE7">
        <w:t xml:space="preserve"> </w:t>
      </w:r>
    </w:p>
    <w:p w14:paraId="48052810" w14:textId="77777777" w:rsidR="00B603FB" w:rsidRDefault="00B603FB" w:rsidP="008B78EB"/>
    <w:p w14:paraId="08DEC6E8"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matchPattern : ConstraintProfile::DateTimeMatchPattern</w:t>
      </w:r>
    </w:p>
    <w:p w14:paraId="658164A2" w14:textId="77777777" w:rsidR="00B51031" w:rsidRDefault="0018237F">
      <w:r>
        <w:t>A string pattern implying a set of valid DateTime values (e.g., ‘yyyy-mm-ddT13</w:t>
      </w:r>
      <w:proofErr w:type="gramStart"/>
      <w:r>
        <w:t>:??:</w:t>
      </w:r>
      <w:proofErr w:type="gramEnd"/>
      <w:r>
        <w:t>xx’, ‘yyyy-mm-ddThh:xx:xx’).</w:t>
      </w:r>
    </w:p>
    <w:p w14:paraId="2FFE7717" w14:textId="77777777" w:rsidR="00DC3AE7" w:rsidRDefault="00DC3AE7" w:rsidP="00DC3AE7">
      <w:r w:rsidRPr="00DC3AE7">
        <w:t xml:space="preserve"> </w:t>
      </w:r>
    </w:p>
    <w:p w14:paraId="502B77D5" w14:textId="77777777" w:rsidR="00B603FB" w:rsidRDefault="00B603FB" w:rsidP="008B78EB"/>
    <w:p w14:paraId="2EA11559"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assumedValue : ReferenceModelProfile::DV_DateTime</w:t>
      </w:r>
    </w:p>
    <w:p w14:paraId="74BCD18B" w14:textId="77777777" w:rsidR="00B51031" w:rsidRDefault="0018237F">
      <w:r>
        <w:t>A DateTime value to be assumed to apply if no value is provided.</w:t>
      </w:r>
    </w:p>
    <w:p w14:paraId="0ABFB603" w14:textId="77777777" w:rsidR="0063570E" w:rsidRDefault="0063570E" w:rsidP="00383490"/>
    <w:p w14:paraId="77B655F2" w14:textId="77777777" w:rsidR="00A855E6" w:rsidRDefault="00383490" w:rsidP="00263593">
      <w:r w:rsidRPr="00875584">
        <w:rPr>
          <w:rFonts w:ascii="Arial" w:hAnsi="Arial"/>
          <w:b/>
          <w:sz w:val="24"/>
          <w:szCs w:val="24"/>
        </w:rPr>
        <w:t>Constraints</w:t>
      </w:r>
    </w:p>
    <w:p w14:paraId="290C2259" w14:textId="77777777" w:rsidR="0087616E" w:rsidRPr="00BC6BEC" w:rsidRDefault="0087616E" w:rsidP="00263593">
      <w:pPr>
        <w:rPr>
          <w:rFonts w:ascii="Arial" w:hAnsi="Arial"/>
          <w:b/>
          <w:sz w:val="24"/>
          <w:szCs w:val="24"/>
        </w:rPr>
      </w:pPr>
    </w:p>
    <w:p w14:paraId="518E6681"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assumedDateTime</w:t>
      </w:r>
      <w:proofErr w:type="gramEnd"/>
    </w:p>
    <w:p w14:paraId="5EFF4937" w14:textId="77777777" w:rsidR="00B51031" w:rsidRDefault="0018237F">
      <w:r>
        <w:t>AssumeDateTime is applied to a DateTimeString.</w:t>
      </w:r>
    </w:p>
    <w:p w14:paraId="02A8A178" w14:textId="77777777" w:rsidR="00377E18" w:rsidRDefault="00CF06F6" w:rsidP="00377E18">
      <w:pPr>
        <w:ind w:left="3600" w:firstLine="720"/>
      </w:pPr>
      <w:r w:rsidRPr="00467F03">
        <w:t>[English]</w:t>
      </w:r>
    </w:p>
    <w:p w14:paraId="1A472DF2" w14:textId="77777777" w:rsidR="008B78EB" w:rsidRDefault="004B279F" w:rsidP="00ED4063">
      <w:proofErr w:type="gramStart"/>
      <w:r w:rsidRPr="0047488C">
        <w:rPr>
          <w:rFonts w:ascii="Courier" w:hAnsi="Courier"/>
        </w:rPr>
        <w:t>assumedValue.oclIsKindOf</w:t>
      </w:r>
      <w:proofErr w:type="gramEnd"/>
      <w:r w:rsidRPr="0047488C">
        <w:rPr>
          <w:rFonts w:ascii="Courier" w:hAnsi="Courier"/>
        </w:rPr>
        <w:t>(DateTimeString)</w:t>
      </w:r>
    </w:p>
    <w:p w14:paraId="37BA5CFB" w14:textId="77777777" w:rsidR="0087616E" w:rsidRPr="00BC6BEC" w:rsidRDefault="0087616E" w:rsidP="00263593">
      <w:pPr>
        <w:rPr>
          <w:rFonts w:ascii="Arial" w:hAnsi="Arial"/>
          <w:b/>
          <w:sz w:val="24"/>
          <w:szCs w:val="24"/>
        </w:rPr>
      </w:pPr>
    </w:p>
    <w:p w14:paraId="038DDF48"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constrainsDateTime</w:t>
      </w:r>
      <w:proofErr w:type="gramEnd"/>
    </w:p>
    <w:p w14:paraId="74BB7551" w14:textId="77777777" w:rsidR="00B51031" w:rsidRDefault="0018237F">
      <w:r>
        <w:t>Base class is a DateTime.</w:t>
      </w:r>
    </w:p>
    <w:p w14:paraId="56908C0D" w14:textId="77777777" w:rsidR="00377E18" w:rsidRDefault="00CF06F6" w:rsidP="00377E18">
      <w:pPr>
        <w:ind w:left="3600" w:firstLine="720"/>
      </w:pPr>
      <w:r w:rsidRPr="00467F03">
        <w:t>[English]</w:t>
      </w:r>
    </w:p>
    <w:p w14:paraId="0259B0A8" w14:textId="77777777" w:rsidR="008B78EB" w:rsidRDefault="004B279F" w:rsidP="00ED4063">
      <w:proofErr w:type="gramStart"/>
      <w:r w:rsidRPr="0047488C">
        <w:rPr>
          <w:rFonts w:ascii="Courier" w:hAnsi="Courier"/>
        </w:rPr>
        <w:t>self.base</w:t>
      </w:r>
      <w:proofErr w:type="gramEnd"/>
      <w:r w:rsidRPr="0047488C">
        <w:rPr>
          <w:rFonts w:ascii="Courier" w:hAnsi="Courier"/>
        </w:rPr>
        <w:t>_Class.oclIsKindOf(DateTime)</w:t>
      </w:r>
    </w:p>
    <w:p w14:paraId="45DAE004" w14:textId="77777777" w:rsidR="002C0F83" w:rsidRPr="005F31BE" w:rsidRDefault="00F851FF" w:rsidP="005F31BE">
      <w:pPr>
        <w:pStyle w:val="Heading4"/>
      </w:pPr>
      <w:bookmarkStart w:id="455" w:name="_Toc285534802"/>
      <w:r w:rsidRPr="005F31BE">
        <w:t>&lt;Stereotype&gt; DescribedItem</w:t>
      </w:r>
      <w:bookmarkEnd w:id="455"/>
    </w:p>
    <w:p w14:paraId="78D0E221" w14:textId="77777777" w:rsidR="0063570E" w:rsidRDefault="0063570E" w:rsidP="00383490"/>
    <w:p w14:paraId="007FF352" w14:textId="77777777" w:rsidR="00A855E6" w:rsidRDefault="00383490" w:rsidP="00263593">
      <w:r w:rsidRPr="00875584">
        <w:rPr>
          <w:rFonts w:ascii="Arial" w:hAnsi="Arial"/>
          <w:b/>
          <w:sz w:val="24"/>
          <w:szCs w:val="24"/>
        </w:rPr>
        <w:t>Description</w:t>
      </w:r>
    </w:p>
    <w:p w14:paraId="47A6307C" w14:textId="77777777" w:rsidR="00B51031" w:rsidRDefault="0018237F">
      <w:r>
        <w:t xml:space="preserve">The </w:t>
      </w:r>
      <w:r>
        <w:rPr>
          <w:b/>
          <w:bCs/>
        </w:rPr>
        <w:t>DescribedItem</w:t>
      </w:r>
      <w:r>
        <w:t xml:space="preserve"> stereotype allows multilingual designations/descriptions and scoped identifiers to be assigned a </w:t>
      </w:r>
      <w:r>
        <w:rPr>
          <w:b/>
          <w:bCs/>
        </w:rPr>
        <w:t>NamedElement</w:t>
      </w:r>
      <w:r>
        <w:t>.</w:t>
      </w:r>
    </w:p>
    <w:p w14:paraId="4D9ED885" w14:textId="77777777" w:rsidR="00377E18" w:rsidRDefault="00C51B43" w:rsidP="00377E18">
      <w:pPr>
        <w:ind w:left="720" w:firstLine="720"/>
      </w:pPr>
      <w:r>
        <w:t xml:space="preserve"> </w:t>
      </w:r>
    </w:p>
    <w:p w14:paraId="61E53297" w14:textId="77777777" w:rsidR="00377E18" w:rsidRDefault="00C51B43" w:rsidP="00377E18">
      <w:pPr>
        <w:ind w:left="720" w:firstLine="720"/>
      </w:pPr>
      <w:r>
        <w:t xml:space="preserve"> </w:t>
      </w:r>
    </w:p>
    <w:p w14:paraId="30D2C79D" w14:textId="77777777" w:rsidR="00377E18" w:rsidRDefault="00C51B43" w:rsidP="00377E18">
      <w:pPr>
        <w:ind w:left="720" w:firstLine="720"/>
      </w:pPr>
      <w:r>
        <w:t xml:space="preserve"> </w:t>
      </w:r>
    </w:p>
    <w:p w14:paraId="21409612" w14:textId="77777777" w:rsidR="00377E18" w:rsidRDefault="00C51B43" w:rsidP="00377E18">
      <w:pPr>
        <w:ind w:left="720" w:firstLine="720"/>
      </w:pPr>
      <w:r>
        <w:t xml:space="preserve"> </w:t>
      </w:r>
    </w:p>
    <w:p w14:paraId="45CA07AE" w14:textId="77777777" w:rsidR="0063570E" w:rsidRDefault="0063570E" w:rsidP="00383490"/>
    <w:p w14:paraId="72958190" w14:textId="77777777" w:rsidR="00A855E6" w:rsidRDefault="00383490" w:rsidP="00263593">
      <w:r w:rsidRPr="00875584">
        <w:rPr>
          <w:rFonts w:ascii="Arial" w:hAnsi="Arial"/>
          <w:b/>
          <w:sz w:val="24"/>
          <w:szCs w:val="24"/>
        </w:rPr>
        <w:t>Diagrams</w:t>
      </w:r>
    </w:p>
    <w:p w14:paraId="6C986BF8" w14:textId="77777777" w:rsidR="00A93FDC" w:rsidRDefault="008917FF" w:rsidP="00CB0928">
      <w:pPr>
        <w:ind w:left="720"/>
      </w:pPr>
      <w:hyperlink w:anchor="_f139650e10793c0005c93b604992495c" w:history="1">
        <w:r w:rsidR="003E7695">
          <w:rPr>
            <w:rStyle w:val="Hyperlink"/>
          </w:rPr>
          <w:t>Object Constraints</w:t>
        </w:r>
      </w:hyperlink>
      <w:r w:rsidR="00324424">
        <w:t xml:space="preserve">, </w:t>
      </w:r>
    </w:p>
    <w:p w14:paraId="2E72F045" w14:textId="77777777" w:rsidR="00A93FDC" w:rsidRDefault="008917FF" w:rsidP="00CB0928">
      <w:pPr>
        <w:ind w:left="720"/>
      </w:pPr>
      <w:hyperlink w:anchor="_bbceab59bf026d3b0616400766b2619e" w:history="1">
        <w:r w:rsidR="003E7695">
          <w:rPr>
            <w:rStyle w:val="Hyperlink"/>
          </w:rPr>
          <w:t>Enumerated Value Domains</w:t>
        </w:r>
      </w:hyperlink>
      <w:r w:rsidR="00324424">
        <w:t xml:space="preserve">, </w:t>
      </w:r>
    </w:p>
    <w:p w14:paraId="0A78658E" w14:textId="77777777" w:rsidR="00A93FDC" w:rsidRDefault="008917FF" w:rsidP="00CB0928">
      <w:pPr>
        <w:ind w:left="720"/>
      </w:pPr>
      <w:hyperlink w:anchor="_0628ce7e5381e7543ba417bb320e03fb" w:history="1">
        <w:r w:rsidR="003E7695">
          <w:rPr>
            <w:rStyle w:val="Hyperlink"/>
          </w:rPr>
          <w:t>IdentificationAndDesignation</w:t>
        </w:r>
      </w:hyperlink>
      <w:r w:rsidR="00324424">
        <w:t xml:space="preserve">, </w:t>
      </w:r>
    </w:p>
    <w:p w14:paraId="47DCADEF" w14:textId="77777777" w:rsidR="00A93FDC" w:rsidRDefault="008917FF" w:rsidP="00CB0928">
      <w:pPr>
        <w:ind w:left="720"/>
      </w:pPr>
      <w:hyperlink w:anchor="_aa2597b87275ed4e1724a94a9c31d90b" w:history="1">
        <w:r w:rsidR="003E7695">
          <w:rPr>
            <w:rStyle w:val="Hyperlink"/>
          </w:rPr>
          <w:t>Resource References</w:t>
        </w:r>
      </w:hyperlink>
    </w:p>
    <w:p w14:paraId="78099040" w14:textId="77777777" w:rsidR="0063570E" w:rsidRDefault="0063570E" w:rsidP="00383490"/>
    <w:p w14:paraId="21EFCCB5" w14:textId="77777777" w:rsidR="00A855E6" w:rsidRDefault="00383490" w:rsidP="00263593">
      <w:r w:rsidRPr="00875584">
        <w:rPr>
          <w:rFonts w:ascii="Arial" w:hAnsi="Arial"/>
          <w:b/>
          <w:sz w:val="24"/>
          <w:szCs w:val="24"/>
        </w:rPr>
        <w:t>Direct Superclasses (Generalization)</w:t>
      </w:r>
    </w:p>
    <w:p w14:paraId="078CED23" w14:textId="77777777" w:rsidR="00377E18" w:rsidRDefault="008917FF" w:rsidP="00B51B66">
      <w:pPr>
        <w:ind w:firstLine="720"/>
      </w:pPr>
      <w:hyperlink w:anchor="_80448b03d480bba05b1e156796878f77" w:history="1">
        <w:r w:rsidR="006977BE">
          <w:rPr>
            <w:rStyle w:val="Hyperlink"/>
          </w:rPr>
          <w:t>DesignatableItem</w:t>
        </w:r>
      </w:hyperlink>
      <w:r w:rsidR="006977BE">
        <w:t xml:space="preserve">, </w:t>
      </w:r>
    </w:p>
    <w:p w14:paraId="4471FFBA" w14:textId="77777777" w:rsidR="00377E18" w:rsidRDefault="008917FF" w:rsidP="00B51B66">
      <w:pPr>
        <w:ind w:firstLine="720"/>
      </w:pPr>
      <w:hyperlink w:anchor="_4b28f60cd7e8328f1d31dbcfa39d2ff3" w:history="1">
        <w:r w:rsidR="006977BE">
          <w:rPr>
            <w:rStyle w:val="Hyperlink"/>
          </w:rPr>
          <w:t>IdentifiedItem</w:t>
        </w:r>
      </w:hyperlink>
    </w:p>
    <w:p w14:paraId="646C5C42" w14:textId="77777777" w:rsidR="0063570E" w:rsidRDefault="0063570E" w:rsidP="00383490"/>
    <w:p w14:paraId="2C1C3A14" w14:textId="77777777" w:rsidR="00A855E6" w:rsidRDefault="00383490" w:rsidP="00263593">
      <w:r w:rsidRPr="00875584">
        <w:rPr>
          <w:rFonts w:ascii="Arial" w:hAnsi="Arial"/>
          <w:b/>
          <w:sz w:val="24"/>
          <w:szCs w:val="24"/>
        </w:rPr>
        <w:t>Direct Subclasses (Specialization)</w:t>
      </w:r>
    </w:p>
    <w:p w14:paraId="51ECCC88" w14:textId="77777777" w:rsidR="00377E18" w:rsidRDefault="008917FF" w:rsidP="00B51B66">
      <w:pPr>
        <w:ind w:firstLine="720"/>
      </w:pPr>
      <w:hyperlink w:anchor="_c7f411daaf64f83e013bec437cb8f30a" w:history="1">
        <w:r w:rsidR="006977BE">
          <w:rPr>
            <w:rStyle w:val="Hyperlink"/>
          </w:rPr>
          <w:t>EnumeratedValueDomain</w:t>
        </w:r>
      </w:hyperlink>
      <w:r w:rsidR="006977BE">
        <w:t xml:space="preserve">, </w:t>
      </w:r>
    </w:p>
    <w:p w14:paraId="046F7140" w14:textId="77777777" w:rsidR="00377E18" w:rsidRDefault="008917FF" w:rsidP="00B51B66">
      <w:pPr>
        <w:ind w:firstLine="720"/>
      </w:pPr>
      <w:hyperlink w:anchor="_ad75af95f635bdf35f69d9db9b17aae2" w:history="1">
        <w:r w:rsidR="006977BE">
          <w:rPr>
            <w:rStyle w:val="Hyperlink"/>
          </w:rPr>
          <w:t>ObjectConstraint</w:t>
        </w:r>
      </w:hyperlink>
      <w:r w:rsidR="006977BE">
        <w:t xml:space="preserve">, </w:t>
      </w:r>
    </w:p>
    <w:p w14:paraId="425850AF" w14:textId="77777777" w:rsidR="00377E18" w:rsidRDefault="008917FF" w:rsidP="00B51B66">
      <w:pPr>
        <w:ind w:firstLine="720"/>
      </w:pPr>
      <w:hyperlink w:anchor="_5bb7ce8128b60ee5eb2ca275444e9692" w:history="1">
        <w:r w:rsidR="006977BE">
          <w:rPr>
            <w:rStyle w:val="Hyperlink"/>
          </w:rPr>
          <w:t>PermissibleValue</w:t>
        </w:r>
      </w:hyperlink>
      <w:r w:rsidR="006977BE">
        <w:t xml:space="preserve">, </w:t>
      </w:r>
    </w:p>
    <w:p w14:paraId="511C1866" w14:textId="77777777" w:rsidR="00377E18" w:rsidRDefault="008917FF" w:rsidP="00B51B66">
      <w:pPr>
        <w:ind w:firstLine="720"/>
      </w:pPr>
      <w:hyperlink w:anchor="_1b2eec63ad4ef6c72d57b9985e0346ff" w:history="1">
        <w:r w:rsidR="006977BE">
          <w:rPr>
            <w:rStyle w:val="Hyperlink"/>
          </w:rPr>
          <w:t>ResourceReference</w:t>
        </w:r>
      </w:hyperlink>
    </w:p>
    <w:p w14:paraId="3DE0DE31" w14:textId="77777777" w:rsidR="0063570E" w:rsidRDefault="0063570E" w:rsidP="00383490"/>
    <w:p w14:paraId="76B8CF2B" w14:textId="77777777" w:rsidR="00A855E6" w:rsidRDefault="00383490" w:rsidP="00263593">
      <w:r w:rsidRPr="00875584">
        <w:rPr>
          <w:rFonts w:ascii="Arial" w:hAnsi="Arial"/>
          <w:b/>
          <w:sz w:val="24"/>
          <w:szCs w:val="24"/>
        </w:rPr>
        <w:t>Constraints</w:t>
      </w:r>
    </w:p>
    <w:p w14:paraId="2AF0AEDE" w14:textId="77777777" w:rsidR="0087616E" w:rsidRPr="00BC6BEC" w:rsidRDefault="0087616E" w:rsidP="00263593">
      <w:pPr>
        <w:rPr>
          <w:rFonts w:ascii="Arial" w:hAnsi="Arial"/>
          <w:b/>
          <w:sz w:val="24"/>
          <w:szCs w:val="24"/>
        </w:rPr>
      </w:pPr>
    </w:p>
    <w:p w14:paraId="6E713311"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validAbout</w:t>
      </w:r>
      <w:proofErr w:type="gramEnd"/>
    </w:p>
    <w:p w14:paraId="07C10AC4" w14:textId="77777777" w:rsidR="00B51031" w:rsidRDefault="0018237F">
      <w:r>
        <w:t>There must be a maximum of one &lt;&lt;ResourceReferenceInstance&gt;&gt; Abstraction</w:t>
      </w:r>
    </w:p>
    <w:p w14:paraId="13C6B0C9" w14:textId="77777777" w:rsidR="00377E18" w:rsidRDefault="00CF06F6" w:rsidP="00377E18">
      <w:pPr>
        <w:ind w:left="3600" w:firstLine="720"/>
      </w:pPr>
      <w:r w:rsidRPr="00467F03">
        <w:t>[OCL]</w:t>
      </w:r>
    </w:p>
    <w:p w14:paraId="4878CF9C" w14:textId="77777777" w:rsidR="008B78EB" w:rsidRDefault="004B279F" w:rsidP="00ED4063">
      <w:proofErr w:type="gramStart"/>
      <w:r w:rsidRPr="0047488C">
        <w:rPr>
          <w:rFonts w:ascii="Courier" w:hAnsi="Courier"/>
        </w:rPr>
        <w:t>self.base</w:t>
      </w:r>
      <w:proofErr w:type="gramEnd"/>
      <w:r w:rsidRPr="0047488C">
        <w:rPr>
          <w:rFonts w:ascii="Courier" w:hAnsi="Courier"/>
        </w:rPr>
        <w:t>_NamedElement.clientDependency-&gt;select(d|d.stereotypedBy('ResourceReferenceInstance'))-&gt;size()&lt;=1</w:t>
      </w:r>
    </w:p>
    <w:p w14:paraId="5DC15D2D" w14:textId="77777777" w:rsidR="002C0F83" w:rsidRPr="005F31BE" w:rsidRDefault="00F851FF" w:rsidP="005F31BE">
      <w:pPr>
        <w:pStyle w:val="Heading4"/>
      </w:pPr>
      <w:bookmarkStart w:id="456" w:name="_Toc285534803"/>
      <w:r w:rsidRPr="005F31BE">
        <w:t>&lt;Stereotype&gt; DesignatableItem</w:t>
      </w:r>
      <w:bookmarkEnd w:id="456"/>
    </w:p>
    <w:p w14:paraId="5E206874" w14:textId="77777777" w:rsidR="0063570E" w:rsidRDefault="0063570E" w:rsidP="00383490"/>
    <w:p w14:paraId="1C541391" w14:textId="77777777" w:rsidR="00A855E6" w:rsidRDefault="00383490" w:rsidP="00263593">
      <w:r w:rsidRPr="00875584">
        <w:rPr>
          <w:rFonts w:ascii="Arial" w:hAnsi="Arial"/>
          <w:b/>
          <w:sz w:val="24"/>
          <w:szCs w:val="24"/>
        </w:rPr>
        <w:t>Description</w:t>
      </w:r>
    </w:p>
    <w:p w14:paraId="607F6AF4" w14:textId="77777777" w:rsidR="00B51031" w:rsidRDefault="0018237F">
      <w:r>
        <w:t xml:space="preserve">The </w:t>
      </w:r>
      <w:r>
        <w:rPr>
          <w:b/>
          <w:bCs/>
        </w:rPr>
        <w:t>DesignatableItem</w:t>
      </w:r>
      <w:r>
        <w:t xml:space="preserve"> stereotype allows a set of language / sign / description tuples to be assigned to a </w:t>
      </w:r>
      <w:r>
        <w:rPr>
          <w:b/>
          <w:bCs/>
        </w:rPr>
        <w:t>NamedElement</w:t>
      </w:r>
      <w:r>
        <w:t xml:space="preserve">.  This represents a flattened version of the </w:t>
      </w:r>
      <w:r>
        <w:rPr>
          <w:b/>
          <w:bCs/>
        </w:rPr>
        <w:t>ItemDescription</w:t>
      </w:r>
      <w:r>
        <w:t xml:space="preserve"> in the AML Meta Model.</w:t>
      </w:r>
    </w:p>
    <w:p w14:paraId="13370536" w14:textId="77777777" w:rsidR="00377E18" w:rsidRDefault="00C51B43" w:rsidP="00377E18">
      <w:pPr>
        <w:ind w:left="720" w:firstLine="720"/>
      </w:pPr>
      <w:r>
        <w:t xml:space="preserve"> </w:t>
      </w:r>
    </w:p>
    <w:p w14:paraId="40CF91AE" w14:textId="77777777" w:rsidR="0063570E" w:rsidRDefault="0063570E" w:rsidP="00383490"/>
    <w:p w14:paraId="7614885D" w14:textId="77777777" w:rsidR="00A855E6" w:rsidRDefault="00383490" w:rsidP="00263593">
      <w:r w:rsidRPr="00875584">
        <w:rPr>
          <w:rFonts w:ascii="Arial" w:hAnsi="Arial"/>
          <w:b/>
          <w:sz w:val="24"/>
          <w:szCs w:val="24"/>
        </w:rPr>
        <w:t>Diagrams</w:t>
      </w:r>
    </w:p>
    <w:p w14:paraId="0CC054EB" w14:textId="77777777" w:rsidR="00A93FDC" w:rsidRDefault="008917FF" w:rsidP="00CB0928">
      <w:pPr>
        <w:ind w:left="720"/>
      </w:pPr>
      <w:hyperlink w:anchor="_0628ce7e5381e7543ba417bb320e03fb" w:history="1">
        <w:r w:rsidR="003E7695">
          <w:rPr>
            <w:rStyle w:val="Hyperlink"/>
          </w:rPr>
          <w:t>IdentificationAndDesignation</w:t>
        </w:r>
      </w:hyperlink>
    </w:p>
    <w:p w14:paraId="49867C09" w14:textId="77777777" w:rsidR="0063570E" w:rsidRDefault="0063570E" w:rsidP="00383490"/>
    <w:p w14:paraId="475135BE" w14:textId="77777777" w:rsidR="00A855E6" w:rsidRDefault="00383490" w:rsidP="00263593">
      <w:r w:rsidRPr="00875584">
        <w:rPr>
          <w:rFonts w:ascii="Arial" w:hAnsi="Arial"/>
          <w:b/>
          <w:sz w:val="24"/>
          <w:szCs w:val="24"/>
        </w:rPr>
        <w:t>Direct Subclasses (Specialization)</w:t>
      </w:r>
    </w:p>
    <w:p w14:paraId="11879703" w14:textId="77777777" w:rsidR="00377E18" w:rsidRDefault="008917FF" w:rsidP="00B51B66">
      <w:pPr>
        <w:ind w:firstLine="720"/>
      </w:pPr>
      <w:hyperlink w:anchor="_d45578f848d02aad83980903e5bde7d1" w:history="1">
        <w:r w:rsidR="006977BE">
          <w:rPr>
            <w:rStyle w:val="Hyperlink"/>
          </w:rPr>
          <w:t>DescribedItem</w:t>
        </w:r>
      </w:hyperlink>
      <w:r w:rsidR="006977BE">
        <w:t xml:space="preserve">, </w:t>
      </w:r>
    </w:p>
    <w:p w14:paraId="19B91187" w14:textId="77777777" w:rsidR="00377E18" w:rsidRDefault="008917FF" w:rsidP="00B51B66">
      <w:pPr>
        <w:ind w:firstLine="720"/>
      </w:pPr>
      <w:hyperlink w:anchor="_1b2eec63ad4ef6c72d57b9985e0346ff" w:history="1">
        <w:r w:rsidR="006977BE">
          <w:rPr>
            <w:rStyle w:val="Hyperlink"/>
          </w:rPr>
          <w:t>ResourceReference</w:t>
        </w:r>
      </w:hyperlink>
      <w:r w:rsidR="006977BE">
        <w:t xml:space="preserve">, </w:t>
      </w:r>
    </w:p>
    <w:p w14:paraId="6BE22DCD" w14:textId="77777777" w:rsidR="00377E18" w:rsidRDefault="008917FF" w:rsidP="00B51B66">
      <w:pPr>
        <w:ind w:firstLine="720"/>
      </w:pPr>
      <w:hyperlink w:anchor="_9d682f32f4917feea358e696d1fd146d" w:history="1">
        <w:r w:rsidR="006977BE">
          <w:rPr>
            <w:rStyle w:val="Hyperlink"/>
          </w:rPr>
          <w:t>ResourceReferenceInstance</w:t>
        </w:r>
      </w:hyperlink>
    </w:p>
    <w:p w14:paraId="5F03EF6E" w14:textId="77777777" w:rsidR="0063570E" w:rsidRDefault="0063570E" w:rsidP="00383490"/>
    <w:p w14:paraId="350546C6" w14:textId="77777777" w:rsidR="00A855E6" w:rsidRDefault="00383490" w:rsidP="00263593">
      <w:r w:rsidRPr="00875584">
        <w:rPr>
          <w:rFonts w:ascii="Arial" w:hAnsi="Arial"/>
          <w:b/>
          <w:sz w:val="24"/>
          <w:szCs w:val="24"/>
        </w:rPr>
        <w:t>Attributes</w:t>
      </w:r>
    </w:p>
    <w:p w14:paraId="2678DE6B" w14:textId="77777777" w:rsidR="00DC3AE7" w:rsidRDefault="00DC3AE7" w:rsidP="00DC3AE7">
      <w:r w:rsidRPr="00DC3AE7">
        <w:t xml:space="preserve"> </w:t>
      </w:r>
    </w:p>
    <w:p w14:paraId="05F9631A" w14:textId="77777777" w:rsidR="00B603FB" w:rsidRDefault="00B603FB" w:rsidP="008B78EB"/>
    <w:p w14:paraId="4B5B80B6"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language : UML Standard Profile::UML2 Metamodel::EnumerationLiteral</w:t>
      </w:r>
    </w:p>
    <w:p w14:paraId="10659CAA" w14:textId="77777777" w:rsidR="00B51031" w:rsidRDefault="0018237F">
      <w:proofErr w:type="gramStart"/>
      <w:r>
        <w:t>A reference to a spoken or written language.</w:t>
      </w:r>
      <w:proofErr w:type="gramEnd"/>
      <w:r>
        <w:t xml:space="preserve">  </w:t>
      </w:r>
      <w:proofErr w:type="gramStart"/>
      <w:r>
        <w:rPr>
          <w:i/>
          <w:iCs/>
        </w:rPr>
        <w:t>language</w:t>
      </w:r>
      <w:proofErr w:type="gramEnd"/>
      <w:r>
        <w:t xml:space="preserve"> must be an </w:t>
      </w:r>
      <w:r>
        <w:rPr>
          <w:b/>
          <w:bCs/>
        </w:rPr>
        <w:t>EnumerationLiteral</w:t>
      </w:r>
      <w:r>
        <w:t xml:space="preserve"> in an </w:t>
      </w:r>
      <w:r>
        <w:rPr>
          <w:b/>
          <w:bCs/>
        </w:rPr>
        <w:t>Enumeration</w:t>
      </w:r>
      <w:r>
        <w:t xml:space="preserve"> stereotyped by the </w:t>
      </w:r>
      <w:r>
        <w:rPr>
          <w:b/>
          <w:bCs/>
        </w:rPr>
        <w:t>Language</w:t>
      </w:r>
      <w:r>
        <w:t xml:space="preserve"> stereotype.  Only one </w:t>
      </w:r>
      <w:r>
        <w:rPr>
          <w:i/>
          <w:iCs/>
        </w:rPr>
        <w:t>sign</w:t>
      </w:r>
      <w:r>
        <w:t>/</w:t>
      </w:r>
      <w:r>
        <w:rPr>
          <w:u w:val="single"/>
        </w:rPr>
        <w:t>description</w:t>
      </w:r>
      <w:r>
        <w:t xml:space="preserve"> tuple is allowed per language.</w:t>
      </w:r>
    </w:p>
    <w:p w14:paraId="2537D15E" w14:textId="77777777" w:rsidR="00DC3AE7" w:rsidRDefault="00DC3AE7" w:rsidP="00DC3AE7">
      <w:r w:rsidRPr="00DC3AE7">
        <w:t xml:space="preserve"> </w:t>
      </w:r>
    </w:p>
    <w:p w14:paraId="6967D20C" w14:textId="77777777" w:rsidR="00B603FB" w:rsidRDefault="00B603FB" w:rsidP="008B78EB"/>
    <w:p w14:paraId="4EF1FA77"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sign : UML Standard Profile::UML2 Metamodel::PrimitiveTypes::String</w:t>
      </w:r>
    </w:p>
    <w:p w14:paraId="3422747C" w14:textId="77777777" w:rsidR="00B51031" w:rsidRDefault="0018237F">
      <w:proofErr w:type="gramStart"/>
      <w:r>
        <w:t xml:space="preserve">A string designating or "signifying" the name of the </w:t>
      </w:r>
      <w:r>
        <w:rPr>
          <w:i/>
          <w:iCs/>
        </w:rPr>
        <w:t xml:space="preserve">NamedElement </w:t>
      </w:r>
      <w:r>
        <w:t xml:space="preserve">in the corresponding </w:t>
      </w:r>
      <w:r>
        <w:rPr>
          <w:i/>
          <w:iCs/>
        </w:rPr>
        <w:t>language.</w:t>
      </w:r>
      <w:proofErr w:type="gramEnd"/>
      <w:r>
        <w:rPr>
          <w:i/>
          <w:iCs/>
        </w:rPr>
        <w:t xml:space="preserve"> </w:t>
      </w:r>
      <w:proofErr w:type="gramStart"/>
      <w:r>
        <w:rPr>
          <w:i/>
          <w:iCs/>
        </w:rPr>
        <w:t>sign</w:t>
      </w:r>
      <w:proofErr w:type="gramEnd"/>
      <w:r>
        <w:rPr>
          <w:i/>
          <w:iCs/>
        </w:rPr>
        <w:t xml:space="preserve"> </w:t>
      </w:r>
      <w:r>
        <w:t>is a required field and cannot contain an empty String ("").</w:t>
      </w:r>
    </w:p>
    <w:p w14:paraId="28DB76F0" w14:textId="77777777" w:rsidR="00B51031" w:rsidRDefault="0018237F">
      <w:r>
        <w:t xml:space="preserve"> </w:t>
      </w:r>
    </w:p>
    <w:p w14:paraId="066EB061" w14:textId="77777777" w:rsidR="00DC3AE7" w:rsidRDefault="00DC3AE7" w:rsidP="00DC3AE7">
      <w:r w:rsidRPr="00DC3AE7">
        <w:t xml:space="preserve"> </w:t>
      </w:r>
    </w:p>
    <w:p w14:paraId="5F712EE3" w14:textId="77777777" w:rsidR="00B603FB" w:rsidRDefault="00B603FB" w:rsidP="008B78EB"/>
    <w:p w14:paraId="14209668"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description : UML Standard Profile::UML2 Metamodel::PrimitiveTypes::String</w:t>
      </w:r>
    </w:p>
    <w:p w14:paraId="4136C263" w14:textId="77777777" w:rsidR="00B51031" w:rsidRDefault="0018237F">
      <w:proofErr w:type="gramStart"/>
      <w:r>
        <w:t xml:space="preserve">A definition or description of the </w:t>
      </w:r>
      <w:r>
        <w:rPr>
          <w:b/>
          <w:bCs/>
        </w:rPr>
        <w:t>NamedElement</w:t>
      </w:r>
      <w:r>
        <w:t xml:space="preserve"> in the corresponding </w:t>
      </w:r>
      <w:r>
        <w:rPr>
          <w:i/>
          <w:iCs/>
        </w:rPr>
        <w:t>language</w:t>
      </w:r>
      <w:r>
        <w:t>.</w:t>
      </w:r>
      <w:proofErr w:type="gramEnd"/>
      <w:r>
        <w:t xml:space="preserve">  </w:t>
      </w:r>
      <w:proofErr w:type="gramStart"/>
      <w:r>
        <w:rPr>
          <w:i/>
          <w:iCs/>
        </w:rPr>
        <w:t>description</w:t>
      </w:r>
      <w:proofErr w:type="gramEnd"/>
      <w:r>
        <w:t xml:space="preserve"> is optional and its absence is indicated by the empty ("") String.</w:t>
      </w:r>
    </w:p>
    <w:p w14:paraId="6CCC290D" w14:textId="77777777" w:rsidR="0063570E" w:rsidRDefault="0063570E" w:rsidP="00383490"/>
    <w:p w14:paraId="6F4FD6CC" w14:textId="77777777" w:rsidR="00A855E6" w:rsidRDefault="00383490" w:rsidP="00263593">
      <w:r w:rsidRPr="00875584">
        <w:rPr>
          <w:rFonts w:ascii="Arial" w:hAnsi="Arial"/>
          <w:b/>
          <w:sz w:val="24"/>
          <w:szCs w:val="24"/>
        </w:rPr>
        <w:t>Constraints</w:t>
      </w:r>
    </w:p>
    <w:p w14:paraId="64F052B5" w14:textId="77777777" w:rsidR="0087616E" w:rsidRPr="00BC6BEC" w:rsidRDefault="0087616E" w:rsidP="00263593">
      <w:pPr>
        <w:rPr>
          <w:rFonts w:ascii="Arial" w:hAnsi="Arial"/>
          <w:b/>
          <w:sz w:val="24"/>
          <w:szCs w:val="24"/>
        </w:rPr>
      </w:pPr>
    </w:p>
    <w:p w14:paraId="72A1DAAB"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language</w:t>
      </w:r>
      <w:proofErr w:type="gramEnd"/>
      <w:r w:rsidRPr="006F3621">
        <w:rPr>
          <w:rFonts w:ascii="Arial" w:hAnsi="Arial"/>
          <w:b/>
        </w:rPr>
        <w:t xml:space="preserve"> sign description tuples are designations</w:t>
      </w:r>
    </w:p>
    <w:p w14:paraId="464EC80F" w14:textId="77777777" w:rsidR="00B51031" w:rsidRDefault="0018237F">
      <w:r>
        <w:t>The ordered sequences language, sign, description must be same length and language must be in a &lt;&lt;Language&gt;&gt;.</w:t>
      </w:r>
    </w:p>
    <w:p w14:paraId="575DBDB1" w14:textId="77777777" w:rsidR="00377E18" w:rsidRDefault="00CF06F6" w:rsidP="00377E18">
      <w:pPr>
        <w:ind w:left="3600" w:firstLine="720"/>
      </w:pPr>
      <w:r w:rsidRPr="00467F03">
        <w:t>[OCL]</w:t>
      </w:r>
    </w:p>
    <w:p w14:paraId="42430BC3" w14:textId="77777777" w:rsidR="008B78EB" w:rsidRDefault="004B279F" w:rsidP="00ED4063">
      <w:proofErr w:type="gramStart"/>
      <w:r w:rsidRPr="0047488C">
        <w:rPr>
          <w:rFonts w:ascii="Courier" w:hAnsi="Courier"/>
        </w:rPr>
        <w:t>self.language</w:t>
      </w:r>
      <w:proofErr w:type="gramEnd"/>
      <w:r w:rsidRPr="0047488C">
        <w:rPr>
          <w:rFonts w:ascii="Courier" w:hAnsi="Courier"/>
        </w:rPr>
        <w:t xml:space="preserve">-&gt;size()=self.sign-&gt;size() and self.language-&gt;size()=self.description-&gt;size() and self.language.enumeration-&gt;forAll(l|l.stereotypedBy('Language')) </w:t>
      </w:r>
    </w:p>
    <w:p w14:paraId="2127173A" w14:textId="77777777" w:rsidR="002C0F83" w:rsidRPr="005F31BE" w:rsidRDefault="00F851FF" w:rsidP="005F31BE">
      <w:pPr>
        <w:pStyle w:val="Heading4"/>
      </w:pPr>
      <w:bookmarkStart w:id="457" w:name="_384c080719f5bd1b45eae1293215b466"/>
      <w:bookmarkStart w:id="458" w:name="_Toc285534804"/>
      <w:r w:rsidRPr="005F31BE">
        <w:t>&lt;Stereotype&gt; DurationConstraint</w:t>
      </w:r>
      <w:bookmarkEnd w:id="457"/>
      <w:bookmarkEnd w:id="458"/>
    </w:p>
    <w:p w14:paraId="73B2C84F" w14:textId="77777777" w:rsidR="0063570E" w:rsidRDefault="0063570E" w:rsidP="00383490"/>
    <w:p w14:paraId="2CBB8067" w14:textId="77777777" w:rsidR="00A855E6" w:rsidRDefault="00383490" w:rsidP="00263593">
      <w:r w:rsidRPr="00875584">
        <w:rPr>
          <w:rFonts w:ascii="Arial" w:hAnsi="Arial"/>
          <w:b/>
          <w:sz w:val="24"/>
          <w:szCs w:val="24"/>
        </w:rPr>
        <w:t>Description</w:t>
      </w:r>
    </w:p>
    <w:p w14:paraId="3039B314" w14:textId="77777777" w:rsidR="00B51031" w:rsidRDefault="0018237F">
      <w:r>
        <w:t>A constraint on a property of Duration type</w:t>
      </w:r>
    </w:p>
    <w:p w14:paraId="3097E0EE" w14:textId="77777777" w:rsidR="00377E18" w:rsidRDefault="00C51B43" w:rsidP="00377E18">
      <w:pPr>
        <w:ind w:left="720" w:firstLine="720"/>
      </w:pPr>
      <w:r>
        <w:t xml:space="preserve"> </w:t>
      </w:r>
    </w:p>
    <w:p w14:paraId="4D9CDC0F" w14:textId="77777777" w:rsidR="0063570E" w:rsidRDefault="0063570E" w:rsidP="00383490"/>
    <w:p w14:paraId="15B2FDE0" w14:textId="77777777" w:rsidR="00A855E6" w:rsidRDefault="00383490" w:rsidP="00263593">
      <w:r w:rsidRPr="00875584">
        <w:rPr>
          <w:rFonts w:ascii="Arial" w:hAnsi="Arial"/>
          <w:b/>
          <w:sz w:val="24"/>
          <w:szCs w:val="24"/>
        </w:rPr>
        <w:t>Diagrams</w:t>
      </w:r>
    </w:p>
    <w:p w14:paraId="0EC2265C" w14:textId="77777777" w:rsidR="00A93FDC" w:rsidRDefault="008917FF" w:rsidP="00CB0928">
      <w:pPr>
        <w:ind w:left="720"/>
      </w:pPr>
      <w:hyperlink w:anchor="_ae5d1776f07899a7af4725351a338b35" w:history="1">
        <w:r w:rsidR="003E7695">
          <w:rPr>
            <w:rStyle w:val="Hyperlink"/>
          </w:rPr>
          <w:t>Primitive Type Constraints</w:t>
        </w:r>
      </w:hyperlink>
    </w:p>
    <w:p w14:paraId="494662CD" w14:textId="77777777" w:rsidR="0063570E" w:rsidRDefault="0063570E" w:rsidP="00383490"/>
    <w:p w14:paraId="2C4921F9" w14:textId="77777777" w:rsidR="00A855E6" w:rsidRDefault="00383490" w:rsidP="00263593">
      <w:r w:rsidRPr="00875584">
        <w:rPr>
          <w:rFonts w:ascii="Arial" w:hAnsi="Arial"/>
          <w:b/>
          <w:sz w:val="24"/>
          <w:szCs w:val="24"/>
        </w:rPr>
        <w:t>Direct Superclasses (Generalization)</w:t>
      </w:r>
    </w:p>
    <w:p w14:paraId="0CA91C96" w14:textId="77777777" w:rsidR="00377E18" w:rsidRDefault="008917FF" w:rsidP="00B51B66">
      <w:pPr>
        <w:ind w:firstLine="720"/>
      </w:pPr>
      <w:hyperlink w:anchor="_c72b6d9c8a46b96f02fdfefe3b8b0568" w:history="1">
        <w:r w:rsidR="006977BE">
          <w:rPr>
            <w:rStyle w:val="Hyperlink"/>
          </w:rPr>
          <w:t>PrimitiveObjectConstraint</w:t>
        </w:r>
      </w:hyperlink>
    </w:p>
    <w:p w14:paraId="4EBA52C6" w14:textId="77777777" w:rsidR="0063570E" w:rsidRDefault="0063570E" w:rsidP="00383490"/>
    <w:p w14:paraId="5D065D2E" w14:textId="77777777" w:rsidR="00A855E6" w:rsidRDefault="00383490" w:rsidP="00263593">
      <w:r w:rsidRPr="00875584">
        <w:rPr>
          <w:rFonts w:ascii="Arial" w:hAnsi="Arial"/>
          <w:b/>
          <w:sz w:val="24"/>
          <w:szCs w:val="24"/>
        </w:rPr>
        <w:t>Attributes</w:t>
      </w:r>
    </w:p>
    <w:p w14:paraId="58319316" w14:textId="77777777" w:rsidR="00DC3AE7" w:rsidRDefault="00DC3AE7" w:rsidP="00DC3AE7">
      <w:r w:rsidRPr="00DC3AE7">
        <w:t xml:space="preserve"> </w:t>
      </w:r>
    </w:p>
    <w:p w14:paraId="00E4A9FC" w14:textId="77777777" w:rsidR="00B603FB" w:rsidRDefault="00B603FB" w:rsidP="008B78EB"/>
    <w:p w14:paraId="5F59C6BE"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possibleValues : ReferenceModelProfile::DV_Duration</w:t>
      </w:r>
    </w:p>
    <w:p w14:paraId="122A4896" w14:textId="77777777" w:rsidR="00B51031" w:rsidRDefault="0018237F">
      <w:r>
        <w:t>A set of allowed Duration values (e.g., ‘P5d’).</w:t>
      </w:r>
    </w:p>
    <w:p w14:paraId="7B2F4E19" w14:textId="77777777" w:rsidR="00DC3AE7" w:rsidRDefault="00DC3AE7" w:rsidP="00DC3AE7">
      <w:r w:rsidRPr="00DC3AE7">
        <w:t xml:space="preserve"> </w:t>
      </w:r>
    </w:p>
    <w:p w14:paraId="60D40A58" w14:textId="77777777" w:rsidR="00B603FB" w:rsidRDefault="00B603FB" w:rsidP="008B78EB"/>
    <w:p w14:paraId="419DB626"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valueRanges : ConstraintProfile::DurationInterval</w:t>
      </w:r>
    </w:p>
    <w:p w14:paraId="5A61A406" w14:textId="77777777" w:rsidR="00B51031" w:rsidRDefault="0018237F">
      <w:r>
        <w:t>A set of Duration value ranges, any value of which is considered valid (e.g., ‘|&gt;= P5d|’, ’P5d</w:t>
      </w:r>
      <w:proofErr w:type="gramStart"/>
      <w:r>
        <w:t>..P8d’).</w:t>
      </w:r>
      <w:proofErr w:type="gramEnd"/>
    </w:p>
    <w:p w14:paraId="6EDE5A4F" w14:textId="77777777" w:rsidR="00DC3AE7" w:rsidRDefault="00DC3AE7" w:rsidP="00DC3AE7">
      <w:r w:rsidRPr="00DC3AE7">
        <w:t xml:space="preserve"> </w:t>
      </w:r>
    </w:p>
    <w:p w14:paraId="633B8AA0" w14:textId="77777777" w:rsidR="00B603FB" w:rsidRDefault="00B603FB" w:rsidP="008B78EB"/>
    <w:p w14:paraId="7E41F4C3"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assumedValue : ReferenceModelProfile::DV_Duration</w:t>
      </w:r>
    </w:p>
    <w:p w14:paraId="4357D879" w14:textId="77777777" w:rsidR="00B51031" w:rsidRDefault="0018237F">
      <w:r>
        <w:t>A Duration value to be assumed to apply if no value is provided.</w:t>
      </w:r>
    </w:p>
    <w:p w14:paraId="1C1868B6" w14:textId="77777777" w:rsidR="00DC3AE7" w:rsidRDefault="00DC3AE7" w:rsidP="00DC3AE7">
      <w:r w:rsidRPr="00DC3AE7">
        <w:t xml:space="preserve"> </w:t>
      </w:r>
    </w:p>
    <w:p w14:paraId="6F75BDEB" w14:textId="77777777" w:rsidR="00B603FB" w:rsidRDefault="00B603FB" w:rsidP="008B78EB"/>
    <w:p w14:paraId="1303DC3B"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matchPattern : ConstraintProfile::DurationMatchPattern</w:t>
      </w:r>
    </w:p>
    <w:p w14:paraId="162480A7" w14:textId="77777777" w:rsidR="00B51031" w:rsidRDefault="0018237F">
      <w:proofErr w:type="gramStart"/>
      <w:r>
        <w:t>A string pattern that implies a set of valid Duration values (e.g., ‘Pd’, ‘PThm’).</w:t>
      </w:r>
      <w:proofErr w:type="gramEnd"/>
    </w:p>
    <w:p w14:paraId="11684982" w14:textId="77777777" w:rsidR="0063570E" w:rsidRDefault="0063570E" w:rsidP="00383490"/>
    <w:p w14:paraId="68D8B499" w14:textId="77777777" w:rsidR="00A855E6" w:rsidRDefault="00383490" w:rsidP="00263593">
      <w:r w:rsidRPr="00875584">
        <w:rPr>
          <w:rFonts w:ascii="Arial" w:hAnsi="Arial"/>
          <w:b/>
          <w:sz w:val="24"/>
          <w:szCs w:val="24"/>
        </w:rPr>
        <w:t>Constraints</w:t>
      </w:r>
    </w:p>
    <w:p w14:paraId="5C955082" w14:textId="77777777" w:rsidR="0087616E" w:rsidRPr="00BC6BEC" w:rsidRDefault="0087616E" w:rsidP="00263593">
      <w:pPr>
        <w:rPr>
          <w:rFonts w:ascii="Arial" w:hAnsi="Arial"/>
          <w:b/>
          <w:sz w:val="24"/>
          <w:szCs w:val="24"/>
        </w:rPr>
      </w:pPr>
    </w:p>
    <w:p w14:paraId="673E7FE3"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constrainsDuration</w:t>
      </w:r>
      <w:proofErr w:type="gramEnd"/>
    </w:p>
    <w:p w14:paraId="63BD208C" w14:textId="677F308D" w:rsidR="00B51031" w:rsidRDefault="0018237F">
      <w:r>
        <w:t>The constrain</w:t>
      </w:r>
      <w:ins w:id="459" w:author="Alpha Omega" w:date="2015-02-14T13:48:00Z">
        <w:r w:rsidR="00D5663C">
          <w:t>t</w:t>
        </w:r>
      </w:ins>
      <w:r>
        <w:t xml:space="preserve"> is applied to </w:t>
      </w:r>
      <w:proofErr w:type="gramStart"/>
      <w:r>
        <w:t>a Duration</w:t>
      </w:r>
      <w:proofErr w:type="gramEnd"/>
      <w:r>
        <w:t>.</w:t>
      </w:r>
    </w:p>
    <w:p w14:paraId="69968914" w14:textId="77777777" w:rsidR="00377E18" w:rsidRDefault="00CF06F6" w:rsidP="00377E18">
      <w:pPr>
        <w:ind w:left="3600" w:firstLine="720"/>
      </w:pPr>
      <w:r w:rsidRPr="00467F03">
        <w:t>[English]</w:t>
      </w:r>
    </w:p>
    <w:p w14:paraId="4F15A586"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_Class.oclIsKindOf(Duration)</w:t>
      </w:r>
    </w:p>
    <w:p w14:paraId="0C7BD6AE" w14:textId="77777777" w:rsidR="002C0F83" w:rsidRPr="005F31BE" w:rsidRDefault="00F851FF" w:rsidP="005F31BE">
      <w:pPr>
        <w:pStyle w:val="Heading4"/>
      </w:pPr>
      <w:bookmarkStart w:id="460" w:name="_Toc285534805"/>
      <w:r w:rsidRPr="005F31BE">
        <w:t>&lt;Stereotype&gt; EnumeratedValueDomain</w:t>
      </w:r>
      <w:bookmarkEnd w:id="460"/>
    </w:p>
    <w:p w14:paraId="05E79241" w14:textId="77777777" w:rsidR="0063570E" w:rsidRDefault="0063570E" w:rsidP="00383490"/>
    <w:p w14:paraId="1FE26E34" w14:textId="77777777" w:rsidR="00A855E6" w:rsidRDefault="00383490" w:rsidP="00263593">
      <w:r w:rsidRPr="00875584">
        <w:rPr>
          <w:rFonts w:ascii="Arial" w:hAnsi="Arial"/>
          <w:b/>
          <w:sz w:val="24"/>
          <w:szCs w:val="24"/>
        </w:rPr>
        <w:t>Description</w:t>
      </w:r>
    </w:p>
    <w:p w14:paraId="4CAA8945" w14:textId="77777777" w:rsidR="00B51031" w:rsidRDefault="0018237F">
      <w:r>
        <w:t xml:space="preserve">An </w:t>
      </w:r>
      <w:r>
        <w:rPr>
          <w:b/>
          <w:bCs/>
        </w:rPr>
        <w:t>EnumeratedValueDomain</w:t>
      </w:r>
      <w:r>
        <w:t xml:space="preserve"> represents a discrete set of possible values (</w:t>
      </w:r>
      <w:r>
        <w:rPr>
          <w:b/>
          <w:bCs/>
        </w:rPr>
        <w:t>PermissibleValues</w:t>
      </w:r>
      <w:r>
        <w:t xml:space="preserve">) for a particular field or data element. Each </w:t>
      </w:r>
      <w:r>
        <w:rPr>
          <w:b/>
          <w:bCs/>
        </w:rPr>
        <w:t>PermissibleValue</w:t>
      </w:r>
      <w:r>
        <w:t xml:space="preserve"> identifies a unique value and (optionally) its intended meaning.  An </w:t>
      </w:r>
      <w:r>
        <w:rPr>
          <w:b/>
          <w:bCs/>
        </w:rPr>
        <w:t xml:space="preserve">EnumeratedValueDomain </w:t>
      </w:r>
      <w:r>
        <w:t xml:space="preserve">may be associated with a scoped identifier, which, in the ADL case would be an "ac" code.   The set of </w:t>
      </w:r>
      <w:r>
        <w:rPr>
          <w:b/>
          <w:bCs/>
        </w:rPr>
        <w:t>PermissibleValues</w:t>
      </w:r>
      <w:r>
        <w:t xml:space="preserve"> for the </w:t>
      </w:r>
      <w:r>
        <w:rPr>
          <w:b/>
          <w:bCs/>
        </w:rPr>
        <w:t xml:space="preserve">EnumeratedValueDomain </w:t>
      </w:r>
      <w:r>
        <w:t>would represent an ADL value_set, which would bind an "ac" code to a set of "at" codes.</w:t>
      </w:r>
    </w:p>
    <w:p w14:paraId="456107BD" w14:textId="77777777" w:rsidR="00B51031" w:rsidRDefault="0018237F">
      <w:r>
        <w:t xml:space="preserve"> </w:t>
      </w:r>
    </w:p>
    <w:p w14:paraId="3672B82D" w14:textId="307E37AC" w:rsidR="00B51031" w:rsidRDefault="0018237F">
      <w:r>
        <w:t xml:space="preserve">An </w:t>
      </w:r>
      <w:r>
        <w:rPr>
          <w:b/>
          <w:bCs/>
        </w:rPr>
        <w:t xml:space="preserve">EnumeratedValueDomain </w:t>
      </w:r>
      <w:r>
        <w:t xml:space="preserve">may also reference a </w:t>
      </w:r>
      <w:r>
        <w:rPr>
          <w:b/>
          <w:bCs/>
        </w:rPr>
        <w:t>ValueSetReference</w:t>
      </w:r>
      <w:r>
        <w:t xml:space="preserve"> using the </w:t>
      </w:r>
      <w:r>
        <w:rPr>
          <w:b/>
          <w:bCs/>
        </w:rPr>
        <w:t xml:space="preserve">ValueSetReferenceInstance </w:t>
      </w:r>
      <w:r>
        <w:t xml:space="preserve">relationship </w:t>
      </w:r>
      <w:del w:id="461" w:author="Alpha Omega" w:date="2015-02-14T13:49:00Z">
        <w:r w:rsidDel="00D5663C">
          <w:delText xml:space="preserve">which </w:delText>
        </w:r>
      </w:del>
      <w:ins w:id="462" w:author="Alpha Omega" w:date="2015-02-14T13:49:00Z">
        <w:r w:rsidR="00D5663C">
          <w:t xml:space="preserve">that </w:t>
        </w:r>
      </w:ins>
      <w:r>
        <w:t xml:space="preserve">would resolve to a set of </w:t>
      </w:r>
      <w:r>
        <w:rPr>
          <w:b/>
          <w:bCs/>
        </w:rPr>
        <w:t>PermissibleValues</w:t>
      </w:r>
      <w:r>
        <w:t>.</w:t>
      </w:r>
    </w:p>
    <w:p w14:paraId="6A105A01" w14:textId="77777777" w:rsidR="00377E18" w:rsidRDefault="00C51B43" w:rsidP="00377E18">
      <w:pPr>
        <w:ind w:left="720" w:firstLine="720"/>
      </w:pPr>
      <w:r>
        <w:t xml:space="preserve"> </w:t>
      </w:r>
    </w:p>
    <w:p w14:paraId="1059D965" w14:textId="77777777" w:rsidR="00377E18" w:rsidRDefault="00C51B43" w:rsidP="00377E18">
      <w:pPr>
        <w:ind w:left="720" w:firstLine="720"/>
      </w:pPr>
      <w:r>
        <w:t xml:space="preserve"> </w:t>
      </w:r>
    </w:p>
    <w:p w14:paraId="61F5A2EC" w14:textId="77777777" w:rsidR="0063570E" w:rsidRDefault="0063570E" w:rsidP="00383490"/>
    <w:p w14:paraId="27783085" w14:textId="77777777" w:rsidR="00A855E6" w:rsidRDefault="00383490" w:rsidP="00263593">
      <w:r w:rsidRPr="00875584">
        <w:rPr>
          <w:rFonts w:ascii="Arial" w:hAnsi="Arial"/>
          <w:b/>
          <w:sz w:val="24"/>
          <w:szCs w:val="24"/>
        </w:rPr>
        <w:t>Diagrams</w:t>
      </w:r>
    </w:p>
    <w:p w14:paraId="48EA30AA" w14:textId="77777777" w:rsidR="00A93FDC" w:rsidRDefault="008917FF" w:rsidP="00CB0928">
      <w:pPr>
        <w:ind w:left="720"/>
      </w:pPr>
      <w:hyperlink w:anchor="_4049ef2e39f1ca7b7abb65f10409d85f" w:history="1">
        <w:r w:rsidR="003E7695">
          <w:rPr>
            <w:rStyle w:val="Hyperlink"/>
          </w:rPr>
          <w:t>Enumeration Constraints</w:t>
        </w:r>
      </w:hyperlink>
      <w:r w:rsidR="00324424">
        <w:t xml:space="preserve">, </w:t>
      </w:r>
    </w:p>
    <w:p w14:paraId="5B59B522" w14:textId="77777777" w:rsidR="00A93FDC" w:rsidRDefault="008917FF" w:rsidP="00CB0928">
      <w:pPr>
        <w:ind w:left="720"/>
      </w:pPr>
      <w:hyperlink w:anchor="_bbceab59bf026d3b0616400766b2619e" w:history="1">
        <w:r w:rsidR="003E7695">
          <w:rPr>
            <w:rStyle w:val="Hyperlink"/>
          </w:rPr>
          <w:t>Enumerated Value Domains</w:t>
        </w:r>
      </w:hyperlink>
    </w:p>
    <w:p w14:paraId="1B86CF37" w14:textId="77777777" w:rsidR="0063570E" w:rsidRDefault="0063570E" w:rsidP="00383490"/>
    <w:p w14:paraId="1DC8401B" w14:textId="77777777" w:rsidR="00A855E6" w:rsidRDefault="00383490" w:rsidP="00263593">
      <w:r w:rsidRPr="00875584">
        <w:rPr>
          <w:rFonts w:ascii="Arial" w:hAnsi="Arial"/>
          <w:b/>
          <w:sz w:val="24"/>
          <w:szCs w:val="24"/>
        </w:rPr>
        <w:t>Direct Superclasses (Generalization)</w:t>
      </w:r>
    </w:p>
    <w:p w14:paraId="26501E75" w14:textId="77777777" w:rsidR="00377E18" w:rsidRDefault="008917FF" w:rsidP="00B51B66">
      <w:pPr>
        <w:ind w:firstLine="720"/>
      </w:pPr>
      <w:hyperlink w:anchor="_d45578f848d02aad83980903e5bde7d1" w:history="1">
        <w:r w:rsidR="006977BE">
          <w:rPr>
            <w:rStyle w:val="Hyperlink"/>
          </w:rPr>
          <w:t>DescribedItem</w:t>
        </w:r>
      </w:hyperlink>
    </w:p>
    <w:p w14:paraId="6AAD2F64" w14:textId="77777777" w:rsidR="0063570E" w:rsidRDefault="0063570E" w:rsidP="00383490"/>
    <w:p w14:paraId="10FFF4B6" w14:textId="77777777" w:rsidR="00A855E6" w:rsidRDefault="00383490" w:rsidP="00263593">
      <w:r w:rsidRPr="00875584">
        <w:rPr>
          <w:rFonts w:ascii="Arial" w:hAnsi="Arial"/>
          <w:b/>
          <w:sz w:val="24"/>
          <w:szCs w:val="24"/>
        </w:rPr>
        <w:t>Constraints</w:t>
      </w:r>
    </w:p>
    <w:p w14:paraId="465B9460" w14:textId="77777777" w:rsidR="0087616E" w:rsidRPr="00BC6BEC" w:rsidRDefault="0087616E" w:rsidP="00263593">
      <w:pPr>
        <w:rPr>
          <w:rFonts w:ascii="Arial" w:hAnsi="Arial"/>
          <w:b/>
          <w:sz w:val="24"/>
          <w:szCs w:val="24"/>
        </w:rPr>
      </w:pPr>
    </w:p>
    <w:p w14:paraId="425811CC"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meaningIsConceptReference</w:t>
      </w:r>
      <w:proofErr w:type="gramEnd"/>
    </w:p>
    <w:p w14:paraId="47AFA0AA" w14:textId="77777777" w:rsidR="00B51031" w:rsidRDefault="0018237F">
      <w:r>
        <w:t>There is a maximum of one &lt;&lt;ValueSetReferenceInstance&gt;&gt; Abstractions.</w:t>
      </w:r>
    </w:p>
    <w:p w14:paraId="37B386A1" w14:textId="77777777" w:rsidR="00377E18" w:rsidRDefault="00CF06F6" w:rsidP="00377E18">
      <w:pPr>
        <w:ind w:left="3600" w:firstLine="720"/>
      </w:pPr>
      <w:r w:rsidRPr="00467F03">
        <w:t>[OCL]</w:t>
      </w:r>
    </w:p>
    <w:p w14:paraId="7D40A567" w14:textId="77777777" w:rsidR="008B78EB" w:rsidRDefault="004B279F" w:rsidP="00ED4063">
      <w:proofErr w:type="gramStart"/>
      <w:r w:rsidRPr="0047488C">
        <w:rPr>
          <w:rFonts w:ascii="Courier" w:hAnsi="Courier"/>
        </w:rPr>
        <w:t>self.base</w:t>
      </w:r>
      <w:proofErr w:type="gramEnd"/>
      <w:r w:rsidRPr="0047488C">
        <w:rPr>
          <w:rFonts w:ascii="Courier" w:hAnsi="Courier"/>
        </w:rPr>
        <w:t xml:space="preserve">_Enumeration.clientDependency-&gt;select(d|d.stereotypedBy('ValueSetReferenceInstance'))-&gt;size()&lt;=1 </w:t>
      </w:r>
    </w:p>
    <w:p w14:paraId="3416553B" w14:textId="77777777" w:rsidR="0087616E" w:rsidRPr="00BC6BEC" w:rsidRDefault="0087616E" w:rsidP="00263593">
      <w:pPr>
        <w:rPr>
          <w:rFonts w:ascii="Arial" w:hAnsi="Arial"/>
          <w:b/>
          <w:sz w:val="24"/>
          <w:szCs w:val="24"/>
        </w:rPr>
      </w:pPr>
    </w:p>
    <w:p w14:paraId="57D0992A"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permissibleValues</w:t>
      </w:r>
      <w:proofErr w:type="gramEnd"/>
    </w:p>
    <w:p w14:paraId="7890CD33" w14:textId="77777777" w:rsidR="00B51031" w:rsidRDefault="0018237F">
      <w:r>
        <w:t>All instances must be type permissibleValue</w:t>
      </w:r>
    </w:p>
    <w:p w14:paraId="661D21C6" w14:textId="77777777" w:rsidR="00377E18" w:rsidRDefault="00CF06F6" w:rsidP="00377E18">
      <w:pPr>
        <w:ind w:left="3600" w:firstLine="720"/>
      </w:pPr>
      <w:r w:rsidRPr="00467F03">
        <w:t>[OCL]</w:t>
      </w:r>
    </w:p>
    <w:p w14:paraId="06A599B3"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_Enumeration.ownedLiteral-&gt;forAll(x:EnumerationLiteral|x.stereotypedBy('PermissibleValue'))</w:t>
      </w:r>
    </w:p>
    <w:p w14:paraId="1A0629AB" w14:textId="77777777" w:rsidR="002C0F83" w:rsidRPr="005F31BE" w:rsidRDefault="00F851FF" w:rsidP="005F31BE">
      <w:pPr>
        <w:pStyle w:val="Heading4"/>
      </w:pPr>
      <w:bookmarkStart w:id="463" w:name="_7b4688dbd3826f33c726c87847ae4a72"/>
      <w:bookmarkStart w:id="464" w:name="_Toc285534806"/>
      <w:r w:rsidRPr="005F31BE">
        <w:t>&lt;Stereotype&gt; EnumeratedValueDomainConstraint</w:t>
      </w:r>
      <w:bookmarkEnd w:id="463"/>
      <w:bookmarkEnd w:id="464"/>
    </w:p>
    <w:p w14:paraId="79793D17" w14:textId="77777777" w:rsidR="0063570E" w:rsidRDefault="0063570E" w:rsidP="00383490"/>
    <w:p w14:paraId="3B298F7F" w14:textId="77777777" w:rsidR="00A855E6" w:rsidRDefault="00383490" w:rsidP="00263593">
      <w:r w:rsidRPr="00875584">
        <w:rPr>
          <w:rFonts w:ascii="Arial" w:hAnsi="Arial"/>
          <w:b/>
          <w:sz w:val="24"/>
          <w:szCs w:val="24"/>
        </w:rPr>
        <w:t>Description</w:t>
      </w:r>
    </w:p>
    <w:p w14:paraId="4472C398" w14:textId="77777777" w:rsidR="00B51031" w:rsidRDefault="0018237F">
      <w:r>
        <w:t xml:space="preserve">A constraint on </w:t>
      </w:r>
      <w:proofErr w:type="gramStart"/>
      <w:r>
        <w:t>a</w:t>
      </w:r>
      <w:proofErr w:type="gramEnd"/>
      <w:r>
        <w:t xml:space="preserve"> </w:t>
      </w:r>
      <w:r>
        <w:rPr>
          <w:b/>
          <w:bCs/>
        </w:rPr>
        <w:t>EnumeratedValueDomain</w:t>
      </w:r>
      <w:r>
        <w:t xml:space="preserve"> that represents a discrete set of possible values for a particular field or data element.</w:t>
      </w:r>
    </w:p>
    <w:p w14:paraId="01C66A80" w14:textId="77777777" w:rsidR="00377E18" w:rsidRDefault="00C51B43" w:rsidP="00377E18">
      <w:pPr>
        <w:ind w:left="720" w:firstLine="720"/>
      </w:pPr>
      <w:r>
        <w:t xml:space="preserve"> </w:t>
      </w:r>
    </w:p>
    <w:p w14:paraId="33F06088" w14:textId="77777777" w:rsidR="00377E18" w:rsidRDefault="00C51B43" w:rsidP="00377E18">
      <w:pPr>
        <w:ind w:left="720" w:firstLine="720"/>
      </w:pPr>
      <w:r>
        <w:t xml:space="preserve"> </w:t>
      </w:r>
    </w:p>
    <w:p w14:paraId="27B40572" w14:textId="77777777" w:rsidR="0063570E" w:rsidRDefault="0063570E" w:rsidP="00383490"/>
    <w:p w14:paraId="4041AE32" w14:textId="77777777" w:rsidR="00A855E6" w:rsidRDefault="00383490" w:rsidP="00263593">
      <w:r w:rsidRPr="00875584">
        <w:rPr>
          <w:rFonts w:ascii="Arial" w:hAnsi="Arial"/>
          <w:b/>
          <w:sz w:val="24"/>
          <w:szCs w:val="24"/>
        </w:rPr>
        <w:t>Diagrams</w:t>
      </w:r>
    </w:p>
    <w:p w14:paraId="32C48E74" w14:textId="77777777" w:rsidR="00A93FDC" w:rsidRDefault="008917FF" w:rsidP="00CB0928">
      <w:pPr>
        <w:ind w:left="720"/>
      </w:pPr>
      <w:hyperlink w:anchor="_4049ef2e39f1ca7b7abb65f10409d85f" w:history="1">
        <w:r w:rsidR="003E7695">
          <w:rPr>
            <w:rStyle w:val="Hyperlink"/>
          </w:rPr>
          <w:t>Enumeration Constraints</w:t>
        </w:r>
      </w:hyperlink>
      <w:r w:rsidR="00324424">
        <w:t xml:space="preserve">, </w:t>
      </w:r>
    </w:p>
    <w:p w14:paraId="3999CD43" w14:textId="77777777" w:rsidR="00A93FDC" w:rsidRDefault="008917FF" w:rsidP="00CB0928">
      <w:pPr>
        <w:ind w:left="720"/>
      </w:pPr>
      <w:hyperlink w:anchor="_759880e6f359cf189858504f68956934" w:history="1">
        <w:r w:rsidR="003E7695">
          <w:rPr>
            <w:rStyle w:val="Hyperlink"/>
          </w:rPr>
          <w:t>TerminologyConstraints</w:t>
        </w:r>
      </w:hyperlink>
    </w:p>
    <w:p w14:paraId="5C644400" w14:textId="77777777" w:rsidR="0063570E" w:rsidRDefault="0063570E" w:rsidP="00383490"/>
    <w:p w14:paraId="0D91AAD7" w14:textId="77777777" w:rsidR="00A855E6" w:rsidRDefault="00383490" w:rsidP="00263593">
      <w:r w:rsidRPr="00875584">
        <w:rPr>
          <w:rFonts w:ascii="Arial" w:hAnsi="Arial"/>
          <w:b/>
          <w:sz w:val="24"/>
          <w:szCs w:val="24"/>
        </w:rPr>
        <w:t>Direct Superclasses (Generalization)</w:t>
      </w:r>
    </w:p>
    <w:p w14:paraId="2853B0BB" w14:textId="77777777" w:rsidR="00377E18" w:rsidRDefault="008917FF" w:rsidP="00B51B66">
      <w:pPr>
        <w:ind w:firstLine="720"/>
      </w:pPr>
      <w:hyperlink w:anchor="_1bc74c3698f61990aff3aec96088f0a9" w:history="1">
        <w:r w:rsidR="006977BE">
          <w:rPr>
            <w:rStyle w:val="Hyperlink"/>
          </w:rPr>
          <w:t>EnumerationConstraint</w:t>
        </w:r>
      </w:hyperlink>
    </w:p>
    <w:p w14:paraId="2DAFB95F" w14:textId="77777777" w:rsidR="0063570E" w:rsidRDefault="0063570E" w:rsidP="00383490"/>
    <w:p w14:paraId="49673745" w14:textId="77777777" w:rsidR="00A855E6" w:rsidRDefault="00383490" w:rsidP="00263593">
      <w:r w:rsidRPr="00875584">
        <w:rPr>
          <w:rFonts w:ascii="Arial" w:hAnsi="Arial"/>
          <w:b/>
          <w:sz w:val="24"/>
          <w:szCs w:val="24"/>
        </w:rPr>
        <w:t>Constraints</w:t>
      </w:r>
    </w:p>
    <w:p w14:paraId="17C03007" w14:textId="77777777" w:rsidR="0087616E" w:rsidRPr="00BC6BEC" w:rsidRDefault="0087616E" w:rsidP="00263593">
      <w:pPr>
        <w:rPr>
          <w:rFonts w:ascii="Arial" w:hAnsi="Arial"/>
          <w:b/>
          <w:sz w:val="24"/>
          <w:szCs w:val="24"/>
        </w:rPr>
      </w:pPr>
    </w:p>
    <w:p w14:paraId="42FF4DD7"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constrainsEVD</w:t>
      </w:r>
      <w:proofErr w:type="gramEnd"/>
    </w:p>
    <w:p w14:paraId="575A0E04" w14:textId="77777777" w:rsidR="00B51031" w:rsidRDefault="0018237F">
      <w:r>
        <w:t>This Enumeration is an &lt;&lt;EnumeratedValueDomain&gt;&gt;</w:t>
      </w:r>
    </w:p>
    <w:p w14:paraId="34D89249" w14:textId="77777777" w:rsidR="00377E18" w:rsidRDefault="00CF06F6" w:rsidP="00377E18">
      <w:pPr>
        <w:ind w:left="3600" w:firstLine="720"/>
      </w:pPr>
      <w:r w:rsidRPr="00467F03">
        <w:t>[OCL]</w:t>
      </w:r>
    </w:p>
    <w:p w14:paraId="7370C465" w14:textId="77777777" w:rsidR="008B78EB" w:rsidRDefault="004B279F" w:rsidP="00ED4063">
      <w:proofErr w:type="gramStart"/>
      <w:r w:rsidRPr="0047488C">
        <w:rPr>
          <w:rFonts w:ascii="Courier" w:hAnsi="Courier"/>
        </w:rPr>
        <w:t>self.base</w:t>
      </w:r>
      <w:proofErr w:type="gramEnd"/>
      <w:r w:rsidRPr="0047488C">
        <w:rPr>
          <w:rFonts w:ascii="Courier" w:hAnsi="Courier"/>
        </w:rPr>
        <w:t>_Enumeration.stereotypedBy('EnumeratedValueDomain')</w:t>
      </w:r>
    </w:p>
    <w:p w14:paraId="482B5AA4" w14:textId="77777777" w:rsidR="002C0F83" w:rsidRPr="005F31BE" w:rsidRDefault="00F851FF" w:rsidP="005F31BE">
      <w:pPr>
        <w:pStyle w:val="Heading4"/>
      </w:pPr>
      <w:bookmarkStart w:id="465" w:name="_1bc74c3698f61990aff3aec96088f0a9"/>
      <w:bookmarkStart w:id="466" w:name="_Toc285534807"/>
      <w:r w:rsidRPr="005F31BE">
        <w:t>&lt;Stereotype&gt; EnumerationConstraint</w:t>
      </w:r>
      <w:bookmarkEnd w:id="465"/>
      <w:bookmarkEnd w:id="466"/>
    </w:p>
    <w:p w14:paraId="42411A79" w14:textId="77777777" w:rsidR="0063570E" w:rsidRDefault="0063570E" w:rsidP="00383490"/>
    <w:p w14:paraId="56A16614" w14:textId="77777777" w:rsidR="00A855E6" w:rsidRDefault="00383490" w:rsidP="00263593">
      <w:r w:rsidRPr="00875584">
        <w:rPr>
          <w:rFonts w:ascii="Arial" w:hAnsi="Arial"/>
          <w:b/>
          <w:sz w:val="24"/>
          <w:szCs w:val="24"/>
        </w:rPr>
        <w:t>Description</w:t>
      </w:r>
    </w:p>
    <w:p w14:paraId="08D5EA1B" w14:textId="77777777" w:rsidR="00B51031" w:rsidRDefault="0018237F">
      <w:r>
        <w:t xml:space="preserve"> A constraint </w:t>
      </w:r>
      <w:proofErr w:type="gramStart"/>
      <w:r>
        <w:t>on a possible values</w:t>
      </w:r>
      <w:proofErr w:type="gramEnd"/>
      <w:r>
        <w:t xml:space="preserve"> in a UML </w:t>
      </w:r>
      <w:r>
        <w:rPr>
          <w:b/>
          <w:bCs/>
        </w:rPr>
        <w:t>Enumeration</w:t>
      </w:r>
      <w:r>
        <w:t xml:space="preserve">.   </w:t>
      </w:r>
      <w:r>
        <w:rPr>
          <w:b/>
          <w:bCs/>
        </w:rPr>
        <w:t>EnumerationConstraint</w:t>
      </w:r>
      <w:r>
        <w:t xml:space="preserve"> allows a modeler to:</w:t>
      </w:r>
    </w:p>
    <w:p w14:paraId="1182C350" w14:textId="77777777" w:rsidR="00B51031" w:rsidRDefault="0018237F">
      <w:pPr>
        <w:pStyle w:val="ListParagraph"/>
        <w:numPr>
          <w:ilvl w:val="0"/>
          <w:numId w:val="25"/>
        </w:numPr>
      </w:pPr>
      <w:proofErr w:type="gramStart"/>
      <w:r>
        <w:t xml:space="preserve">List which </w:t>
      </w:r>
      <w:r>
        <w:rPr>
          <w:b/>
          <w:bCs/>
        </w:rPr>
        <w:t>EnumerationLiterals</w:t>
      </w:r>
      <w:r>
        <w:t xml:space="preserve"> owned</w:t>
      </w:r>
      <w:proofErr w:type="gramEnd"/>
      <w:r>
        <w:t xml:space="preserve"> by the </w:t>
      </w:r>
      <w:r>
        <w:rPr>
          <w:b/>
          <w:bCs/>
        </w:rPr>
        <w:t xml:space="preserve">Enumeration </w:t>
      </w:r>
      <w:r>
        <w:t>are permitted.</w:t>
      </w:r>
    </w:p>
    <w:p w14:paraId="608B7BB3" w14:textId="77777777" w:rsidR="00B51031" w:rsidRDefault="0018237F">
      <w:pPr>
        <w:pStyle w:val="ListParagraph"/>
        <w:numPr>
          <w:ilvl w:val="0"/>
          <w:numId w:val="25"/>
        </w:numPr>
      </w:pPr>
      <w:proofErr w:type="gramStart"/>
      <w:r>
        <w:t xml:space="preserve">List which </w:t>
      </w:r>
      <w:r>
        <w:rPr>
          <w:b/>
          <w:bCs/>
        </w:rPr>
        <w:t>EnumerationLiterals</w:t>
      </w:r>
      <w:r>
        <w:t xml:space="preserve"> owned</w:t>
      </w:r>
      <w:proofErr w:type="gramEnd"/>
      <w:r>
        <w:t xml:space="preserve"> by the </w:t>
      </w:r>
      <w:r>
        <w:rPr>
          <w:b/>
          <w:bCs/>
        </w:rPr>
        <w:t>Enumeration</w:t>
      </w:r>
      <w:r>
        <w:t xml:space="preserve"> are not permitted.</w:t>
      </w:r>
    </w:p>
    <w:p w14:paraId="62155F3D" w14:textId="77777777" w:rsidR="00B51031" w:rsidRDefault="0018237F">
      <w:pPr>
        <w:pStyle w:val="ListParagraph"/>
        <w:numPr>
          <w:ilvl w:val="0"/>
          <w:numId w:val="25"/>
        </w:numPr>
      </w:pPr>
      <w:r>
        <w:t xml:space="preserve">Add an </w:t>
      </w:r>
      <w:r>
        <w:rPr>
          <w:b/>
          <w:bCs/>
        </w:rPr>
        <w:t>EnumerationLiteral</w:t>
      </w:r>
      <w:r>
        <w:t xml:space="preserve"> that is the assumed value for this instance.</w:t>
      </w:r>
    </w:p>
    <w:p w14:paraId="68F37F80" w14:textId="77777777" w:rsidR="00B51031" w:rsidRDefault="0018237F">
      <w:pPr>
        <w:pStyle w:val="ListParagraph"/>
        <w:numPr>
          <w:ilvl w:val="0"/>
          <w:numId w:val="25"/>
        </w:numPr>
      </w:pPr>
      <w:r>
        <w:t xml:space="preserve">Add additional </w:t>
      </w:r>
      <w:r>
        <w:rPr>
          <w:b/>
          <w:bCs/>
        </w:rPr>
        <w:t>EnumerationLiterals</w:t>
      </w:r>
      <w:r>
        <w:t xml:space="preserve">, extending the parent </w:t>
      </w:r>
      <w:r>
        <w:rPr>
          <w:b/>
          <w:bCs/>
        </w:rPr>
        <w:t>Enumeration</w:t>
      </w:r>
      <w:r>
        <w:t>.</w:t>
      </w:r>
    </w:p>
    <w:p w14:paraId="606F3142" w14:textId="77777777" w:rsidR="00B51031" w:rsidRDefault="0018237F">
      <w:r>
        <w:t xml:space="preserve"> </w:t>
      </w:r>
    </w:p>
    <w:p w14:paraId="24C19010" w14:textId="77777777" w:rsidR="00B51031" w:rsidRDefault="0018237F">
      <w:r>
        <w:t xml:space="preserve"> </w:t>
      </w:r>
    </w:p>
    <w:p w14:paraId="30C07C8C" w14:textId="77777777" w:rsidR="00377E18" w:rsidRDefault="00C51B43" w:rsidP="00377E18">
      <w:pPr>
        <w:ind w:left="720" w:firstLine="720"/>
      </w:pPr>
      <w:r>
        <w:t xml:space="preserve"> </w:t>
      </w:r>
    </w:p>
    <w:p w14:paraId="6376CC51" w14:textId="77777777" w:rsidR="00377E18" w:rsidRDefault="00C51B43" w:rsidP="00377E18">
      <w:pPr>
        <w:ind w:left="720" w:firstLine="720"/>
      </w:pPr>
      <w:r>
        <w:t xml:space="preserve"> </w:t>
      </w:r>
    </w:p>
    <w:p w14:paraId="5F8927E0" w14:textId="77777777" w:rsidR="00377E18" w:rsidRDefault="00C51B43" w:rsidP="00377E18">
      <w:pPr>
        <w:ind w:left="720" w:firstLine="720"/>
      </w:pPr>
      <w:r>
        <w:t xml:space="preserve"> </w:t>
      </w:r>
    </w:p>
    <w:p w14:paraId="2BCB9E28" w14:textId="77777777" w:rsidR="0063570E" w:rsidRDefault="0063570E" w:rsidP="00383490"/>
    <w:p w14:paraId="3D7F3FF2" w14:textId="77777777" w:rsidR="00A855E6" w:rsidRDefault="00383490" w:rsidP="00263593">
      <w:r w:rsidRPr="00875584">
        <w:rPr>
          <w:rFonts w:ascii="Arial" w:hAnsi="Arial"/>
          <w:b/>
          <w:sz w:val="24"/>
          <w:szCs w:val="24"/>
        </w:rPr>
        <w:t>Diagrams</w:t>
      </w:r>
    </w:p>
    <w:p w14:paraId="55C4F177" w14:textId="77777777" w:rsidR="00A93FDC" w:rsidRDefault="008917FF" w:rsidP="00CB0928">
      <w:pPr>
        <w:ind w:left="720"/>
      </w:pPr>
      <w:hyperlink w:anchor="_f139650e10793c0005c93b604992495c" w:history="1">
        <w:r w:rsidR="003E7695">
          <w:rPr>
            <w:rStyle w:val="Hyperlink"/>
          </w:rPr>
          <w:t>Object Constraints</w:t>
        </w:r>
      </w:hyperlink>
      <w:r w:rsidR="00324424">
        <w:t xml:space="preserve">, </w:t>
      </w:r>
    </w:p>
    <w:p w14:paraId="7F70582A" w14:textId="77777777" w:rsidR="00A93FDC" w:rsidRDefault="008917FF" w:rsidP="00CB0928">
      <w:pPr>
        <w:ind w:left="720"/>
      </w:pPr>
      <w:hyperlink w:anchor="_4049ef2e39f1ca7b7abb65f10409d85f" w:history="1">
        <w:r w:rsidR="003E7695">
          <w:rPr>
            <w:rStyle w:val="Hyperlink"/>
          </w:rPr>
          <w:t>Enumeration Constraints</w:t>
        </w:r>
      </w:hyperlink>
      <w:r w:rsidR="00324424">
        <w:t xml:space="preserve">, </w:t>
      </w:r>
    </w:p>
    <w:p w14:paraId="13F33FB7" w14:textId="77777777" w:rsidR="00A93FDC" w:rsidRDefault="008917FF" w:rsidP="00CB0928">
      <w:pPr>
        <w:ind w:left="720"/>
      </w:pPr>
      <w:hyperlink w:anchor="_759880e6f359cf189858504f68956934" w:history="1">
        <w:r w:rsidR="003E7695">
          <w:rPr>
            <w:rStyle w:val="Hyperlink"/>
          </w:rPr>
          <w:t>TerminologyConstraints</w:t>
        </w:r>
      </w:hyperlink>
    </w:p>
    <w:p w14:paraId="75E01E14" w14:textId="77777777" w:rsidR="0063570E" w:rsidRDefault="0063570E" w:rsidP="00383490"/>
    <w:p w14:paraId="31EED3DC" w14:textId="77777777" w:rsidR="00A855E6" w:rsidRDefault="00383490" w:rsidP="00263593">
      <w:r w:rsidRPr="00875584">
        <w:rPr>
          <w:rFonts w:ascii="Arial" w:hAnsi="Arial"/>
          <w:b/>
          <w:sz w:val="24"/>
          <w:szCs w:val="24"/>
        </w:rPr>
        <w:t>Direct Superclasses (Generalization)</w:t>
      </w:r>
    </w:p>
    <w:p w14:paraId="32427CA9" w14:textId="77777777" w:rsidR="00377E18" w:rsidRDefault="008917FF" w:rsidP="00B51B66">
      <w:pPr>
        <w:ind w:firstLine="720"/>
      </w:pPr>
      <w:hyperlink w:anchor="_ad75af95f635bdf35f69d9db9b17aae2" w:history="1">
        <w:r w:rsidR="006977BE">
          <w:rPr>
            <w:rStyle w:val="Hyperlink"/>
          </w:rPr>
          <w:t>ObjectConstraint</w:t>
        </w:r>
      </w:hyperlink>
    </w:p>
    <w:p w14:paraId="3BB51BCA" w14:textId="77777777" w:rsidR="0063570E" w:rsidRDefault="0063570E" w:rsidP="00383490"/>
    <w:p w14:paraId="2DF7D74C" w14:textId="77777777" w:rsidR="00A855E6" w:rsidRDefault="00383490" w:rsidP="00263593">
      <w:r w:rsidRPr="00875584">
        <w:rPr>
          <w:rFonts w:ascii="Arial" w:hAnsi="Arial"/>
          <w:b/>
          <w:sz w:val="24"/>
          <w:szCs w:val="24"/>
        </w:rPr>
        <w:t>Direct Subclasses (Specialization)</w:t>
      </w:r>
    </w:p>
    <w:p w14:paraId="180B39F5" w14:textId="77777777" w:rsidR="00377E18" w:rsidRDefault="008917FF" w:rsidP="00B51B66">
      <w:pPr>
        <w:ind w:firstLine="720"/>
      </w:pPr>
      <w:hyperlink w:anchor="_7b4688dbd3826f33c726c87847ae4a72" w:history="1">
        <w:r w:rsidR="006977BE">
          <w:rPr>
            <w:rStyle w:val="Hyperlink"/>
          </w:rPr>
          <w:t>EnumeratedValueDomainConstraint</w:t>
        </w:r>
      </w:hyperlink>
    </w:p>
    <w:p w14:paraId="01BB1A17" w14:textId="77777777" w:rsidR="0063570E" w:rsidRDefault="0063570E" w:rsidP="00383490"/>
    <w:p w14:paraId="01E48CAC" w14:textId="77777777" w:rsidR="00A855E6" w:rsidRDefault="00383490" w:rsidP="00263593">
      <w:r w:rsidRPr="00875584">
        <w:rPr>
          <w:rFonts w:ascii="Arial" w:hAnsi="Arial"/>
          <w:b/>
          <w:sz w:val="24"/>
          <w:szCs w:val="24"/>
        </w:rPr>
        <w:t>Attributes</w:t>
      </w:r>
    </w:p>
    <w:p w14:paraId="37F54B53" w14:textId="77777777" w:rsidR="00DC3AE7" w:rsidRDefault="00DC3AE7" w:rsidP="00DC3AE7">
      <w:r w:rsidRPr="00DC3AE7">
        <w:t xml:space="preserve"> </w:t>
      </w:r>
    </w:p>
    <w:p w14:paraId="58577967" w14:textId="77777777" w:rsidR="00B603FB" w:rsidRDefault="00B603FB" w:rsidP="008B78EB"/>
    <w:p w14:paraId="2ED936D7"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permissibleValue : UML Standard Profile::UML2 Metamodel::EnumerationLiteral</w:t>
      </w:r>
    </w:p>
    <w:p w14:paraId="5E19A873" w14:textId="77777777" w:rsidR="00B51031" w:rsidRDefault="0018237F">
      <w:proofErr w:type="gramStart"/>
      <w:r>
        <w:t xml:space="preserve">The </w:t>
      </w:r>
      <w:r>
        <w:rPr>
          <w:b/>
          <w:bCs/>
        </w:rPr>
        <w:t>Enumeration</w:t>
      </w:r>
      <w:r>
        <w:t xml:space="preserve"> </w:t>
      </w:r>
      <w:r>
        <w:rPr>
          <w:i/>
          <w:iCs/>
        </w:rPr>
        <w:t>members</w:t>
      </w:r>
      <w:r>
        <w:t xml:space="preserve"> allowed in this constrained instance.</w:t>
      </w:r>
      <w:proofErr w:type="gramEnd"/>
      <w:r>
        <w:t xml:space="preserve">  If not empty, only the </w:t>
      </w:r>
      <w:r>
        <w:rPr>
          <w:b/>
          <w:bCs/>
        </w:rPr>
        <w:t>EnumerationLiterals</w:t>
      </w:r>
      <w:r>
        <w:t xml:space="preserve"> in this list are valid values.  Only </w:t>
      </w:r>
      <w:r>
        <w:rPr>
          <w:b/>
          <w:bCs/>
        </w:rPr>
        <w:t>EnumerationLiterals</w:t>
      </w:r>
      <w:r>
        <w:t xml:space="preserve"> are valid for the general </w:t>
      </w:r>
      <w:r>
        <w:rPr>
          <w:b/>
          <w:bCs/>
        </w:rPr>
        <w:t>Enumeration</w:t>
      </w:r>
      <w:r>
        <w:t xml:space="preserve"> or </w:t>
      </w:r>
      <w:r>
        <w:rPr>
          <w:b/>
          <w:bCs/>
        </w:rPr>
        <w:t>EnumerationConstraint</w:t>
      </w:r>
      <w:r>
        <w:t xml:space="preserve"> can be listed in </w:t>
      </w:r>
      <w:r>
        <w:rPr>
          <w:i/>
          <w:iCs/>
        </w:rPr>
        <w:t>permissibleValue</w:t>
      </w:r>
      <w:r>
        <w:t>.</w:t>
      </w:r>
    </w:p>
    <w:p w14:paraId="19603585" w14:textId="77777777" w:rsidR="00DC3AE7" w:rsidRDefault="00DC3AE7" w:rsidP="00DC3AE7">
      <w:r w:rsidRPr="00DC3AE7">
        <w:t xml:space="preserve"> </w:t>
      </w:r>
    </w:p>
    <w:p w14:paraId="1AF1FED1" w14:textId="77777777" w:rsidR="00B603FB" w:rsidRDefault="00B603FB" w:rsidP="008B78EB"/>
    <w:p w14:paraId="50C9670D"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disallowValue : UML Standard Profile::UML2 Metamodel::EnumerationLiteral</w:t>
      </w:r>
    </w:p>
    <w:p w14:paraId="5983305E" w14:textId="77777777" w:rsidR="00B51031" w:rsidRDefault="0018237F">
      <w:proofErr w:type="gramStart"/>
      <w:r>
        <w:t xml:space="preserve">The </w:t>
      </w:r>
      <w:r>
        <w:rPr>
          <w:b/>
          <w:bCs/>
        </w:rPr>
        <w:t>Enumeration</w:t>
      </w:r>
      <w:r>
        <w:t xml:space="preserve"> </w:t>
      </w:r>
      <w:r>
        <w:rPr>
          <w:i/>
          <w:iCs/>
        </w:rPr>
        <w:t xml:space="preserve">members </w:t>
      </w:r>
      <w:r>
        <w:t>not allowed in this constrained instance.</w:t>
      </w:r>
      <w:proofErr w:type="gramEnd"/>
      <w:r>
        <w:t xml:space="preserve">  An </w:t>
      </w:r>
      <w:r>
        <w:rPr>
          <w:b/>
          <w:bCs/>
        </w:rPr>
        <w:t>EnumerationLiteral</w:t>
      </w:r>
      <w:r>
        <w:t xml:space="preserve"> in the disallowValue takes precedence over a </w:t>
      </w:r>
      <w:r>
        <w:rPr>
          <w:i/>
          <w:iCs/>
        </w:rPr>
        <w:t>member</w:t>
      </w:r>
      <w:r>
        <w:t xml:space="preserve"> in the </w:t>
      </w:r>
      <w:r>
        <w:rPr>
          <w:i/>
          <w:iCs/>
        </w:rPr>
        <w:t>permissibleValue</w:t>
      </w:r>
      <w:r>
        <w:t xml:space="preserve"> -- if it appears in both places it is not allowed.</w:t>
      </w:r>
    </w:p>
    <w:p w14:paraId="18E36D67" w14:textId="77777777" w:rsidR="00DC3AE7" w:rsidRDefault="00DC3AE7" w:rsidP="00DC3AE7">
      <w:r w:rsidRPr="00DC3AE7">
        <w:t xml:space="preserve"> </w:t>
      </w:r>
    </w:p>
    <w:p w14:paraId="67E8C76E" w14:textId="77777777" w:rsidR="00B603FB" w:rsidRDefault="00B603FB" w:rsidP="008B78EB"/>
    <w:p w14:paraId="6837BDF2"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assumedValue : UML Standard Profile::UML2 Metamodel::EnumerationLiteral</w:t>
      </w:r>
    </w:p>
    <w:p w14:paraId="3D7ED7D6" w14:textId="77777777" w:rsidR="00B51031" w:rsidRDefault="0018237F">
      <w:proofErr w:type="gramStart"/>
      <w:r>
        <w:t>The value to be assumed if it is absent in a data instance.</w:t>
      </w:r>
      <w:proofErr w:type="gramEnd"/>
      <w:r>
        <w:t xml:space="preserve">  </w:t>
      </w:r>
      <w:proofErr w:type="gramStart"/>
      <w:r>
        <w:rPr>
          <w:i/>
          <w:iCs/>
        </w:rPr>
        <w:t>assumedValue</w:t>
      </w:r>
      <w:proofErr w:type="gramEnd"/>
      <w:r>
        <w:t xml:space="preserve"> must be a valid value for the constrained enumeration -- if there is a non-empty list of </w:t>
      </w:r>
      <w:r>
        <w:rPr>
          <w:i/>
          <w:iCs/>
        </w:rPr>
        <w:t>permissibleValues</w:t>
      </w:r>
      <w:r>
        <w:t xml:space="preserve">, it must appear in the list and it may not appear in the </w:t>
      </w:r>
      <w:r>
        <w:rPr>
          <w:i/>
          <w:iCs/>
        </w:rPr>
        <w:t>disallowValue</w:t>
      </w:r>
      <w:r>
        <w:t xml:space="preserve"> list.</w:t>
      </w:r>
    </w:p>
    <w:p w14:paraId="462B0E4C" w14:textId="77777777" w:rsidR="0063570E" w:rsidRDefault="0063570E" w:rsidP="00383490"/>
    <w:p w14:paraId="7CD0667A" w14:textId="77777777" w:rsidR="00A855E6" w:rsidRDefault="00383490" w:rsidP="00263593">
      <w:r w:rsidRPr="00875584">
        <w:rPr>
          <w:rFonts w:ascii="Arial" w:hAnsi="Arial"/>
          <w:b/>
          <w:sz w:val="24"/>
          <w:szCs w:val="24"/>
        </w:rPr>
        <w:t>Constraints</w:t>
      </w:r>
    </w:p>
    <w:p w14:paraId="61F85399" w14:textId="77777777" w:rsidR="0087616E" w:rsidRPr="00BC6BEC" w:rsidRDefault="0087616E" w:rsidP="00263593">
      <w:pPr>
        <w:rPr>
          <w:rFonts w:ascii="Arial" w:hAnsi="Arial"/>
          <w:b/>
          <w:sz w:val="24"/>
          <w:szCs w:val="24"/>
        </w:rPr>
      </w:pPr>
    </w:p>
    <w:p w14:paraId="0EAC0966"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validPermissibleValue</w:t>
      </w:r>
      <w:proofErr w:type="gramEnd"/>
    </w:p>
    <w:p w14:paraId="78F14859" w14:textId="77777777" w:rsidR="00B51031" w:rsidRDefault="0018237F">
      <w:r>
        <w:t xml:space="preserve"> </w:t>
      </w:r>
    </w:p>
    <w:p w14:paraId="5B71644F" w14:textId="77777777" w:rsidR="00377E18" w:rsidRDefault="00CF06F6" w:rsidP="00377E18">
      <w:pPr>
        <w:ind w:left="3600" w:firstLine="720"/>
      </w:pPr>
      <w:r w:rsidRPr="00467F03">
        <w:t>[English]</w:t>
      </w:r>
    </w:p>
    <w:p w14:paraId="28220CC8" w14:textId="77777777" w:rsidR="008B78EB" w:rsidRDefault="004B279F" w:rsidP="00ED4063">
      <w:r w:rsidRPr="0047488C">
        <w:rPr>
          <w:rFonts w:ascii="Courier" w:hAnsi="Courier"/>
        </w:rPr>
        <w:t>All permissibleValue elements must be member EnumerationLiterals.</w:t>
      </w:r>
    </w:p>
    <w:p w14:paraId="3D512594" w14:textId="77777777" w:rsidR="0087616E" w:rsidRPr="00BC6BEC" w:rsidRDefault="0087616E" w:rsidP="00263593">
      <w:pPr>
        <w:rPr>
          <w:rFonts w:ascii="Arial" w:hAnsi="Arial"/>
          <w:b/>
          <w:sz w:val="24"/>
          <w:szCs w:val="24"/>
        </w:rPr>
      </w:pPr>
    </w:p>
    <w:p w14:paraId="6D1B7F32"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validDisallowValue</w:t>
      </w:r>
      <w:proofErr w:type="gramEnd"/>
    </w:p>
    <w:p w14:paraId="52EB9899" w14:textId="77777777" w:rsidR="00B51031" w:rsidRDefault="0018237F">
      <w:r>
        <w:t xml:space="preserve"> </w:t>
      </w:r>
    </w:p>
    <w:p w14:paraId="334A141A" w14:textId="77777777" w:rsidR="00377E18" w:rsidRDefault="00CF06F6" w:rsidP="00377E18">
      <w:pPr>
        <w:ind w:left="3600" w:firstLine="720"/>
      </w:pPr>
      <w:r w:rsidRPr="00467F03">
        <w:t>[English]</w:t>
      </w:r>
    </w:p>
    <w:p w14:paraId="3BF20036" w14:textId="77777777" w:rsidR="008B78EB" w:rsidRDefault="004B279F" w:rsidP="00ED4063">
      <w:r w:rsidRPr="0047488C">
        <w:rPr>
          <w:rFonts w:ascii="Courier" w:hAnsi="Courier"/>
        </w:rPr>
        <w:t>Only valid member EnumerationLiterals may be in the disallowValue list</w:t>
      </w:r>
    </w:p>
    <w:p w14:paraId="4DFEFE7E" w14:textId="77777777" w:rsidR="0087616E" w:rsidRPr="00BC6BEC" w:rsidRDefault="0087616E" w:rsidP="00263593">
      <w:pPr>
        <w:rPr>
          <w:rFonts w:ascii="Arial" w:hAnsi="Arial"/>
          <w:b/>
          <w:sz w:val="24"/>
          <w:szCs w:val="24"/>
        </w:rPr>
      </w:pPr>
    </w:p>
    <w:p w14:paraId="4A7610AC"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validDefaultValue</w:t>
      </w:r>
      <w:proofErr w:type="gramEnd"/>
    </w:p>
    <w:p w14:paraId="2E6A7BB7" w14:textId="77777777" w:rsidR="00B51031" w:rsidRDefault="0018237F">
      <w:r>
        <w:t xml:space="preserve"> </w:t>
      </w:r>
    </w:p>
    <w:p w14:paraId="4618DE2B" w14:textId="77777777" w:rsidR="00377E18" w:rsidRDefault="00CF06F6" w:rsidP="00377E18">
      <w:pPr>
        <w:ind w:left="3600" w:firstLine="720"/>
      </w:pPr>
      <w:r w:rsidRPr="00467F03">
        <w:t>[English]</w:t>
      </w:r>
    </w:p>
    <w:p w14:paraId="430FE46C" w14:textId="77777777" w:rsidR="008B78EB" w:rsidRDefault="004B279F" w:rsidP="00ED4063">
      <w:proofErr w:type="gramStart"/>
      <w:r w:rsidRPr="0047488C">
        <w:rPr>
          <w:rFonts w:ascii="Courier" w:hAnsi="Courier"/>
        </w:rPr>
        <w:t>assumedValue</w:t>
      </w:r>
      <w:proofErr w:type="gramEnd"/>
      <w:r w:rsidRPr="0047488C">
        <w:rPr>
          <w:rFonts w:ascii="Courier" w:hAnsi="Courier"/>
        </w:rPr>
        <w:t xml:space="preserve"> must be a member EnumerationLiteral that is valid under the rules of the constraint.</w:t>
      </w:r>
    </w:p>
    <w:p w14:paraId="53BAE40A" w14:textId="77777777" w:rsidR="002C0F83" w:rsidRPr="005F31BE" w:rsidRDefault="00F851FF" w:rsidP="005F31BE">
      <w:pPr>
        <w:pStyle w:val="Heading4"/>
      </w:pPr>
      <w:bookmarkStart w:id="467" w:name="_Toc285534808"/>
      <w:r w:rsidRPr="005F31BE">
        <w:t>&lt;Stereotype&gt; IdentifiedItem</w:t>
      </w:r>
      <w:bookmarkEnd w:id="467"/>
    </w:p>
    <w:p w14:paraId="43CB478C" w14:textId="77777777" w:rsidR="0063570E" w:rsidRDefault="0063570E" w:rsidP="00383490"/>
    <w:p w14:paraId="68849F9F" w14:textId="77777777" w:rsidR="00A855E6" w:rsidRDefault="00383490" w:rsidP="00263593">
      <w:r w:rsidRPr="00875584">
        <w:rPr>
          <w:rFonts w:ascii="Arial" w:hAnsi="Arial"/>
          <w:b/>
          <w:sz w:val="24"/>
          <w:szCs w:val="24"/>
        </w:rPr>
        <w:t>Description</w:t>
      </w:r>
    </w:p>
    <w:p w14:paraId="42EC87D4" w14:textId="77777777" w:rsidR="00B51031" w:rsidRDefault="0018237F">
      <w:r>
        <w:t xml:space="preserve">The </w:t>
      </w:r>
      <w:r>
        <w:rPr>
          <w:b/>
          <w:bCs/>
        </w:rPr>
        <w:t>IdentifiedItem</w:t>
      </w:r>
      <w:r>
        <w:t xml:space="preserve"> stereotype allows the assignment of one or more optional identifiers to be assigned to a </w:t>
      </w:r>
      <w:r>
        <w:rPr>
          <w:b/>
          <w:bCs/>
        </w:rPr>
        <w:t>NamedElement</w:t>
      </w:r>
      <w:r>
        <w:t>.</w:t>
      </w:r>
    </w:p>
    <w:p w14:paraId="0723AD88" w14:textId="77777777" w:rsidR="00377E18" w:rsidRDefault="00C51B43" w:rsidP="00377E18">
      <w:pPr>
        <w:ind w:left="720" w:firstLine="720"/>
      </w:pPr>
      <w:r>
        <w:t xml:space="preserve"> </w:t>
      </w:r>
    </w:p>
    <w:p w14:paraId="7EC4E1E4" w14:textId="77777777" w:rsidR="0063570E" w:rsidRDefault="0063570E" w:rsidP="00383490"/>
    <w:p w14:paraId="621ADD77" w14:textId="77777777" w:rsidR="00A855E6" w:rsidRDefault="00383490" w:rsidP="00263593">
      <w:r w:rsidRPr="00875584">
        <w:rPr>
          <w:rFonts w:ascii="Arial" w:hAnsi="Arial"/>
          <w:b/>
          <w:sz w:val="24"/>
          <w:szCs w:val="24"/>
        </w:rPr>
        <w:t>Diagrams</w:t>
      </w:r>
    </w:p>
    <w:p w14:paraId="3BAEFEF7" w14:textId="77777777" w:rsidR="00A93FDC" w:rsidRDefault="008917FF" w:rsidP="00CB0928">
      <w:pPr>
        <w:ind w:left="720"/>
      </w:pPr>
      <w:hyperlink w:anchor="_0628ce7e5381e7543ba417bb320e03fb" w:history="1">
        <w:r w:rsidR="003E7695">
          <w:rPr>
            <w:rStyle w:val="Hyperlink"/>
          </w:rPr>
          <w:t>IdentificationAndDesignation</w:t>
        </w:r>
      </w:hyperlink>
    </w:p>
    <w:p w14:paraId="43781050" w14:textId="77777777" w:rsidR="0063570E" w:rsidRDefault="0063570E" w:rsidP="00383490"/>
    <w:p w14:paraId="7016AAF2" w14:textId="77777777" w:rsidR="00A855E6" w:rsidRDefault="00383490" w:rsidP="00263593">
      <w:r w:rsidRPr="00875584">
        <w:rPr>
          <w:rFonts w:ascii="Arial" w:hAnsi="Arial"/>
          <w:b/>
          <w:sz w:val="24"/>
          <w:szCs w:val="24"/>
        </w:rPr>
        <w:t>Direct Subclasses (Specialization)</w:t>
      </w:r>
    </w:p>
    <w:p w14:paraId="30A8F69C" w14:textId="77777777" w:rsidR="00377E18" w:rsidRDefault="008917FF" w:rsidP="00B51B66">
      <w:pPr>
        <w:ind w:firstLine="720"/>
      </w:pPr>
      <w:hyperlink w:anchor="_d45578f848d02aad83980903e5bde7d1" w:history="1">
        <w:r w:rsidR="006977BE">
          <w:rPr>
            <w:rStyle w:val="Hyperlink"/>
          </w:rPr>
          <w:t>DescribedItem</w:t>
        </w:r>
      </w:hyperlink>
      <w:r w:rsidR="006977BE">
        <w:t xml:space="preserve">, </w:t>
      </w:r>
    </w:p>
    <w:p w14:paraId="5D097957" w14:textId="77777777" w:rsidR="00377E18" w:rsidRDefault="008917FF" w:rsidP="00B51B66">
      <w:pPr>
        <w:ind w:firstLine="720"/>
      </w:pPr>
      <w:hyperlink w:anchor="_9d682f32f4917feea358e696d1fd146d" w:history="1">
        <w:r w:rsidR="006977BE">
          <w:rPr>
            <w:rStyle w:val="Hyperlink"/>
          </w:rPr>
          <w:t>ResourceReferenceInstance</w:t>
        </w:r>
      </w:hyperlink>
    </w:p>
    <w:p w14:paraId="4F80E110" w14:textId="77777777" w:rsidR="0063570E" w:rsidRDefault="0063570E" w:rsidP="00383490"/>
    <w:p w14:paraId="1E46F037" w14:textId="77777777" w:rsidR="00A855E6" w:rsidRDefault="00383490" w:rsidP="00263593">
      <w:r w:rsidRPr="00875584">
        <w:rPr>
          <w:rFonts w:ascii="Arial" w:hAnsi="Arial"/>
          <w:b/>
          <w:sz w:val="24"/>
          <w:szCs w:val="24"/>
        </w:rPr>
        <w:t>Attributes</w:t>
      </w:r>
    </w:p>
    <w:p w14:paraId="227A39CF" w14:textId="77777777" w:rsidR="00DC3AE7" w:rsidRDefault="00DC3AE7" w:rsidP="00DC3AE7">
      <w:r w:rsidRPr="00DC3AE7">
        <w:t xml:space="preserve"> </w:t>
      </w:r>
    </w:p>
    <w:p w14:paraId="46088D25" w14:textId="77777777" w:rsidR="00B603FB" w:rsidRDefault="00B603FB" w:rsidP="008B78EB"/>
    <w:p w14:paraId="511BA134"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id : UML Standard Profile::UML2 Metamodel::EnumerationLiteral</w:t>
      </w:r>
    </w:p>
    <w:p w14:paraId="2C041CC9" w14:textId="77777777" w:rsidR="00B51031" w:rsidRDefault="0018237F">
      <w:proofErr w:type="gramStart"/>
      <w:r>
        <w:t xml:space="preserve">An identifier unique within the context of the containing </w:t>
      </w:r>
      <w:r>
        <w:rPr>
          <w:b/>
          <w:bCs/>
        </w:rPr>
        <w:t>Enumeration</w:t>
      </w:r>
      <w:r>
        <w:t>.</w:t>
      </w:r>
      <w:proofErr w:type="gramEnd"/>
      <w:r>
        <w:t xml:space="preserve"> </w:t>
      </w:r>
    </w:p>
    <w:p w14:paraId="34D11D24" w14:textId="77777777" w:rsidR="0063570E" w:rsidRDefault="0063570E" w:rsidP="00383490"/>
    <w:p w14:paraId="5557CAEA" w14:textId="77777777" w:rsidR="00A855E6" w:rsidRDefault="00383490" w:rsidP="00263593">
      <w:r w:rsidRPr="00875584">
        <w:rPr>
          <w:rFonts w:ascii="Arial" w:hAnsi="Arial"/>
          <w:b/>
          <w:sz w:val="24"/>
          <w:szCs w:val="24"/>
        </w:rPr>
        <w:t>Constraints</w:t>
      </w:r>
    </w:p>
    <w:p w14:paraId="24104EDF" w14:textId="77777777" w:rsidR="0087616E" w:rsidRPr="00BC6BEC" w:rsidRDefault="0087616E" w:rsidP="00263593">
      <w:pPr>
        <w:rPr>
          <w:rFonts w:ascii="Arial" w:hAnsi="Arial"/>
          <w:b/>
          <w:sz w:val="24"/>
          <w:szCs w:val="24"/>
        </w:rPr>
      </w:pPr>
    </w:p>
    <w:p w14:paraId="20AE8F04"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scopedIdentifierLiteral</w:t>
      </w:r>
      <w:proofErr w:type="gramEnd"/>
    </w:p>
    <w:p w14:paraId="63B1434C" w14:textId="77777777" w:rsidR="00B51031" w:rsidRDefault="0018237F">
      <w:r>
        <w:t xml:space="preserve"> Every </w:t>
      </w:r>
      <w:r>
        <w:rPr>
          <w:i/>
          <w:iCs/>
        </w:rPr>
        <w:t>id</w:t>
      </w:r>
      <w:r>
        <w:t xml:space="preserve"> property is an instance of a ScopedIdentifier.</w:t>
      </w:r>
    </w:p>
    <w:p w14:paraId="226FB951" w14:textId="77777777" w:rsidR="00377E18" w:rsidRDefault="00CF06F6" w:rsidP="00377E18">
      <w:pPr>
        <w:ind w:left="3600" w:firstLine="720"/>
      </w:pPr>
      <w:r w:rsidRPr="00467F03">
        <w:t>[OCL]</w:t>
      </w:r>
    </w:p>
    <w:p w14:paraId="332511D2" w14:textId="77777777" w:rsidR="008B78EB" w:rsidRDefault="004B279F" w:rsidP="00ED4063">
      <w:r w:rsidRPr="0047488C">
        <w:rPr>
          <w:rFonts w:ascii="Courier" w:hAnsi="Courier"/>
        </w:rPr>
        <w:t xml:space="preserve"> </w:t>
      </w:r>
      <w:proofErr w:type="gramStart"/>
      <w:r w:rsidRPr="0047488C">
        <w:rPr>
          <w:rFonts w:ascii="Courier" w:hAnsi="Courier"/>
        </w:rPr>
        <w:t>self.id</w:t>
      </w:r>
      <w:proofErr w:type="gramEnd"/>
      <w:r w:rsidRPr="0047488C">
        <w:rPr>
          <w:rFonts w:ascii="Courier" w:hAnsi="Courier"/>
        </w:rPr>
        <w:t>-&gt;forAll(x:EnumerationLiteral | x.enumeration.stereotypedBy('ScopedIdentifier'))</w:t>
      </w:r>
    </w:p>
    <w:p w14:paraId="30298460" w14:textId="77777777" w:rsidR="0087616E" w:rsidRPr="00BC6BEC" w:rsidRDefault="0087616E" w:rsidP="00263593">
      <w:pPr>
        <w:rPr>
          <w:rFonts w:ascii="Arial" w:hAnsi="Arial"/>
          <w:b/>
          <w:sz w:val="24"/>
          <w:szCs w:val="24"/>
        </w:rPr>
      </w:pPr>
    </w:p>
    <w:p w14:paraId="43C81D9B"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uniqueScopes</w:t>
      </w:r>
      <w:proofErr w:type="gramEnd"/>
    </w:p>
    <w:p w14:paraId="6F24AF21" w14:textId="77777777" w:rsidR="00B51031" w:rsidRDefault="0018237F">
      <w:r>
        <w:t xml:space="preserve"> Every id must belong to a unique instance specification classifier.  An identified Item cannot have two or more identifiers drawn from the same ScopedIdentifier enumeration.</w:t>
      </w:r>
    </w:p>
    <w:p w14:paraId="6D5F6D70" w14:textId="77777777" w:rsidR="00377E18" w:rsidRDefault="00CF06F6" w:rsidP="00377E18">
      <w:pPr>
        <w:ind w:left="3600" w:firstLine="720"/>
      </w:pPr>
      <w:r w:rsidRPr="00467F03">
        <w:t>[OCL]</w:t>
      </w:r>
    </w:p>
    <w:p w14:paraId="00F6439F" w14:textId="77777777" w:rsidR="008B78EB" w:rsidRDefault="004B279F" w:rsidP="00ED4063">
      <w:proofErr w:type="gramStart"/>
      <w:r w:rsidRPr="0047488C">
        <w:rPr>
          <w:rFonts w:ascii="Courier" w:hAnsi="Courier"/>
        </w:rPr>
        <w:t>self.id</w:t>
      </w:r>
      <w:proofErr w:type="gramEnd"/>
      <w:r w:rsidRPr="0047488C">
        <w:rPr>
          <w:rFonts w:ascii="Courier" w:hAnsi="Courier"/>
        </w:rPr>
        <w:t>-&gt;forAll(l1 | self.id-&gt;forAll(l2 | l1.enumeration = l2.enumeration implies l1 = l2))</w:t>
      </w:r>
    </w:p>
    <w:p w14:paraId="028CEDD4" w14:textId="77777777" w:rsidR="002C0F83" w:rsidRPr="005F31BE" w:rsidRDefault="00F851FF" w:rsidP="005F31BE">
      <w:pPr>
        <w:pStyle w:val="Heading4"/>
      </w:pPr>
      <w:bookmarkStart w:id="468" w:name="_Toc285534809"/>
      <w:r w:rsidRPr="005F31BE">
        <w:t>&lt;Stereotype&gt; Infrastructure</w:t>
      </w:r>
      <w:bookmarkEnd w:id="468"/>
    </w:p>
    <w:p w14:paraId="738C80EE" w14:textId="77777777" w:rsidR="0063570E" w:rsidRDefault="0063570E" w:rsidP="00383490"/>
    <w:p w14:paraId="703B2886" w14:textId="77777777" w:rsidR="00A855E6" w:rsidRDefault="00383490" w:rsidP="00263593">
      <w:r w:rsidRPr="00875584">
        <w:rPr>
          <w:rFonts w:ascii="Arial" w:hAnsi="Arial"/>
          <w:b/>
          <w:sz w:val="24"/>
          <w:szCs w:val="24"/>
        </w:rPr>
        <w:t>Description</w:t>
      </w:r>
    </w:p>
    <w:p w14:paraId="288E8A27" w14:textId="77777777" w:rsidR="00B51031" w:rsidRDefault="0018237F">
      <w:r>
        <w:t>A stereotype indicating a base Property represents an aspect of an Archetype implementation such as a specific Archetype identifier or other element.  Properties with the Infrastructure stereotype cannot be constrained in AML.</w:t>
      </w:r>
    </w:p>
    <w:p w14:paraId="7F56BC2D" w14:textId="77777777" w:rsidR="00377E18" w:rsidRDefault="00C51B43" w:rsidP="00377E18">
      <w:pPr>
        <w:ind w:left="720" w:firstLine="720"/>
      </w:pPr>
      <w:r>
        <w:t xml:space="preserve"> </w:t>
      </w:r>
    </w:p>
    <w:p w14:paraId="3D7E0B86" w14:textId="77777777" w:rsidR="0063570E" w:rsidRDefault="0063570E" w:rsidP="00383490"/>
    <w:p w14:paraId="278CF337" w14:textId="77777777" w:rsidR="00A855E6" w:rsidRDefault="00383490" w:rsidP="00263593">
      <w:r w:rsidRPr="00875584">
        <w:rPr>
          <w:rFonts w:ascii="Arial" w:hAnsi="Arial"/>
          <w:b/>
          <w:sz w:val="24"/>
          <w:szCs w:val="24"/>
        </w:rPr>
        <w:t>Diagrams</w:t>
      </w:r>
    </w:p>
    <w:p w14:paraId="655B4F28" w14:textId="77777777" w:rsidR="00A93FDC" w:rsidRDefault="008917FF" w:rsidP="00CB0928">
      <w:pPr>
        <w:ind w:left="720"/>
      </w:pPr>
      <w:hyperlink w:anchor="_549d0bc2f9c4ac0312fc619b71bf4d08" w:history="1">
        <w:r w:rsidR="003E7695">
          <w:rPr>
            <w:rStyle w:val="Hyperlink"/>
          </w:rPr>
          <w:t>Reference Model Stereotypes</w:t>
        </w:r>
      </w:hyperlink>
    </w:p>
    <w:p w14:paraId="7AF8AAFD" w14:textId="77777777" w:rsidR="002C0F83" w:rsidRPr="005F31BE" w:rsidRDefault="00F851FF" w:rsidP="005F31BE">
      <w:pPr>
        <w:pStyle w:val="Heading4"/>
      </w:pPr>
      <w:bookmarkStart w:id="469" w:name="_2219fb1dcaf5f26a0ed07de77d69cd5e"/>
      <w:bookmarkStart w:id="470" w:name="_Toc285534810"/>
      <w:r w:rsidRPr="005F31BE">
        <w:t>&lt;Stereotype&gt; IntegerConstraint</w:t>
      </w:r>
      <w:bookmarkEnd w:id="469"/>
      <w:bookmarkEnd w:id="470"/>
    </w:p>
    <w:p w14:paraId="30C4969C" w14:textId="77777777" w:rsidR="0063570E" w:rsidRDefault="0063570E" w:rsidP="00383490"/>
    <w:p w14:paraId="00D2AB54" w14:textId="77777777" w:rsidR="00A855E6" w:rsidRDefault="00383490" w:rsidP="00263593">
      <w:r w:rsidRPr="00875584">
        <w:rPr>
          <w:rFonts w:ascii="Arial" w:hAnsi="Arial"/>
          <w:b/>
          <w:sz w:val="24"/>
          <w:szCs w:val="24"/>
        </w:rPr>
        <w:t>Description</w:t>
      </w:r>
    </w:p>
    <w:p w14:paraId="2D036206" w14:textId="77777777" w:rsidR="00B51031" w:rsidRDefault="0018237F">
      <w:proofErr w:type="gramStart"/>
      <w:r>
        <w:t>A constraint on a property of Integer type.</w:t>
      </w:r>
      <w:proofErr w:type="gramEnd"/>
    </w:p>
    <w:p w14:paraId="75D455F9" w14:textId="77777777" w:rsidR="00377E18" w:rsidRDefault="00C51B43" w:rsidP="00377E18">
      <w:pPr>
        <w:ind w:left="720" w:firstLine="720"/>
      </w:pPr>
      <w:r>
        <w:t xml:space="preserve"> </w:t>
      </w:r>
    </w:p>
    <w:p w14:paraId="6DF315F9" w14:textId="77777777" w:rsidR="0063570E" w:rsidRDefault="0063570E" w:rsidP="00383490"/>
    <w:p w14:paraId="219ED1E4" w14:textId="77777777" w:rsidR="00A855E6" w:rsidRDefault="00383490" w:rsidP="00263593">
      <w:r w:rsidRPr="00875584">
        <w:rPr>
          <w:rFonts w:ascii="Arial" w:hAnsi="Arial"/>
          <w:b/>
          <w:sz w:val="24"/>
          <w:szCs w:val="24"/>
        </w:rPr>
        <w:t>Diagrams</w:t>
      </w:r>
    </w:p>
    <w:p w14:paraId="64E6E8F9" w14:textId="77777777" w:rsidR="00A93FDC" w:rsidRDefault="008917FF" w:rsidP="00CB0928">
      <w:pPr>
        <w:ind w:left="720"/>
      </w:pPr>
      <w:hyperlink w:anchor="_ae5d1776f07899a7af4725351a338b35" w:history="1">
        <w:r w:rsidR="003E7695">
          <w:rPr>
            <w:rStyle w:val="Hyperlink"/>
          </w:rPr>
          <w:t>Primitive Type Constraints</w:t>
        </w:r>
      </w:hyperlink>
    </w:p>
    <w:p w14:paraId="09848DCC" w14:textId="77777777" w:rsidR="0063570E" w:rsidRDefault="0063570E" w:rsidP="00383490"/>
    <w:p w14:paraId="3D408FD2" w14:textId="77777777" w:rsidR="00A855E6" w:rsidRDefault="00383490" w:rsidP="00263593">
      <w:r w:rsidRPr="00875584">
        <w:rPr>
          <w:rFonts w:ascii="Arial" w:hAnsi="Arial"/>
          <w:b/>
          <w:sz w:val="24"/>
          <w:szCs w:val="24"/>
        </w:rPr>
        <w:t>Direct Superclasses (Generalization)</w:t>
      </w:r>
    </w:p>
    <w:p w14:paraId="70DA346B" w14:textId="77777777" w:rsidR="00377E18" w:rsidRDefault="008917FF" w:rsidP="00B51B66">
      <w:pPr>
        <w:ind w:firstLine="720"/>
      </w:pPr>
      <w:hyperlink w:anchor="_c72b6d9c8a46b96f02fdfefe3b8b0568" w:history="1">
        <w:r w:rsidR="006977BE">
          <w:rPr>
            <w:rStyle w:val="Hyperlink"/>
          </w:rPr>
          <w:t>PrimitiveObjectConstraint</w:t>
        </w:r>
      </w:hyperlink>
    </w:p>
    <w:p w14:paraId="7E19D17F" w14:textId="77777777" w:rsidR="0063570E" w:rsidRDefault="0063570E" w:rsidP="00383490"/>
    <w:p w14:paraId="3F86F33E" w14:textId="77777777" w:rsidR="00A855E6" w:rsidRDefault="00383490" w:rsidP="00263593">
      <w:r w:rsidRPr="00875584">
        <w:rPr>
          <w:rFonts w:ascii="Arial" w:hAnsi="Arial"/>
          <w:b/>
          <w:sz w:val="24"/>
          <w:szCs w:val="24"/>
        </w:rPr>
        <w:t>Attributes</w:t>
      </w:r>
    </w:p>
    <w:p w14:paraId="372E5FF9" w14:textId="77777777" w:rsidR="00DC3AE7" w:rsidRDefault="00DC3AE7" w:rsidP="00DC3AE7">
      <w:r w:rsidRPr="00DC3AE7">
        <w:t xml:space="preserve"> </w:t>
      </w:r>
    </w:p>
    <w:p w14:paraId="0924B41E" w14:textId="77777777" w:rsidR="00B603FB" w:rsidRDefault="00B603FB" w:rsidP="008B78EB"/>
    <w:p w14:paraId="601EA283"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possibleValues : UML Standard Profile::UML2 Metamodel::PrimitiveTypes::Integer</w:t>
      </w:r>
    </w:p>
    <w:p w14:paraId="124D5D99" w14:textId="77777777" w:rsidR="00B51031" w:rsidRDefault="0018237F">
      <w:r>
        <w:t>A set of allowed Integer values (e.g., 2, 5).</w:t>
      </w:r>
    </w:p>
    <w:p w14:paraId="3D0C8089" w14:textId="77777777" w:rsidR="00DC3AE7" w:rsidRDefault="00DC3AE7" w:rsidP="00DC3AE7">
      <w:r w:rsidRPr="00DC3AE7">
        <w:t xml:space="preserve"> </w:t>
      </w:r>
    </w:p>
    <w:p w14:paraId="23ABEC53" w14:textId="77777777" w:rsidR="00B603FB" w:rsidRDefault="00B603FB" w:rsidP="008B78EB"/>
    <w:p w14:paraId="1595FCDA"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valueRanges : ConstraintProfile::IntegerInterval</w:t>
      </w:r>
    </w:p>
    <w:p w14:paraId="361202B9" w14:textId="77777777" w:rsidR="00B51031" w:rsidRDefault="0018237F">
      <w:r>
        <w:t>A set of Integer value ranges, any value of which is considered valid.</w:t>
      </w:r>
    </w:p>
    <w:p w14:paraId="6BFF50A4" w14:textId="77777777" w:rsidR="00DC3AE7" w:rsidRDefault="00DC3AE7" w:rsidP="00DC3AE7">
      <w:r w:rsidRPr="00DC3AE7">
        <w:t xml:space="preserve"> </w:t>
      </w:r>
    </w:p>
    <w:p w14:paraId="3CC590D3" w14:textId="77777777" w:rsidR="00B603FB" w:rsidRDefault="00B603FB" w:rsidP="008B78EB"/>
    <w:p w14:paraId="0251C234"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assumedValue : UML Standard Profile::UML2 Metamodel::PrimitiveTypes::Integer</w:t>
      </w:r>
    </w:p>
    <w:p w14:paraId="1593E650" w14:textId="77777777" w:rsidR="00B51031" w:rsidRDefault="0018237F">
      <w:r>
        <w:t>An Integer value to be assumed to apply if no value is provided.</w:t>
      </w:r>
    </w:p>
    <w:p w14:paraId="65F73EFD" w14:textId="77777777" w:rsidR="0063570E" w:rsidRDefault="0063570E" w:rsidP="00383490"/>
    <w:p w14:paraId="59385C08" w14:textId="77777777" w:rsidR="00A855E6" w:rsidRDefault="00383490" w:rsidP="00263593">
      <w:r w:rsidRPr="00875584">
        <w:rPr>
          <w:rFonts w:ascii="Arial" w:hAnsi="Arial"/>
          <w:b/>
          <w:sz w:val="24"/>
          <w:szCs w:val="24"/>
        </w:rPr>
        <w:t>Constraints</w:t>
      </w:r>
    </w:p>
    <w:p w14:paraId="622F7CDD" w14:textId="77777777" w:rsidR="0087616E" w:rsidRPr="00BC6BEC" w:rsidRDefault="0087616E" w:rsidP="00263593">
      <w:pPr>
        <w:rPr>
          <w:rFonts w:ascii="Arial" w:hAnsi="Arial"/>
          <w:b/>
          <w:sz w:val="24"/>
          <w:szCs w:val="24"/>
        </w:rPr>
      </w:pPr>
    </w:p>
    <w:p w14:paraId="52D621F2"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assumedInteger</w:t>
      </w:r>
      <w:proofErr w:type="gramEnd"/>
    </w:p>
    <w:p w14:paraId="7BE11DD2" w14:textId="77777777" w:rsidR="00B51031" w:rsidRDefault="0018237F">
      <w:proofErr w:type="gramStart"/>
      <w:r>
        <w:t>assumedValue</w:t>
      </w:r>
      <w:proofErr w:type="gramEnd"/>
      <w:r>
        <w:t xml:space="preserve"> is an integer.</w:t>
      </w:r>
    </w:p>
    <w:p w14:paraId="06420A7D" w14:textId="77777777" w:rsidR="00377E18" w:rsidRDefault="00CF06F6" w:rsidP="00377E18">
      <w:pPr>
        <w:ind w:left="3600" w:firstLine="720"/>
      </w:pPr>
      <w:r w:rsidRPr="00467F03">
        <w:t>[English]</w:t>
      </w:r>
    </w:p>
    <w:p w14:paraId="2E990101" w14:textId="77777777" w:rsidR="008B78EB" w:rsidRDefault="004B279F" w:rsidP="00ED4063">
      <w:proofErr w:type="gramStart"/>
      <w:r w:rsidRPr="0047488C">
        <w:rPr>
          <w:rFonts w:ascii="Courier" w:hAnsi="Courier"/>
        </w:rPr>
        <w:t>assumedValue.oclIsKindOf</w:t>
      </w:r>
      <w:proofErr w:type="gramEnd"/>
      <w:r w:rsidRPr="0047488C">
        <w:rPr>
          <w:rFonts w:ascii="Courier" w:hAnsi="Courier"/>
        </w:rPr>
        <w:t>(Integer)</w:t>
      </w:r>
    </w:p>
    <w:p w14:paraId="3EC8418E" w14:textId="77777777" w:rsidR="0087616E" w:rsidRPr="00BC6BEC" w:rsidRDefault="0087616E" w:rsidP="00263593">
      <w:pPr>
        <w:rPr>
          <w:rFonts w:ascii="Arial" w:hAnsi="Arial"/>
          <w:b/>
          <w:sz w:val="24"/>
          <w:szCs w:val="24"/>
        </w:rPr>
      </w:pPr>
    </w:p>
    <w:p w14:paraId="2387B549"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constrainsInteger</w:t>
      </w:r>
      <w:proofErr w:type="gramEnd"/>
    </w:p>
    <w:p w14:paraId="28427D0D" w14:textId="77777777" w:rsidR="00B51031" w:rsidRDefault="0018237F">
      <w:r>
        <w:t>The constraint is applied to an Integer.</w:t>
      </w:r>
    </w:p>
    <w:p w14:paraId="19C412CC" w14:textId="77777777" w:rsidR="00377E18" w:rsidRDefault="00CF06F6" w:rsidP="00377E18">
      <w:pPr>
        <w:ind w:left="3600" w:firstLine="720"/>
      </w:pPr>
      <w:r w:rsidRPr="00467F03">
        <w:t>[English]</w:t>
      </w:r>
    </w:p>
    <w:p w14:paraId="1211E2FF"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_PrimitiveType.oclIsKindOf(Integer)</w:t>
      </w:r>
    </w:p>
    <w:p w14:paraId="533DFDAB" w14:textId="77777777" w:rsidR="002C0F83" w:rsidRPr="005F31BE" w:rsidRDefault="00F851FF" w:rsidP="005F31BE">
      <w:pPr>
        <w:pStyle w:val="Heading4"/>
      </w:pPr>
      <w:bookmarkStart w:id="471" w:name="_Toc285534811"/>
      <w:r w:rsidRPr="005F31BE">
        <w:t>&lt;Stereotype&gt; KnownNamespace</w:t>
      </w:r>
      <w:bookmarkEnd w:id="471"/>
    </w:p>
    <w:p w14:paraId="0C396955" w14:textId="77777777" w:rsidR="0063570E" w:rsidRDefault="0063570E" w:rsidP="00383490"/>
    <w:p w14:paraId="118A9E0D" w14:textId="77777777" w:rsidR="00A855E6" w:rsidRDefault="00383490" w:rsidP="00263593">
      <w:r w:rsidRPr="00875584">
        <w:rPr>
          <w:rFonts w:ascii="Arial" w:hAnsi="Arial"/>
          <w:b/>
          <w:sz w:val="24"/>
          <w:szCs w:val="24"/>
        </w:rPr>
        <w:t>Description</w:t>
      </w:r>
    </w:p>
    <w:p w14:paraId="0DDE06BB" w14:textId="77777777" w:rsidR="00B51031" w:rsidRDefault="0018237F">
      <w:r>
        <w:rPr>
          <w:b/>
          <w:bCs/>
        </w:rPr>
        <w:t>KnownNamespace</w:t>
      </w:r>
      <w:r>
        <w:t xml:space="preserve"> extends the </w:t>
      </w:r>
      <w:r>
        <w:rPr>
          <w:b/>
          <w:bCs/>
        </w:rPr>
        <w:t>Enumeration</w:t>
      </w:r>
      <w:r>
        <w:t xml:space="preserve"> listing the set of namespace identifiers recognized by a particular implementation or archetype library.  The name of a member literal represents a local namespace identifier.  Each local identifier can, in turn, be realized by a second namespace.  As an example, an AML model might have 3 known namespaces:</w:t>
      </w:r>
    </w:p>
    <w:p w14:paraId="19B4FBA5" w14:textId="77777777" w:rsidR="00B51031" w:rsidRDefault="0018237F">
      <w:pPr>
        <w:pStyle w:val="ListParagraph"/>
        <w:numPr>
          <w:ilvl w:val="0"/>
          <w:numId w:val="27"/>
        </w:numPr>
      </w:pPr>
      <w:r>
        <w:t xml:space="preserve"> "SCT"</w:t>
      </w:r>
    </w:p>
    <w:p w14:paraId="4F2695E6" w14:textId="77777777" w:rsidR="00B51031" w:rsidRDefault="0018237F">
      <w:pPr>
        <w:pStyle w:val="ListParagraph"/>
        <w:numPr>
          <w:ilvl w:val="0"/>
          <w:numId w:val="27"/>
        </w:numPr>
      </w:pPr>
      <w:r>
        <w:t xml:space="preserve"> "SNOMED-CT"</w:t>
      </w:r>
    </w:p>
    <w:p w14:paraId="165171CC" w14:textId="77777777" w:rsidR="00B51031" w:rsidRDefault="0018237F">
      <w:pPr>
        <w:pStyle w:val="ListParagraph"/>
        <w:numPr>
          <w:ilvl w:val="0"/>
          <w:numId w:val="27"/>
        </w:numPr>
      </w:pPr>
      <w:r>
        <w:t>"LOINC"</w:t>
      </w:r>
    </w:p>
    <w:p w14:paraId="4D875F66" w14:textId="77777777" w:rsidR="00B51031" w:rsidRDefault="0018237F">
      <w:r>
        <w:t xml:space="preserve"> </w:t>
      </w:r>
    </w:p>
    <w:p w14:paraId="5D63A00C" w14:textId="77777777" w:rsidR="00B51031" w:rsidRDefault="0018237F">
      <w:r>
        <w:t xml:space="preserve">The first two namespaces would reference the same realization target, a </w:t>
      </w:r>
      <w:r>
        <w:rPr>
          <w:b/>
          <w:bCs/>
        </w:rPr>
        <w:t>ScopedIdentifier</w:t>
      </w:r>
      <w:r>
        <w:t xml:space="preserve"> for the SNOMED CT identifiers referenced by the model, while the third would reference another </w:t>
      </w:r>
      <w:r>
        <w:rPr>
          <w:b/>
          <w:bCs/>
        </w:rPr>
        <w:t>ScopedIdentifier</w:t>
      </w:r>
      <w:r>
        <w:t xml:space="preserve"> </w:t>
      </w:r>
      <w:r>
        <w:rPr>
          <w:b/>
          <w:bCs/>
        </w:rPr>
        <w:t xml:space="preserve">Enumeration </w:t>
      </w:r>
      <w:r>
        <w:t>containing the LOINC identifiers referenced by the model.</w:t>
      </w:r>
    </w:p>
    <w:p w14:paraId="51FFDDF3" w14:textId="77777777" w:rsidR="00B51031" w:rsidRDefault="0018237F">
      <w:r>
        <w:t xml:space="preserve"> </w:t>
      </w:r>
    </w:p>
    <w:p w14:paraId="5FF29B34" w14:textId="77777777" w:rsidR="00B51031" w:rsidRDefault="0018237F">
      <w:r>
        <w:t xml:space="preserve"> </w:t>
      </w:r>
    </w:p>
    <w:p w14:paraId="7938F141" w14:textId="77777777" w:rsidR="00377E18" w:rsidRDefault="00C51B43" w:rsidP="00377E18">
      <w:pPr>
        <w:ind w:left="720" w:firstLine="720"/>
      </w:pPr>
      <w:r>
        <w:t xml:space="preserve"> </w:t>
      </w:r>
    </w:p>
    <w:p w14:paraId="188C42E0" w14:textId="77777777" w:rsidR="0063570E" w:rsidRDefault="0063570E" w:rsidP="00383490"/>
    <w:p w14:paraId="57EE5361" w14:textId="77777777" w:rsidR="00A855E6" w:rsidRDefault="00383490" w:rsidP="00263593">
      <w:r w:rsidRPr="00875584">
        <w:rPr>
          <w:rFonts w:ascii="Arial" w:hAnsi="Arial"/>
          <w:b/>
          <w:sz w:val="24"/>
          <w:szCs w:val="24"/>
        </w:rPr>
        <w:t>Diagrams</w:t>
      </w:r>
    </w:p>
    <w:p w14:paraId="6D019F6E" w14:textId="77777777" w:rsidR="00A93FDC" w:rsidRDefault="008917FF" w:rsidP="00CB0928">
      <w:pPr>
        <w:ind w:left="720"/>
      </w:pPr>
      <w:hyperlink w:anchor="_0628ce7e5381e7543ba417bb320e03fb" w:history="1">
        <w:r w:rsidR="003E7695">
          <w:rPr>
            <w:rStyle w:val="Hyperlink"/>
          </w:rPr>
          <w:t>IdentificationAndDesignation</w:t>
        </w:r>
      </w:hyperlink>
    </w:p>
    <w:p w14:paraId="724E2E14" w14:textId="77777777" w:rsidR="0063570E" w:rsidRDefault="0063570E" w:rsidP="00383490"/>
    <w:p w14:paraId="3C4A9D7E" w14:textId="77777777" w:rsidR="00A855E6" w:rsidRDefault="00383490" w:rsidP="00263593">
      <w:r w:rsidRPr="00875584">
        <w:rPr>
          <w:rFonts w:ascii="Arial" w:hAnsi="Arial"/>
          <w:b/>
          <w:sz w:val="24"/>
          <w:szCs w:val="24"/>
        </w:rPr>
        <w:t>Direct Superclasses (Generalization)</w:t>
      </w:r>
    </w:p>
    <w:p w14:paraId="1588B7BA" w14:textId="77777777" w:rsidR="00377E18" w:rsidRDefault="008917FF" w:rsidP="00B51B66">
      <w:pPr>
        <w:ind w:firstLine="720"/>
      </w:pPr>
      <w:hyperlink w:anchor="_59faf6918f4c546323d6df67392c366b" w:history="1">
        <w:r w:rsidR="006977BE">
          <w:rPr>
            <w:rStyle w:val="Hyperlink"/>
          </w:rPr>
          <w:t>ScopedIdentifier</w:t>
        </w:r>
      </w:hyperlink>
    </w:p>
    <w:p w14:paraId="38FD22F4" w14:textId="77777777" w:rsidR="0063570E" w:rsidRDefault="0063570E" w:rsidP="00383490"/>
    <w:p w14:paraId="6232AFF3" w14:textId="77777777" w:rsidR="00A855E6" w:rsidRDefault="00383490" w:rsidP="00263593">
      <w:r w:rsidRPr="00875584">
        <w:rPr>
          <w:rFonts w:ascii="Arial" w:hAnsi="Arial"/>
          <w:b/>
          <w:sz w:val="24"/>
          <w:szCs w:val="24"/>
        </w:rPr>
        <w:t>Constraints</w:t>
      </w:r>
    </w:p>
    <w:p w14:paraId="4D94D7CA" w14:textId="77777777" w:rsidR="0087616E" w:rsidRPr="00BC6BEC" w:rsidRDefault="0087616E" w:rsidP="00263593">
      <w:pPr>
        <w:rPr>
          <w:rFonts w:ascii="Arial" w:hAnsi="Arial"/>
          <w:b/>
          <w:sz w:val="24"/>
          <w:szCs w:val="24"/>
        </w:rPr>
      </w:pPr>
    </w:p>
    <w:p w14:paraId="62274A68"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hasScopedIdentifiers</w:t>
      </w:r>
      <w:proofErr w:type="gramEnd"/>
    </w:p>
    <w:p w14:paraId="185E5272" w14:textId="77777777" w:rsidR="00B51031" w:rsidRDefault="0018237F">
      <w:r>
        <w:t>Set if knownNamespace has an identifier uniquely referencing its scoping namespace.</w:t>
      </w:r>
    </w:p>
    <w:p w14:paraId="758DB102" w14:textId="77777777" w:rsidR="00377E18" w:rsidRDefault="00CF06F6" w:rsidP="00377E18">
      <w:pPr>
        <w:ind w:left="3600" w:firstLine="720"/>
      </w:pPr>
      <w:r w:rsidRPr="00467F03">
        <w:t>[OCL]</w:t>
      </w:r>
    </w:p>
    <w:p w14:paraId="57CC9283"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_Enumeration.ownedLiteral-&gt;forAll(x:EnumerationLiteral|x.stereotypedBy('ScopedIdentifier'))</w:t>
      </w:r>
    </w:p>
    <w:p w14:paraId="5E1D7DEF" w14:textId="77777777" w:rsidR="0087616E" w:rsidRPr="00BC6BEC" w:rsidRDefault="0087616E" w:rsidP="00263593">
      <w:pPr>
        <w:rPr>
          <w:rFonts w:ascii="Arial" w:hAnsi="Arial"/>
          <w:b/>
          <w:sz w:val="24"/>
          <w:szCs w:val="24"/>
        </w:rPr>
      </w:pPr>
    </w:p>
    <w:p w14:paraId="2C752B91"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namespaceInstances</w:t>
      </w:r>
      <w:proofErr w:type="gramEnd"/>
    </w:p>
    <w:p w14:paraId="2615292D" w14:textId="77777777" w:rsidR="00B51031" w:rsidRDefault="0018237F">
      <w:r>
        <w:t>All owned EnumerationLiterals must be &lt;&lt;NamespaceInstance&gt;&gt;</w:t>
      </w:r>
    </w:p>
    <w:p w14:paraId="14D9727A" w14:textId="77777777" w:rsidR="00377E18" w:rsidRDefault="00CF06F6" w:rsidP="00377E18">
      <w:pPr>
        <w:ind w:left="3600" w:firstLine="720"/>
      </w:pPr>
      <w:r w:rsidRPr="00467F03">
        <w:t>[OCL]</w:t>
      </w:r>
    </w:p>
    <w:p w14:paraId="75095E9A" w14:textId="77777777" w:rsidR="008B78EB" w:rsidRDefault="004B279F" w:rsidP="00ED4063">
      <w:proofErr w:type="gramStart"/>
      <w:r w:rsidRPr="0047488C">
        <w:rPr>
          <w:rFonts w:ascii="Courier" w:hAnsi="Courier"/>
        </w:rPr>
        <w:t>self.base</w:t>
      </w:r>
      <w:proofErr w:type="gramEnd"/>
      <w:r w:rsidRPr="0047488C">
        <w:rPr>
          <w:rFonts w:ascii="Courier" w:hAnsi="Courier"/>
        </w:rPr>
        <w:t>_Enumeration.ownedLiteral-&gt;forAll(x:EnumerationLiteral|x.stereotypedBy('NamespaceInstance'))</w:t>
      </w:r>
    </w:p>
    <w:p w14:paraId="037F2133" w14:textId="77777777" w:rsidR="002C0F83" w:rsidRPr="005F31BE" w:rsidRDefault="00F851FF" w:rsidP="005F31BE">
      <w:pPr>
        <w:pStyle w:val="Heading4"/>
      </w:pPr>
      <w:bookmarkStart w:id="472" w:name="_Toc285534812"/>
      <w:r w:rsidRPr="005F31BE">
        <w:t>&lt;Stereotype&gt; Language</w:t>
      </w:r>
      <w:bookmarkEnd w:id="472"/>
    </w:p>
    <w:p w14:paraId="3F2960B1" w14:textId="77777777" w:rsidR="0063570E" w:rsidRDefault="0063570E" w:rsidP="00383490"/>
    <w:p w14:paraId="316F44DD" w14:textId="77777777" w:rsidR="00A855E6" w:rsidRDefault="00383490" w:rsidP="00263593">
      <w:r w:rsidRPr="00875584">
        <w:rPr>
          <w:rFonts w:ascii="Arial" w:hAnsi="Arial"/>
          <w:b/>
          <w:sz w:val="24"/>
          <w:szCs w:val="24"/>
        </w:rPr>
        <w:t>Description</w:t>
      </w:r>
    </w:p>
    <w:p w14:paraId="14B18E9B" w14:textId="77777777" w:rsidR="00B51031" w:rsidRDefault="0018237F">
      <w:r>
        <w:t>The set of languages referenced by an AML instance.  Typically these will be drawn from ISO 639-1 or one of its derivatives.</w:t>
      </w:r>
    </w:p>
    <w:p w14:paraId="7AB88C3F" w14:textId="77777777" w:rsidR="00377E18" w:rsidRDefault="00C51B43" w:rsidP="00377E18">
      <w:pPr>
        <w:ind w:left="720" w:firstLine="720"/>
      </w:pPr>
      <w:r>
        <w:t xml:space="preserve"> </w:t>
      </w:r>
    </w:p>
    <w:p w14:paraId="14E95915" w14:textId="77777777" w:rsidR="0063570E" w:rsidRDefault="0063570E" w:rsidP="00383490"/>
    <w:p w14:paraId="570B2869" w14:textId="77777777" w:rsidR="00A855E6" w:rsidRDefault="00383490" w:rsidP="00263593">
      <w:r w:rsidRPr="00875584">
        <w:rPr>
          <w:rFonts w:ascii="Arial" w:hAnsi="Arial"/>
          <w:b/>
          <w:sz w:val="24"/>
          <w:szCs w:val="24"/>
        </w:rPr>
        <w:t>Diagrams</w:t>
      </w:r>
    </w:p>
    <w:p w14:paraId="621A1D4F" w14:textId="77777777" w:rsidR="00A93FDC" w:rsidRDefault="008917FF" w:rsidP="00CB0928">
      <w:pPr>
        <w:ind w:left="720"/>
      </w:pPr>
      <w:hyperlink w:anchor="_0628ce7e5381e7543ba417bb320e03fb" w:history="1">
        <w:r w:rsidR="003E7695">
          <w:rPr>
            <w:rStyle w:val="Hyperlink"/>
          </w:rPr>
          <w:t>IdentificationAndDesignation</w:t>
        </w:r>
      </w:hyperlink>
    </w:p>
    <w:p w14:paraId="1EE33F63" w14:textId="77777777" w:rsidR="0063570E" w:rsidRDefault="0063570E" w:rsidP="00383490"/>
    <w:p w14:paraId="0F036AB8" w14:textId="77777777" w:rsidR="00A855E6" w:rsidRDefault="00383490" w:rsidP="00263593">
      <w:r w:rsidRPr="00875584">
        <w:rPr>
          <w:rFonts w:ascii="Arial" w:hAnsi="Arial"/>
          <w:b/>
          <w:sz w:val="24"/>
          <w:szCs w:val="24"/>
        </w:rPr>
        <w:t>Direct Superclasses (Generalization)</w:t>
      </w:r>
    </w:p>
    <w:p w14:paraId="1121DFB3" w14:textId="77777777" w:rsidR="00377E18" w:rsidRDefault="008917FF" w:rsidP="00B51B66">
      <w:pPr>
        <w:ind w:firstLine="720"/>
      </w:pPr>
      <w:hyperlink w:anchor="_59faf6918f4c546323d6df67392c366b" w:history="1">
        <w:r w:rsidR="006977BE">
          <w:rPr>
            <w:rStyle w:val="Hyperlink"/>
          </w:rPr>
          <w:t>ScopedIdentifier</w:t>
        </w:r>
      </w:hyperlink>
    </w:p>
    <w:p w14:paraId="5B8F9B1C" w14:textId="77777777" w:rsidR="002C0F83" w:rsidRPr="005F31BE" w:rsidRDefault="00F851FF" w:rsidP="005F31BE">
      <w:pPr>
        <w:pStyle w:val="Heading4"/>
      </w:pPr>
      <w:bookmarkStart w:id="473" w:name="_Toc285534813"/>
      <w:r w:rsidRPr="005F31BE">
        <w:t>&lt;Stereotype&gt; MappedDataType</w:t>
      </w:r>
      <w:bookmarkEnd w:id="473"/>
    </w:p>
    <w:p w14:paraId="2F3E6D25" w14:textId="77777777" w:rsidR="0063570E" w:rsidRDefault="0063570E" w:rsidP="00383490"/>
    <w:p w14:paraId="08EDF478" w14:textId="77777777" w:rsidR="00A855E6" w:rsidRDefault="00383490" w:rsidP="00263593">
      <w:r w:rsidRPr="00875584">
        <w:rPr>
          <w:rFonts w:ascii="Arial" w:hAnsi="Arial"/>
          <w:b/>
          <w:sz w:val="24"/>
          <w:szCs w:val="24"/>
        </w:rPr>
        <w:t>Description</w:t>
      </w:r>
    </w:p>
    <w:p w14:paraId="2BC852C5" w14:textId="77777777" w:rsidR="00B51031" w:rsidRDefault="0018237F">
      <w:r>
        <w:t xml:space="preserve">Extends a Class or DataType in the Reference Model and indicates the base Class or DataType represents the classifier referenced by the </w:t>
      </w:r>
      <w:r>
        <w:rPr>
          <w:i/>
          <w:iCs/>
        </w:rPr>
        <w:t>amlType</w:t>
      </w:r>
      <w:r>
        <w:t xml:space="preserve"> tag and is to be treated as an atomic "primitive"</w:t>
      </w:r>
      <w:del w:id="474" w:author="Alpha Omega" w:date="2015-02-14T13:50:00Z">
        <w:r w:rsidDel="00297F8B">
          <w:delText xml:space="preserve"> </w:delText>
        </w:r>
      </w:del>
      <w:r>
        <w:t xml:space="preserve"> type that cannot be further decomposed.</w:t>
      </w:r>
    </w:p>
    <w:p w14:paraId="3F1C2BBB" w14:textId="77777777" w:rsidR="00B51031" w:rsidRDefault="0018237F">
      <w:r>
        <w:t xml:space="preserve"> </w:t>
      </w:r>
    </w:p>
    <w:p w14:paraId="36C66872" w14:textId="77777777" w:rsidR="00377E18" w:rsidRDefault="00C51B43" w:rsidP="00377E18">
      <w:pPr>
        <w:ind w:left="720" w:firstLine="720"/>
      </w:pPr>
      <w:r>
        <w:t xml:space="preserve"> </w:t>
      </w:r>
    </w:p>
    <w:p w14:paraId="74A1AA23" w14:textId="77777777" w:rsidR="0063570E" w:rsidRDefault="0063570E" w:rsidP="00383490"/>
    <w:p w14:paraId="790900EA" w14:textId="77777777" w:rsidR="00A855E6" w:rsidRDefault="00383490" w:rsidP="00263593">
      <w:r w:rsidRPr="00875584">
        <w:rPr>
          <w:rFonts w:ascii="Arial" w:hAnsi="Arial"/>
          <w:b/>
          <w:sz w:val="24"/>
          <w:szCs w:val="24"/>
        </w:rPr>
        <w:t>Diagrams</w:t>
      </w:r>
    </w:p>
    <w:p w14:paraId="6975091E" w14:textId="77777777" w:rsidR="00A93FDC" w:rsidRDefault="008917FF" w:rsidP="00CB0928">
      <w:pPr>
        <w:ind w:left="720"/>
      </w:pPr>
      <w:hyperlink w:anchor="_549d0bc2f9c4ac0312fc619b71bf4d08" w:history="1">
        <w:r w:rsidR="003E7695">
          <w:rPr>
            <w:rStyle w:val="Hyperlink"/>
          </w:rPr>
          <w:t>Reference Model Stereotypes</w:t>
        </w:r>
      </w:hyperlink>
    </w:p>
    <w:p w14:paraId="49EBA455" w14:textId="77777777" w:rsidR="0063570E" w:rsidRDefault="0063570E" w:rsidP="00383490"/>
    <w:p w14:paraId="700C21F3" w14:textId="77777777" w:rsidR="00A855E6" w:rsidRDefault="00383490" w:rsidP="00263593">
      <w:r w:rsidRPr="00875584">
        <w:rPr>
          <w:rFonts w:ascii="Arial" w:hAnsi="Arial"/>
          <w:b/>
          <w:sz w:val="24"/>
          <w:szCs w:val="24"/>
        </w:rPr>
        <w:t>Attributes</w:t>
      </w:r>
    </w:p>
    <w:p w14:paraId="1C7F55A6" w14:textId="77777777" w:rsidR="00DC3AE7" w:rsidRDefault="00DC3AE7" w:rsidP="00DC3AE7">
      <w:r w:rsidRPr="00DC3AE7">
        <w:t xml:space="preserve"> </w:t>
      </w:r>
    </w:p>
    <w:p w14:paraId="5C058A35" w14:textId="77777777" w:rsidR="00B603FB" w:rsidRDefault="00B603FB" w:rsidP="008B78EB"/>
    <w:p w14:paraId="5B940957"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amlType : UML Standard Profile::UML2 Metamodel::Classifier</w:t>
      </w:r>
    </w:p>
    <w:p w14:paraId="593732A2" w14:textId="77777777" w:rsidR="00B51031" w:rsidRDefault="0018237F">
      <w:r>
        <w:t xml:space="preserve">The assumed or built-in AML Data Type corresponding to the extended Class or DataType. </w:t>
      </w:r>
    </w:p>
    <w:p w14:paraId="359E5D80" w14:textId="77777777" w:rsidR="0063570E" w:rsidRDefault="0063570E" w:rsidP="00383490"/>
    <w:p w14:paraId="1775B984" w14:textId="77777777" w:rsidR="00A855E6" w:rsidRDefault="00383490" w:rsidP="00263593">
      <w:r w:rsidRPr="00875584">
        <w:rPr>
          <w:rFonts w:ascii="Arial" w:hAnsi="Arial"/>
          <w:b/>
          <w:sz w:val="24"/>
          <w:szCs w:val="24"/>
        </w:rPr>
        <w:t>Constraints</w:t>
      </w:r>
    </w:p>
    <w:p w14:paraId="1A5AB168" w14:textId="77777777" w:rsidR="0087616E" w:rsidRPr="00BC6BEC" w:rsidRDefault="0087616E" w:rsidP="00263593">
      <w:pPr>
        <w:rPr>
          <w:rFonts w:ascii="Arial" w:hAnsi="Arial"/>
          <w:b/>
          <w:sz w:val="24"/>
          <w:szCs w:val="24"/>
        </w:rPr>
      </w:pPr>
    </w:p>
    <w:p w14:paraId="24549BF4"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isAMLDataType</w:t>
      </w:r>
      <w:proofErr w:type="gramEnd"/>
    </w:p>
    <w:p w14:paraId="5CEFA9D1" w14:textId="77777777" w:rsidR="00B51031" w:rsidRDefault="0018237F">
      <w:r>
        <w:t xml:space="preserve">The amlType must reference a classifier (Class or DataType) that has </w:t>
      </w:r>
      <w:proofErr w:type="gramStart"/>
      <w:r>
        <w:t>a</w:t>
      </w:r>
      <w:proofErr w:type="gramEnd"/>
      <w:r>
        <w:t xml:space="preserve"> AMLDataType stereotype.</w:t>
      </w:r>
    </w:p>
    <w:p w14:paraId="7152B062" w14:textId="77777777" w:rsidR="00377E18" w:rsidRDefault="00CF06F6" w:rsidP="00377E18">
      <w:pPr>
        <w:ind w:left="3600" w:firstLine="720"/>
      </w:pPr>
      <w:r w:rsidRPr="00467F03">
        <w:t>[OCL]</w:t>
      </w:r>
    </w:p>
    <w:p w14:paraId="0C458A4E" w14:textId="77777777" w:rsidR="008B78EB" w:rsidRDefault="004B279F" w:rsidP="00ED4063">
      <w:proofErr w:type="gramStart"/>
      <w:r w:rsidRPr="0047488C">
        <w:rPr>
          <w:rFonts w:ascii="Courier" w:hAnsi="Courier"/>
        </w:rPr>
        <w:t>self.amlType.stereotypedBy</w:t>
      </w:r>
      <w:proofErr w:type="gramEnd"/>
      <w:r w:rsidRPr="0047488C">
        <w:rPr>
          <w:rFonts w:ascii="Courier" w:hAnsi="Courier"/>
        </w:rPr>
        <w:t>('AMLDataType')</w:t>
      </w:r>
    </w:p>
    <w:p w14:paraId="62D7789F" w14:textId="77777777" w:rsidR="0087616E" w:rsidRPr="00BC6BEC" w:rsidRDefault="0087616E" w:rsidP="00263593">
      <w:pPr>
        <w:rPr>
          <w:rFonts w:ascii="Arial" w:hAnsi="Arial"/>
          <w:b/>
          <w:sz w:val="24"/>
          <w:szCs w:val="24"/>
        </w:rPr>
      </w:pPr>
    </w:p>
    <w:p w14:paraId="7F3B64FE"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amltypematch</w:t>
      </w:r>
      <w:proofErr w:type="gramEnd"/>
    </w:p>
    <w:p w14:paraId="249E606E" w14:textId="77777777" w:rsidR="002C0F83" w:rsidRPr="005F31BE" w:rsidRDefault="00F851FF" w:rsidP="005F31BE">
      <w:pPr>
        <w:pStyle w:val="Heading4"/>
      </w:pPr>
      <w:bookmarkStart w:id="475" w:name="_Toc285534814"/>
      <w:r w:rsidRPr="005F31BE">
        <w:t>&lt;Stereotype&gt; NamespaceInstance</w:t>
      </w:r>
      <w:bookmarkEnd w:id="475"/>
    </w:p>
    <w:p w14:paraId="6AE6350C" w14:textId="77777777" w:rsidR="0063570E" w:rsidRDefault="0063570E" w:rsidP="00383490"/>
    <w:p w14:paraId="1C8E0C71" w14:textId="77777777" w:rsidR="00A855E6" w:rsidRDefault="00383490" w:rsidP="00263593">
      <w:r w:rsidRPr="00875584">
        <w:rPr>
          <w:rFonts w:ascii="Arial" w:hAnsi="Arial"/>
          <w:b/>
          <w:sz w:val="24"/>
          <w:szCs w:val="24"/>
        </w:rPr>
        <w:t>Description</w:t>
      </w:r>
    </w:p>
    <w:p w14:paraId="108000ED" w14:textId="77777777" w:rsidR="00B51031" w:rsidRDefault="0018237F">
      <w:r>
        <w:t>NamespaceInstance is an instance of Namespace.</w:t>
      </w:r>
    </w:p>
    <w:p w14:paraId="19B04E94" w14:textId="77777777" w:rsidR="00377E18" w:rsidRDefault="00C51B43" w:rsidP="00377E18">
      <w:pPr>
        <w:ind w:left="720" w:firstLine="720"/>
      </w:pPr>
      <w:r>
        <w:t xml:space="preserve"> </w:t>
      </w:r>
    </w:p>
    <w:p w14:paraId="1BC34C60" w14:textId="77777777" w:rsidR="0063570E" w:rsidRDefault="0063570E" w:rsidP="00383490"/>
    <w:p w14:paraId="2E55B2BA" w14:textId="77777777" w:rsidR="00A855E6" w:rsidRDefault="00383490" w:rsidP="00263593">
      <w:r w:rsidRPr="00875584">
        <w:rPr>
          <w:rFonts w:ascii="Arial" w:hAnsi="Arial"/>
          <w:b/>
          <w:sz w:val="24"/>
          <w:szCs w:val="24"/>
        </w:rPr>
        <w:t>Diagrams</w:t>
      </w:r>
    </w:p>
    <w:p w14:paraId="28B657B9" w14:textId="77777777" w:rsidR="00A93FDC" w:rsidRDefault="008917FF" w:rsidP="00CB0928">
      <w:pPr>
        <w:ind w:left="720"/>
      </w:pPr>
      <w:hyperlink w:anchor="_0628ce7e5381e7543ba417bb320e03fb" w:history="1">
        <w:r w:rsidR="003E7695">
          <w:rPr>
            <w:rStyle w:val="Hyperlink"/>
          </w:rPr>
          <w:t>IdentificationAndDesignation</w:t>
        </w:r>
      </w:hyperlink>
    </w:p>
    <w:p w14:paraId="765018FD" w14:textId="77777777" w:rsidR="0063570E" w:rsidRDefault="0063570E" w:rsidP="00383490"/>
    <w:p w14:paraId="79DB985E" w14:textId="77777777" w:rsidR="00A855E6" w:rsidRDefault="00383490" w:rsidP="00263593">
      <w:r w:rsidRPr="00875584">
        <w:rPr>
          <w:rFonts w:ascii="Arial" w:hAnsi="Arial"/>
          <w:b/>
          <w:sz w:val="24"/>
          <w:szCs w:val="24"/>
        </w:rPr>
        <w:t>Constraints</w:t>
      </w:r>
    </w:p>
    <w:p w14:paraId="78715517" w14:textId="77777777" w:rsidR="0087616E" w:rsidRPr="00BC6BEC" w:rsidRDefault="0087616E" w:rsidP="00263593">
      <w:pPr>
        <w:rPr>
          <w:rFonts w:ascii="Arial" w:hAnsi="Arial"/>
          <w:b/>
          <w:sz w:val="24"/>
          <w:szCs w:val="24"/>
        </w:rPr>
      </w:pPr>
    </w:p>
    <w:p w14:paraId="2EDA58CE"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mustBeScopedIdentifier</w:t>
      </w:r>
      <w:proofErr w:type="gramEnd"/>
    </w:p>
    <w:p w14:paraId="098D9DA6" w14:textId="77777777" w:rsidR="00B51031" w:rsidRDefault="0018237F">
      <w:r>
        <w:t>There must be a single &lt;&lt;KnownNamespace&gt;&gt; client and a single &lt;&lt;ScopedIdentifier&gt;&gt; supplier.</w:t>
      </w:r>
    </w:p>
    <w:p w14:paraId="18E58F5F" w14:textId="77777777" w:rsidR="00377E18" w:rsidRDefault="00CF06F6" w:rsidP="00377E18">
      <w:pPr>
        <w:ind w:left="3600" w:firstLine="720"/>
      </w:pPr>
      <w:r w:rsidRPr="00467F03">
        <w:t>[OCL]</w:t>
      </w:r>
    </w:p>
    <w:p w14:paraId="39B9ED7A" w14:textId="77777777" w:rsidR="008B78EB" w:rsidRDefault="004B279F" w:rsidP="00ED4063">
      <w:proofErr w:type="gramStart"/>
      <w:r w:rsidRPr="0047488C">
        <w:rPr>
          <w:rFonts w:ascii="Courier" w:hAnsi="Courier"/>
        </w:rPr>
        <w:t>self.base</w:t>
      </w:r>
      <w:proofErr w:type="gramEnd"/>
      <w:r w:rsidRPr="0047488C">
        <w:rPr>
          <w:rFonts w:ascii="Courier" w:hAnsi="Courier"/>
        </w:rPr>
        <w:t>_Realization.client-&gt;size()=1 and self.base_Realization.supplier-&gt;size()=1 and self.base_Realization.client-&gt;forAll(x|x.stereotypedBy('KnownNamespace')) and self.base_Realization.supplier-&gt;forAll(x|x.stereotypedBy('ScopedIdentifier'))</w:t>
      </w:r>
    </w:p>
    <w:p w14:paraId="2CD8437A" w14:textId="77777777" w:rsidR="002C0F83" w:rsidRPr="005F31BE" w:rsidRDefault="00F851FF" w:rsidP="005F31BE">
      <w:pPr>
        <w:pStyle w:val="Heading4"/>
      </w:pPr>
      <w:bookmarkStart w:id="476" w:name="_ad75af95f635bdf35f69d9db9b17aae2"/>
      <w:bookmarkStart w:id="477" w:name="_Toc285534815"/>
      <w:r w:rsidRPr="005F31BE">
        <w:t>&lt;Stereotype&gt; ObjectConstraint</w:t>
      </w:r>
      <w:bookmarkEnd w:id="476"/>
      <w:bookmarkEnd w:id="477"/>
    </w:p>
    <w:p w14:paraId="7FA17735" w14:textId="77777777" w:rsidR="0063570E" w:rsidRDefault="0063570E" w:rsidP="00383490"/>
    <w:p w14:paraId="70672EED" w14:textId="77777777" w:rsidR="00A855E6" w:rsidRDefault="00383490" w:rsidP="00263593">
      <w:r w:rsidRPr="00875584">
        <w:rPr>
          <w:rFonts w:ascii="Arial" w:hAnsi="Arial"/>
          <w:b/>
          <w:sz w:val="24"/>
          <w:szCs w:val="24"/>
        </w:rPr>
        <w:t>Description</w:t>
      </w:r>
    </w:p>
    <w:p w14:paraId="418031E9" w14:textId="77777777" w:rsidR="00B51031" w:rsidRDefault="0018237F">
      <w:r>
        <w:t xml:space="preserve">An </w:t>
      </w:r>
      <w:r>
        <w:rPr>
          <w:b/>
          <w:bCs/>
        </w:rPr>
        <w:t>ObjectConstraint</w:t>
      </w:r>
      <w:r>
        <w:t xml:space="preserve"> is a specialization of a </w:t>
      </w:r>
      <w:r>
        <w:rPr>
          <w:b/>
          <w:bCs/>
        </w:rPr>
        <w:t xml:space="preserve">Classifier </w:t>
      </w:r>
      <w:r>
        <w:t xml:space="preserve">where there are no new </w:t>
      </w:r>
      <w:r>
        <w:rPr>
          <w:i/>
          <w:iCs/>
        </w:rPr>
        <w:t>ownedAttributes</w:t>
      </w:r>
      <w:r>
        <w:t xml:space="preserve"> that do not </w:t>
      </w:r>
      <w:r>
        <w:rPr>
          <w:i/>
          <w:iCs/>
        </w:rPr>
        <w:t>subset</w:t>
      </w:r>
      <w:r>
        <w:t xml:space="preserve"> or </w:t>
      </w:r>
      <w:r>
        <w:rPr>
          <w:i/>
          <w:iCs/>
        </w:rPr>
        <w:t>redefine</w:t>
      </w:r>
      <w:r>
        <w:t xml:space="preserve"> an inherited </w:t>
      </w:r>
      <w:r>
        <w:rPr>
          <w:i/>
          <w:iCs/>
        </w:rPr>
        <w:t>attribute</w:t>
      </w:r>
      <w:r>
        <w:t>.</w:t>
      </w:r>
    </w:p>
    <w:p w14:paraId="6E077C34" w14:textId="77777777" w:rsidR="00B51031" w:rsidRDefault="0018237F">
      <w:r>
        <w:t xml:space="preserve"> </w:t>
      </w:r>
    </w:p>
    <w:p w14:paraId="3034B873" w14:textId="67029123" w:rsidR="00B51031" w:rsidRDefault="0018237F">
      <w:r>
        <w:t xml:space="preserve">The </w:t>
      </w:r>
      <w:r>
        <w:rPr>
          <w:b/>
          <w:bCs/>
        </w:rPr>
        <w:t>Classifier</w:t>
      </w:r>
      <w:r>
        <w:t xml:space="preserve"> stereotyped by an </w:t>
      </w:r>
      <w:r>
        <w:rPr>
          <w:b/>
          <w:bCs/>
        </w:rPr>
        <w:t>ObjectConstraint</w:t>
      </w:r>
      <w:r>
        <w:t xml:space="preserve"> must participate in exactly one </w:t>
      </w:r>
      <w:r>
        <w:rPr>
          <w:b/>
          <w:bCs/>
        </w:rPr>
        <w:t>Generalization</w:t>
      </w:r>
      <w:r>
        <w:t xml:space="preserve"> relationship </w:t>
      </w:r>
      <w:del w:id="478" w:author="Alpha Omega" w:date="2015-02-14T13:50:00Z">
        <w:r w:rsidDel="00982B4F">
          <w:delText xml:space="preserve">which </w:delText>
        </w:r>
      </w:del>
      <w:ins w:id="479" w:author="Alpha Omega" w:date="2015-02-14T13:50:00Z">
        <w:r w:rsidR="00982B4F">
          <w:t xml:space="preserve">that </w:t>
        </w:r>
      </w:ins>
      <w:r>
        <w:t xml:space="preserve">must be stereotyped by the </w:t>
      </w:r>
      <w:r>
        <w:rPr>
          <w:b/>
          <w:bCs/>
        </w:rPr>
        <w:t>Constrains</w:t>
      </w:r>
      <w:r>
        <w:t xml:space="preserve"> stereotype.</w:t>
      </w:r>
    </w:p>
    <w:p w14:paraId="7194DA6F" w14:textId="77777777" w:rsidR="00377E18" w:rsidRDefault="00C51B43" w:rsidP="00377E18">
      <w:pPr>
        <w:ind w:left="720" w:firstLine="720"/>
      </w:pPr>
      <w:r>
        <w:t xml:space="preserve"> </w:t>
      </w:r>
    </w:p>
    <w:p w14:paraId="768CB92D" w14:textId="77777777" w:rsidR="00377E18" w:rsidRDefault="00C51B43" w:rsidP="00377E18">
      <w:pPr>
        <w:ind w:left="720" w:firstLine="720"/>
      </w:pPr>
      <w:r>
        <w:t xml:space="preserve"> </w:t>
      </w:r>
    </w:p>
    <w:p w14:paraId="0FA8E012" w14:textId="77777777" w:rsidR="0063570E" w:rsidRDefault="0063570E" w:rsidP="00383490"/>
    <w:p w14:paraId="5CA8DB98" w14:textId="77777777" w:rsidR="00A855E6" w:rsidRDefault="00383490" w:rsidP="00263593">
      <w:r w:rsidRPr="00875584">
        <w:rPr>
          <w:rFonts w:ascii="Arial" w:hAnsi="Arial"/>
          <w:b/>
          <w:sz w:val="24"/>
          <w:szCs w:val="24"/>
        </w:rPr>
        <w:t>Diagrams</w:t>
      </w:r>
    </w:p>
    <w:p w14:paraId="54FD33E1" w14:textId="77777777" w:rsidR="00A93FDC" w:rsidRDefault="008917FF" w:rsidP="00CB0928">
      <w:pPr>
        <w:ind w:left="720"/>
      </w:pPr>
      <w:hyperlink w:anchor="_f139650e10793c0005c93b604992495c" w:history="1">
        <w:r w:rsidR="003E7695">
          <w:rPr>
            <w:rStyle w:val="Hyperlink"/>
          </w:rPr>
          <w:t>Object Constraints</w:t>
        </w:r>
      </w:hyperlink>
      <w:r w:rsidR="00324424">
        <w:t xml:space="preserve">, </w:t>
      </w:r>
    </w:p>
    <w:p w14:paraId="10BC1A87" w14:textId="77777777" w:rsidR="00A93FDC" w:rsidRDefault="008917FF" w:rsidP="00CB0928">
      <w:pPr>
        <w:ind w:left="720"/>
      </w:pPr>
      <w:hyperlink w:anchor="_17547bff44c4353bd3a454a0c3c7e577" w:history="1">
        <w:r w:rsidR="003E7695">
          <w:rPr>
            <w:rStyle w:val="Hyperlink"/>
          </w:rPr>
          <w:t>Constraint Proxies</w:t>
        </w:r>
      </w:hyperlink>
    </w:p>
    <w:p w14:paraId="1B527414" w14:textId="77777777" w:rsidR="0063570E" w:rsidRDefault="0063570E" w:rsidP="00383490"/>
    <w:p w14:paraId="453BDE3C" w14:textId="77777777" w:rsidR="00A855E6" w:rsidRDefault="00383490" w:rsidP="00263593">
      <w:r w:rsidRPr="00875584">
        <w:rPr>
          <w:rFonts w:ascii="Arial" w:hAnsi="Arial"/>
          <w:b/>
          <w:sz w:val="24"/>
          <w:szCs w:val="24"/>
        </w:rPr>
        <w:t>Direct Superclasses (Generalization)</w:t>
      </w:r>
    </w:p>
    <w:p w14:paraId="24C97BC4" w14:textId="77777777" w:rsidR="00377E18" w:rsidRDefault="008917FF" w:rsidP="00B51B66">
      <w:pPr>
        <w:ind w:firstLine="720"/>
      </w:pPr>
      <w:hyperlink w:anchor="_d45578f848d02aad83980903e5bde7d1" w:history="1">
        <w:r w:rsidR="006977BE">
          <w:rPr>
            <w:rStyle w:val="Hyperlink"/>
          </w:rPr>
          <w:t>DescribedItem</w:t>
        </w:r>
      </w:hyperlink>
    </w:p>
    <w:p w14:paraId="609DCB1E" w14:textId="77777777" w:rsidR="0063570E" w:rsidRDefault="0063570E" w:rsidP="00383490"/>
    <w:p w14:paraId="20863197" w14:textId="77777777" w:rsidR="00A855E6" w:rsidRDefault="00383490" w:rsidP="00263593">
      <w:r w:rsidRPr="00875584">
        <w:rPr>
          <w:rFonts w:ascii="Arial" w:hAnsi="Arial"/>
          <w:b/>
          <w:sz w:val="24"/>
          <w:szCs w:val="24"/>
        </w:rPr>
        <w:t>Direct Subclasses (Specialization)</w:t>
      </w:r>
    </w:p>
    <w:p w14:paraId="572932B7" w14:textId="77777777" w:rsidR="00377E18" w:rsidRDefault="008917FF" w:rsidP="00B51B66">
      <w:pPr>
        <w:ind w:firstLine="720"/>
      </w:pPr>
      <w:hyperlink w:anchor="_bd9b14c4d7198d36c5a9dec9c2836b62" w:history="1">
        <w:r w:rsidR="006977BE">
          <w:rPr>
            <w:rStyle w:val="Hyperlink"/>
          </w:rPr>
          <w:t>ComplexObjectConstraint</w:t>
        </w:r>
      </w:hyperlink>
      <w:r w:rsidR="006977BE">
        <w:t xml:space="preserve">, </w:t>
      </w:r>
    </w:p>
    <w:p w14:paraId="628B6D8C" w14:textId="77777777" w:rsidR="00377E18" w:rsidRDefault="008917FF" w:rsidP="00B51B66">
      <w:pPr>
        <w:ind w:firstLine="720"/>
      </w:pPr>
      <w:hyperlink w:anchor="_1bc74c3698f61990aff3aec96088f0a9" w:history="1">
        <w:r w:rsidR="006977BE">
          <w:rPr>
            <w:rStyle w:val="Hyperlink"/>
          </w:rPr>
          <w:t>EnumerationConstraint</w:t>
        </w:r>
      </w:hyperlink>
      <w:r w:rsidR="006977BE">
        <w:t xml:space="preserve">, </w:t>
      </w:r>
    </w:p>
    <w:p w14:paraId="19F67040" w14:textId="77777777" w:rsidR="00377E18" w:rsidRDefault="008917FF" w:rsidP="00B51B66">
      <w:pPr>
        <w:ind w:firstLine="720"/>
      </w:pPr>
      <w:hyperlink w:anchor="_c8ae60f7f44b70cf5dce7db03aa6ac1e" w:history="1">
        <w:r w:rsidR="006977BE">
          <w:rPr>
            <w:rStyle w:val="Hyperlink"/>
          </w:rPr>
          <w:t>ObjectConstraintProxy</w:t>
        </w:r>
      </w:hyperlink>
      <w:r w:rsidR="006977BE">
        <w:t xml:space="preserve">, </w:t>
      </w:r>
    </w:p>
    <w:p w14:paraId="1E3CF94E" w14:textId="77777777" w:rsidR="00377E18" w:rsidRDefault="008917FF" w:rsidP="00B51B66">
      <w:pPr>
        <w:ind w:firstLine="720"/>
      </w:pPr>
      <w:hyperlink w:anchor="_c72b6d9c8a46b96f02fdfefe3b8b0568" w:history="1">
        <w:r w:rsidR="006977BE">
          <w:rPr>
            <w:rStyle w:val="Hyperlink"/>
          </w:rPr>
          <w:t>PrimitiveObjectConstraint</w:t>
        </w:r>
      </w:hyperlink>
    </w:p>
    <w:p w14:paraId="2434E5B4" w14:textId="77777777" w:rsidR="0063570E" w:rsidRDefault="0063570E" w:rsidP="00383490"/>
    <w:p w14:paraId="1C5CDEFE" w14:textId="77777777" w:rsidR="00A855E6" w:rsidRDefault="00383490" w:rsidP="00263593">
      <w:r w:rsidRPr="00875584">
        <w:rPr>
          <w:rFonts w:ascii="Arial" w:hAnsi="Arial"/>
          <w:b/>
          <w:sz w:val="24"/>
          <w:szCs w:val="24"/>
        </w:rPr>
        <w:t>Constraints</w:t>
      </w:r>
    </w:p>
    <w:p w14:paraId="31E37D62" w14:textId="77777777" w:rsidR="0087616E" w:rsidRPr="00BC6BEC" w:rsidRDefault="0087616E" w:rsidP="00263593">
      <w:pPr>
        <w:rPr>
          <w:rFonts w:ascii="Arial" w:hAnsi="Arial"/>
          <w:b/>
          <w:sz w:val="24"/>
          <w:szCs w:val="24"/>
        </w:rPr>
      </w:pPr>
    </w:p>
    <w:p w14:paraId="7F4DDA89"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redefinesGeneralization</w:t>
      </w:r>
      <w:proofErr w:type="gramEnd"/>
    </w:p>
    <w:p w14:paraId="68C5B3FA" w14:textId="77777777" w:rsidR="00B51031" w:rsidRDefault="0018237F">
      <w:r>
        <w:t>This Classifier must have exactly one generalization, and that is a &lt;&lt;Constrains&gt;&gt; or &lt;&lt;ConstrainsConceptReference&gt;&gt; generalization.</w:t>
      </w:r>
    </w:p>
    <w:p w14:paraId="0396618E" w14:textId="77777777" w:rsidR="00377E18" w:rsidRDefault="00CF06F6" w:rsidP="00377E18">
      <w:pPr>
        <w:ind w:left="3600" w:firstLine="720"/>
      </w:pPr>
      <w:r w:rsidRPr="00467F03">
        <w:t>[OCL]</w:t>
      </w:r>
    </w:p>
    <w:p w14:paraId="3B292EFF" w14:textId="77777777" w:rsidR="008B78EB" w:rsidRDefault="004B279F" w:rsidP="00ED4063">
      <w:proofErr w:type="gramStart"/>
      <w:r w:rsidRPr="0047488C">
        <w:rPr>
          <w:rFonts w:ascii="Courier" w:hAnsi="Courier"/>
        </w:rPr>
        <w:t>self.base</w:t>
      </w:r>
      <w:proofErr w:type="gramEnd"/>
      <w:r w:rsidRPr="0047488C">
        <w:rPr>
          <w:rFonts w:ascii="Courier" w:hAnsi="Courier"/>
        </w:rPr>
        <w:t>_Classifier.generalization-&gt;forAll(x|x.stereotypedBy('Constrains') or x.stereotypedBy('ConstrainsConceptReference'))  and   (self.base_Classifier.generalization-&gt;size() = 1)</w:t>
      </w:r>
    </w:p>
    <w:p w14:paraId="35FCBF22" w14:textId="77777777" w:rsidR="0087616E" w:rsidRPr="00BC6BEC" w:rsidRDefault="0087616E" w:rsidP="00263593">
      <w:pPr>
        <w:rPr>
          <w:rFonts w:ascii="Arial" w:hAnsi="Arial"/>
          <w:b/>
          <w:sz w:val="24"/>
          <w:szCs w:val="24"/>
        </w:rPr>
      </w:pPr>
    </w:p>
    <w:p w14:paraId="3C3D54AB"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about</w:t>
      </w:r>
      <w:proofErr w:type="gramEnd"/>
    </w:p>
    <w:p w14:paraId="17E5EB61" w14:textId="77777777" w:rsidR="00B51031" w:rsidRDefault="0018237F">
      <w:r>
        <w:t>At most one "about" reference via &lt;&lt;ConceptReferenceInstance&gt;&gt; Abstraction</w:t>
      </w:r>
    </w:p>
    <w:p w14:paraId="6A83B81C" w14:textId="77777777" w:rsidR="00377E18" w:rsidRDefault="00CF06F6" w:rsidP="00377E18">
      <w:pPr>
        <w:ind w:left="3600" w:firstLine="720"/>
      </w:pPr>
      <w:r w:rsidRPr="00467F03">
        <w:t>[OCL]</w:t>
      </w:r>
    </w:p>
    <w:p w14:paraId="5A3AFC23" w14:textId="77777777" w:rsidR="008B78EB" w:rsidRDefault="004B279F" w:rsidP="00ED4063">
      <w:proofErr w:type="gramStart"/>
      <w:r w:rsidRPr="0047488C">
        <w:rPr>
          <w:rFonts w:ascii="Courier" w:hAnsi="Courier"/>
        </w:rPr>
        <w:t>self.base</w:t>
      </w:r>
      <w:proofErr w:type="gramEnd"/>
      <w:r w:rsidRPr="0047488C">
        <w:rPr>
          <w:rFonts w:ascii="Courier" w:hAnsi="Courier"/>
        </w:rPr>
        <w:t>_Classifier.clientDependency-&gt;select(x|x.stereotypedBy('ConceptReferenceInstance'))-&gt;size()&lt;=1</w:t>
      </w:r>
    </w:p>
    <w:p w14:paraId="23E7AF1F" w14:textId="77777777" w:rsidR="002C0F83" w:rsidRPr="005F31BE" w:rsidRDefault="00F851FF" w:rsidP="005F31BE">
      <w:pPr>
        <w:pStyle w:val="Heading4"/>
      </w:pPr>
      <w:bookmarkStart w:id="480" w:name="_c8ae60f7f44b70cf5dce7db03aa6ac1e"/>
      <w:bookmarkStart w:id="481" w:name="_Toc285534816"/>
      <w:r w:rsidRPr="005F31BE">
        <w:t>&lt;Stereotype&gt; ObjectConstraintProxy</w:t>
      </w:r>
      <w:bookmarkEnd w:id="480"/>
      <w:bookmarkEnd w:id="481"/>
    </w:p>
    <w:p w14:paraId="0A35FB07" w14:textId="77777777" w:rsidR="0063570E" w:rsidRDefault="0063570E" w:rsidP="00383490"/>
    <w:p w14:paraId="53EBE8F3" w14:textId="77777777" w:rsidR="00A855E6" w:rsidRDefault="00383490" w:rsidP="00263593">
      <w:r w:rsidRPr="00875584">
        <w:rPr>
          <w:rFonts w:ascii="Arial" w:hAnsi="Arial"/>
          <w:b/>
          <w:sz w:val="24"/>
          <w:szCs w:val="24"/>
        </w:rPr>
        <w:t>Description</w:t>
      </w:r>
    </w:p>
    <w:p w14:paraId="1C548EF7" w14:textId="77777777" w:rsidR="00B51031" w:rsidRDefault="0018237F">
      <w:r>
        <w:t xml:space="preserve">An </w:t>
      </w:r>
      <w:r>
        <w:rPr>
          <w:i/>
          <w:iCs/>
        </w:rPr>
        <w:t>ObjectConstraintProxy</w:t>
      </w:r>
      <w:r>
        <w:t xml:space="preserve"> asserts a constraint defined elsewhere in the archetype is to apply to the </w:t>
      </w:r>
      <w:r>
        <w:rPr>
          <w:b/>
          <w:bCs/>
        </w:rPr>
        <w:t>Classifier</w:t>
      </w:r>
      <w:r>
        <w:t xml:space="preserve"> instance referenced by the proxy </w:t>
      </w:r>
      <w:r>
        <w:rPr>
          <w:i/>
          <w:iCs/>
        </w:rPr>
        <w:t>constrains</w:t>
      </w:r>
      <w:r>
        <w:t xml:space="preserve"> attribute.</w:t>
      </w:r>
    </w:p>
    <w:p w14:paraId="72FD67A7" w14:textId="77777777" w:rsidR="00377E18" w:rsidRDefault="00C51B43" w:rsidP="00377E18">
      <w:pPr>
        <w:ind w:left="720" w:firstLine="720"/>
      </w:pPr>
      <w:r>
        <w:t xml:space="preserve"> </w:t>
      </w:r>
    </w:p>
    <w:p w14:paraId="7E7E6E45" w14:textId="77777777" w:rsidR="00377E18" w:rsidRDefault="00C51B43" w:rsidP="00377E18">
      <w:pPr>
        <w:ind w:left="720" w:firstLine="720"/>
      </w:pPr>
      <w:r>
        <w:t xml:space="preserve"> </w:t>
      </w:r>
    </w:p>
    <w:p w14:paraId="53594FF7" w14:textId="77777777" w:rsidR="0063570E" w:rsidRDefault="0063570E" w:rsidP="00383490"/>
    <w:p w14:paraId="245D9D29" w14:textId="77777777" w:rsidR="00A855E6" w:rsidRDefault="00383490" w:rsidP="00263593">
      <w:r w:rsidRPr="00875584">
        <w:rPr>
          <w:rFonts w:ascii="Arial" w:hAnsi="Arial"/>
          <w:b/>
          <w:sz w:val="24"/>
          <w:szCs w:val="24"/>
        </w:rPr>
        <w:t>Diagrams</w:t>
      </w:r>
    </w:p>
    <w:p w14:paraId="3662ECFC" w14:textId="77777777" w:rsidR="00A93FDC" w:rsidRDefault="008917FF" w:rsidP="00CB0928">
      <w:pPr>
        <w:ind w:left="720"/>
      </w:pPr>
      <w:hyperlink w:anchor="_f139650e10793c0005c93b604992495c" w:history="1">
        <w:r w:rsidR="003E7695">
          <w:rPr>
            <w:rStyle w:val="Hyperlink"/>
          </w:rPr>
          <w:t>Object Constraints</w:t>
        </w:r>
      </w:hyperlink>
      <w:r w:rsidR="00324424">
        <w:t xml:space="preserve">, </w:t>
      </w:r>
    </w:p>
    <w:p w14:paraId="0C2A5724" w14:textId="77777777" w:rsidR="00A93FDC" w:rsidRDefault="008917FF" w:rsidP="00CB0928">
      <w:pPr>
        <w:ind w:left="720"/>
      </w:pPr>
      <w:hyperlink w:anchor="_17547bff44c4353bd3a454a0c3c7e577" w:history="1">
        <w:r w:rsidR="003E7695">
          <w:rPr>
            <w:rStyle w:val="Hyperlink"/>
          </w:rPr>
          <w:t>Constraint Proxies</w:t>
        </w:r>
      </w:hyperlink>
    </w:p>
    <w:p w14:paraId="4F5DC084" w14:textId="77777777" w:rsidR="0063570E" w:rsidRDefault="0063570E" w:rsidP="00383490"/>
    <w:p w14:paraId="5AAF69E2" w14:textId="77777777" w:rsidR="00A855E6" w:rsidRDefault="00383490" w:rsidP="00263593">
      <w:r w:rsidRPr="00875584">
        <w:rPr>
          <w:rFonts w:ascii="Arial" w:hAnsi="Arial"/>
          <w:b/>
          <w:sz w:val="24"/>
          <w:szCs w:val="24"/>
        </w:rPr>
        <w:t>Direct Superclasses (Generalization)</w:t>
      </w:r>
    </w:p>
    <w:p w14:paraId="167DEC74" w14:textId="77777777" w:rsidR="00377E18" w:rsidRDefault="008917FF" w:rsidP="00B51B66">
      <w:pPr>
        <w:ind w:firstLine="720"/>
      </w:pPr>
      <w:hyperlink w:anchor="_ad75af95f635bdf35f69d9db9b17aae2" w:history="1">
        <w:r w:rsidR="006977BE">
          <w:rPr>
            <w:rStyle w:val="Hyperlink"/>
          </w:rPr>
          <w:t>ObjectConstraint</w:t>
        </w:r>
      </w:hyperlink>
    </w:p>
    <w:p w14:paraId="77E4E073" w14:textId="77777777" w:rsidR="0063570E" w:rsidRDefault="0063570E" w:rsidP="00383490"/>
    <w:p w14:paraId="22839277" w14:textId="77777777" w:rsidR="00A855E6" w:rsidRDefault="00383490" w:rsidP="00263593">
      <w:r w:rsidRPr="00875584">
        <w:rPr>
          <w:rFonts w:ascii="Arial" w:hAnsi="Arial"/>
          <w:b/>
          <w:sz w:val="24"/>
          <w:szCs w:val="24"/>
        </w:rPr>
        <w:t>Direct Subclasses (Specialization)</w:t>
      </w:r>
    </w:p>
    <w:p w14:paraId="2C96AE48" w14:textId="77777777" w:rsidR="00377E18" w:rsidRDefault="008917FF" w:rsidP="00B51B66">
      <w:pPr>
        <w:ind w:firstLine="720"/>
      </w:pPr>
      <w:hyperlink w:anchor="_f5f73ce565f73d8b4808997e54e8e698" w:history="1">
        <w:r w:rsidR="006977BE">
          <w:rPr>
            <w:rStyle w:val="Hyperlink"/>
          </w:rPr>
          <w:t>ArchetypeRootProxy</w:t>
        </w:r>
      </w:hyperlink>
    </w:p>
    <w:p w14:paraId="2BA8CBD6" w14:textId="77777777" w:rsidR="0063570E" w:rsidRDefault="0063570E" w:rsidP="00383490"/>
    <w:p w14:paraId="05A095C1" w14:textId="77777777" w:rsidR="00A855E6" w:rsidRDefault="00383490" w:rsidP="00263593">
      <w:r w:rsidRPr="00875584">
        <w:rPr>
          <w:rFonts w:ascii="Arial" w:hAnsi="Arial"/>
          <w:b/>
          <w:sz w:val="24"/>
          <w:szCs w:val="24"/>
        </w:rPr>
        <w:t>Constraints</w:t>
      </w:r>
    </w:p>
    <w:p w14:paraId="7C9DCBC0" w14:textId="77777777" w:rsidR="0087616E" w:rsidRPr="00BC6BEC" w:rsidRDefault="0087616E" w:rsidP="00263593">
      <w:pPr>
        <w:rPr>
          <w:rFonts w:ascii="Arial" w:hAnsi="Arial"/>
          <w:b/>
          <w:sz w:val="24"/>
          <w:szCs w:val="24"/>
        </w:rPr>
      </w:pPr>
    </w:p>
    <w:p w14:paraId="4C9E7F42"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redefinesConstrains</w:t>
      </w:r>
      <w:proofErr w:type="gramEnd"/>
    </w:p>
    <w:p w14:paraId="7784E037" w14:textId="77777777" w:rsidR="00B51031" w:rsidRDefault="0018237F">
      <w:r>
        <w:t>All generals are &lt;&lt;TargetConstraint&gt;&gt;</w:t>
      </w:r>
    </w:p>
    <w:p w14:paraId="3F9A84A2" w14:textId="77777777" w:rsidR="00377E18" w:rsidRDefault="00CF06F6" w:rsidP="00377E18">
      <w:pPr>
        <w:ind w:left="3600" w:firstLine="720"/>
      </w:pPr>
      <w:r w:rsidRPr="00467F03">
        <w:t>[OCL]</w:t>
      </w:r>
    </w:p>
    <w:p w14:paraId="25DF0EFF" w14:textId="77777777" w:rsidR="008B78EB" w:rsidRDefault="004B279F" w:rsidP="00ED4063">
      <w:proofErr w:type="gramStart"/>
      <w:r w:rsidRPr="0047488C">
        <w:rPr>
          <w:rFonts w:ascii="Courier" w:hAnsi="Courier"/>
        </w:rPr>
        <w:t>self.base</w:t>
      </w:r>
      <w:proofErr w:type="gramEnd"/>
      <w:r w:rsidRPr="0047488C">
        <w:rPr>
          <w:rFonts w:ascii="Courier" w:hAnsi="Courier"/>
        </w:rPr>
        <w:t>_Class.generalization-&gt;forAll(x|x.stereotypedBy('TargetConstraint'))</w:t>
      </w:r>
    </w:p>
    <w:p w14:paraId="794F25CC" w14:textId="77777777" w:rsidR="0087616E" w:rsidRPr="00BC6BEC" w:rsidRDefault="0087616E" w:rsidP="00263593">
      <w:pPr>
        <w:rPr>
          <w:rFonts w:ascii="Arial" w:hAnsi="Arial"/>
          <w:b/>
          <w:sz w:val="24"/>
          <w:szCs w:val="24"/>
        </w:rPr>
      </w:pPr>
    </w:p>
    <w:p w14:paraId="6C6A0927"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noNewAttributes</w:t>
      </w:r>
      <w:proofErr w:type="gramEnd"/>
    </w:p>
    <w:p w14:paraId="3AEE1BB9" w14:textId="77777777" w:rsidR="00B51031" w:rsidRDefault="0018237F">
      <w:r>
        <w:t>No attributes allowed on this Class</w:t>
      </w:r>
    </w:p>
    <w:p w14:paraId="5BAA5A1A" w14:textId="77777777" w:rsidR="00377E18" w:rsidRDefault="00CF06F6" w:rsidP="00377E18">
      <w:pPr>
        <w:ind w:left="3600" w:firstLine="720"/>
      </w:pPr>
      <w:r w:rsidRPr="00467F03">
        <w:t>[OCL]</w:t>
      </w:r>
    </w:p>
    <w:p w14:paraId="314F85BE"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_Class.ownedAttribute-&gt;size() = 0</w:t>
      </w:r>
    </w:p>
    <w:p w14:paraId="52CA8BE2" w14:textId="77777777" w:rsidR="002C0F83" w:rsidRPr="005F31BE" w:rsidRDefault="00F851FF" w:rsidP="005F31BE">
      <w:pPr>
        <w:pStyle w:val="Heading4"/>
      </w:pPr>
      <w:bookmarkStart w:id="482" w:name="_Toc285534817"/>
      <w:r w:rsidRPr="005F31BE">
        <w:t>&lt;Stereotype&gt; PermissibleValue</w:t>
      </w:r>
      <w:bookmarkEnd w:id="482"/>
    </w:p>
    <w:p w14:paraId="3F655057" w14:textId="77777777" w:rsidR="0063570E" w:rsidRDefault="0063570E" w:rsidP="00383490"/>
    <w:p w14:paraId="2CC80162" w14:textId="77777777" w:rsidR="00A855E6" w:rsidRDefault="00383490" w:rsidP="00263593">
      <w:r w:rsidRPr="00875584">
        <w:rPr>
          <w:rFonts w:ascii="Arial" w:hAnsi="Arial"/>
          <w:b/>
          <w:sz w:val="24"/>
          <w:szCs w:val="24"/>
        </w:rPr>
        <w:t>Description</w:t>
      </w:r>
    </w:p>
    <w:p w14:paraId="0FE9D609" w14:textId="6886E2C6" w:rsidR="00B51031" w:rsidRDefault="0018237F">
      <w:proofErr w:type="gramStart"/>
      <w:r>
        <w:t>A unique</w:t>
      </w:r>
      <w:ins w:id="483" w:author="Alpha Omega" w:date="2015-02-14T13:51:00Z">
        <w:r w:rsidR="00982B4F">
          <w:t xml:space="preserve"> value</w:t>
        </w:r>
      </w:ins>
      <w:r>
        <w:t xml:space="preserve"> within the context of the owning </w:t>
      </w:r>
      <w:r>
        <w:rPr>
          <w:b/>
          <w:bCs/>
        </w:rPr>
        <w:t>EnumeratedValueDomain</w:t>
      </w:r>
      <w:r>
        <w:t>.</w:t>
      </w:r>
      <w:proofErr w:type="gramEnd"/>
      <w:r>
        <w:t xml:space="preserve">  A </w:t>
      </w:r>
      <w:r>
        <w:rPr>
          <w:b/>
          <w:bCs/>
        </w:rPr>
        <w:t xml:space="preserve">PermissibleValue </w:t>
      </w:r>
      <w:r>
        <w:t xml:space="preserve">can be associated with an identifier, which, in ADL would be an "at" code.  A permissible value can be associated with one or more language specific designations and optional descriptions, which represent the ADL term_definitions section (as applied to "at" codes).  A </w:t>
      </w:r>
      <w:r>
        <w:rPr>
          <w:b/>
          <w:bCs/>
        </w:rPr>
        <w:t xml:space="preserve">PermissibleValue </w:t>
      </w:r>
      <w:r>
        <w:t xml:space="preserve">may also reference a </w:t>
      </w:r>
      <w:r>
        <w:rPr>
          <w:b/>
          <w:bCs/>
        </w:rPr>
        <w:t xml:space="preserve">ConceptReference </w:t>
      </w:r>
      <w:r>
        <w:t xml:space="preserve">via the </w:t>
      </w:r>
      <w:r>
        <w:rPr>
          <w:b/>
          <w:bCs/>
        </w:rPr>
        <w:t>ConceptReferenceInstance</w:t>
      </w:r>
      <w:r>
        <w:t xml:space="preserve"> association</w:t>
      </w:r>
      <w:proofErr w:type="gramStart"/>
      <w:r>
        <w:t>,where</w:t>
      </w:r>
      <w:proofErr w:type="gramEnd"/>
      <w:r>
        <w:t xml:space="preserve"> the </w:t>
      </w:r>
      <w:r>
        <w:rPr>
          <w:b/>
          <w:bCs/>
        </w:rPr>
        <w:t>ConceptReference</w:t>
      </w:r>
      <w:r>
        <w:t xml:space="preserve"> identifies the intended meaning for the value.</w:t>
      </w:r>
    </w:p>
    <w:p w14:paraId="18C4CB0C" w14:textId="77777777" w:rsidR="00377E18" w:rsidRDefault="00C51B43" w:rsidP="00377E18">
      <w:pPr>
        <w:ind w:left="720" w:firstLine="720"/>
      </w:pPr>
      <w:r>
        <w:t xml:space="preserve"> </w:t>
      </w:r>
    </w:p>
    <w:p w14:paraId="50AE528A" w14:textId="77777777" w:rsidR="00377E18" w:rsidRDefault="00C51B43" w:rsidP="00377E18">
      <w:pPr>
        <w:ind w:left="720" w:firstLine="720"/>
      </w:pPr>
      <w:r>
        <w:t xml:space="preserve"> </w:t>
      </w:r>
    </w:p>
    <w:p w14:paraId="4AA16767" w14:textId="77777777" w:rsidR="0063570E" w:rsidRDefault="0063570E" w:rsidP="00383490"/>
    <w:p w14:paraId="2D08AA25" w14:textId="77777777" w:rsidR="00A855E6" w:rsidRDefault="00383490" w:rsidP="00263593">
      <w:r w:rsidRPr="00875584">
        <w:rPr>
          <w:rFonts w:ascii="Arial" w:hAnsi="Arial"/>
          <w:b/>
          <w:sz w:val="24"/>
          <w:szCs w:val="24"/>
        </w:rPr>
        <w:t>Diagrams</w:t>
      </w:r>
    </w:p>
    <w:p w14:paraId="40740B1C" w14:textId="77777777" w:rsidR="00A93FDC" w:rsidRDefault="008917FF" w:rsidP="00CB0928">
      <w:pPr>
        <w:ind w:left="720"/>
      </w:pPr>
      <w:hyperlink w:anchor="_4049ef2e39f1ca7b7abb65f10409d85f" w:history="1">
        <w:r w:rsidR="003E7695">
          <w:rPr>
            <w:rStyle w:val="Hyperlink"/>
          </w:rPr>
          <w:t>Enumeration Constraints</w:t>
        </w:r>
      </w:hyperlink>
      <w:r w:rsidR="00324424">
        <w:t xml:space="preserve">, </w:t>
      </w:r>
    </w:p>
    <w:p w14:paraId="3EDAF774" w14:textId="77777777" w:rsidR="00A93FDC" w:rsidRDefault="008917FF" w:rsidP="00CB0928">
      <w:pPr>
        <w:ind w:left="720"/>
      </w:pPr>
      <w:hyperlink w:anchor="_bbceab59bf026d3b0616400766b2619e" w:history="1">
        <w:r w:rsidR="003E7695">
          <w:rPr>
            <w:rStyle w:val="Hyperlink"/>
          </w:rPr>
          <w:t>Enumerated Value Domains</w:t>
        </w:r>
      </w:hyperlink>
    </w:p>
    <w:p w14:paraId="71540583" w14:textId="77777777" w:rsidR="0063570E" w:rsidRDefault="0063570E" w:rsidP="00383490"/>
    <w:p w14:paraId="3F6473C4" w14:textId="77777777" w:rsidR="00A855E6" w:rsidRDefault="00383490" w:rsidP="00263593">
      <w:r w:rsidRPr="00875584">
        <w:rPr>
          <w:rFonts w:ascii="Arial" w:hAnsi="Arial"/>
          <w:b/>
          <w:sz w:val="24"/>
          <w:szCs w:val="24"/>
        </w:rPr>
        <w:t>Direct Superclasses (Generalization)</w:t>
      </w:r>
    </w:p>
    <w:p w14:paraId="0BBA05BD" w14:textId="77777777" w:rsidR="00377E18" w:rsidRDefault="008917FF" w:rsidP="00B51B66">
      <w:pPr>
        <w:ind w:firstLine="720"/>
      </w:pPr>
      <w:hyperlink w:anchor="_d45578f848d02aad83980903e5bde7d1" w:history="1">
        <w:r w:rsidR="006977BE">
          <w:rPr>
            <w:rStyle w:val="Hyperlink"/>
          </w:rPr>
          <w:t>DescribedItem</w:t>
        </w:r>
      </w:hyperlink>
    </w:p>
    <w:p w14:paraId="7A7AEDD6" w14:textId="77777777" w:rsidR="0063570E" w:rsidRDefault="0063570E" w:rsidP="00383490"/>
    <w:p w14:paraId="59032433" w14:textId="77777777" w:rsidR="00A855E6" w:rsidRDefault="00383490" w:rsidP="00263593">
      <w:r w:rsidRPr="00875584">
        <w:rPr>
          <w:rFonts w:ascii="Arial" w:hAnsi="Arial"/>
          <w:b/>
          <w:sz w:val="24"/>
          <w:szCs w:val="24"/>
        </w:rPr>
        <w:t>Constraints</w:t>
      </w:r>
    </w:p>
    <w:p w14:paraId="6890A34C" w14:textId="77777777" w:rsidR="0087616E" w:rsidRPr="00BC6BEC" w:rsidRDefault="0087616E" w:rsidP="00263593">
      <w:pPr>
        <w:rPr>
          <w:rFonts w:ascii="Arial" w:hAnsi="Arial"/>
          <w:b/>
          <w:sz w:val="24"/>
          <w:szCs w:val="24"/>
        </w:rPr>
      </w:pPr>
    </w:p>
    <w:p w14:paraId="0FD59499"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valueMeaningIsConceptReference</w:t>
      </w:r>
      <w:proofErr w:type="gramEnd"/>
    </w:p>
    <w:p w14:paraId="0FB259F9" w14:textId="77777777" w:rsidR="00B51031" w:rsidRDefault="0018237F">
      <w:r>
        <w:t>PermissibleValue.about must be a concept reference</w:t>
      </w:r>
    </w:p>
    <w:p w14:paraId="48325543" w14:textId="77777777" w:rsidR="00377E18" w:rsidRDefault="00CF06F6" w:rsidP="00377E18">
      <w:pPr>
        <w:ind w:left="3600" w:firstLine="720"/>
      </w:pPr>
      <w:r w:rsidRPr="00467F03">
        <w:t>[OCL]</w:t>
      </w:r>
    </w:p>
    <w:p w14:paraId="4DFDC0D5" w14:textId="77777777" w:rsidR="008B78EB" w:rsidRDefault="004B279F" w:rsidP="00ED4063">
      <w:proofErr w:type="gramStart"/>
      <w:r w:rsidRPr="0047488C">
        <w:rPr>
          <w:rFonts w:ascii="Courier" w:hAnsi="Courier"/>
        </w:rPr>
        <w:t>self.base</w:t>
      </w:r>
      <w:proofErr w:type="gramEnd"/>
      <w:r w:rsidRPr="0047488C">
        <w:rPr>
          <w:rFonts w:ascii="Courier" w:hAnsi="Courier"/>
        </w:rPr>
        <w:t xml:space="preserve">_EnumerationLiteral.clientDependency-&gt;select(d|d.stereotypedBy('ConceptReferenceInstance'))-&gt;size()&lt;=1 </w:t>
      </w:r>
    </w:p>
    <w:p w14:paraId="1ADB8EE3" w14:textId="77777777" w:rsidR="002C0F83" w:rsidRPr="005F31BE" w:rsidRDefault="00F851FF" w:rsidP="005F31BE">
      <w:pPr>
        <w:pStyle w:val="Heading4"/>
      </w:pPr>
      <w:bookmarkStart w:id="484" w:name="_Toc285534818"/>
      <w:r w:rsidRPr="005F31BE">
        <w:t>&lt;Stereotype&gt; PossibleValue</w:t>
      </w:r>
      <w:bookmarkEnd w:id="484"/>
    </w:p>
    <w:p w14:paraId="74055654" w14:textId="77777777" w:rsidR="0063570E" w:rsidRDefault="0063570E" w:rsidP="00383490"/>
    <w:p w14:paraId="0BCDD9BE" w14:textId="77777777" w:rsidR="00A855E6" w:rsidRDefault="00383490" w:rsidP="00263593">
      <w:r w:rsidRPr="00875584">
        <w:rPr>
          <w:rFonts w:ascii="Arial" w:hAnsi="Arial"/>
          <w:b/>
          <w:sz w:val="24"/>
          <w:szCs w:val="24"/>
        </w:rPr>
        <w:t>Description</w:t>
      </w:r>
    </w:p>
    <w:p w14:paraId="7326FFFF" w14:textId="77777777" w:rsidR="00B51031" w:rsidRDefault="0018237F">
      <w:r>
        <w:t xml:space="preserve">An instance of a link between </w:t>
      </w:r>
      <w:proofErr w:type="gramStart"/>
      <w:r>
        <w:t xml:space="preserve">a  </w:t>
      </w:r>
      <w:r>
        <w:rPr>
          <w:b/>
          <w:bCs/>
        </w:rPr>
        <w:t>ConceptReferenceConstraint</w:t>
      </w:r>
      <w:proofErr w:type="gramEnd"/>
      <w:r>
        <w:t xml:space="preserve"> and a set of possible values.</w:t>
      </w:r>
    </w:p>
    <w:p w14:paraId="3A37DFC2" w14:textId="77777777" w:rsidR="00377E18" w:rsidRDefault="00C51B43" w:rsidP="00377E18">
      <w:pPr>
        <w:ind w:left="720" w:firstLine="720"/>
      </w:pPr>
      <w:r>
        <w:t xml:space="preserve"> </w:t>
      </w:r>
    </w:p>
    <w:p w14:paraId="0C8FF4B7" w14:textId="77777777" w:rsidR="0063570E" w:rsidRDefault="0063570E" w:rsidP="00383490"/>
    <w:p w14:paraId="09ABBECA" w14:textId="77777777" w:rsidR="00A855E6" w:rsidRDefault="00383490" w:rsidP="00263593">
      <w:r w:rsidRPr="00875584">
        <w:rPr>
          <w:rFonts w:ascii="Arial" w:hAnsi="Arial"/>
          <w:b/>
          <w:sz w:val="24"/>
          <w:szCs w:val="24"/>
        </w:rPr>
        <w:t>Diagrams</w:t>
      </w:r>
    </w:p>
    <w:p w14:paraId="1CC3089A" w14:textId="77777777" w:rsidR="00A93FDC" w:rsidRDefault="008917FF" w:rsidP="00CB0928">
      <w:pPr>
        <w:ind w:left="720"/>
      </w:pPr>
      <w:hyperlink w:anchor="_6d065336864e77a240c6e7a3eb36e8cd" w:history="1">
        <w:r w:rsidR="003E7695">
          <w:rPr>
            <w:rStyle w:val="Hyperlink"/>
          </w:rPr>
          <w:t>Resource Reference Relationships</w:t>
        </w:r>
      </w:hyperlink>
    </w:p>
    <w:p w14:paraId="012DBEC9" w14:textId="77777777" w:rsidR="0063570E" w:rsidRDefault="0063570E" w:rsidP="00383490"/>
    <w:p w14:paraId="52FCD965" w14:textId="77777777" w:rsidR="00A855E6" w:rsidRDefault="00383490" w:rsidP="00263593">
      <w:r w:rsidRPr="00875584">
        <w:rPr>
          <w:rFonts w:ascii="Arial" w:hAnsi="Arial"/>
          <w:b/>
          <w:sz w:val="24"/>
          <w:szCs w:val="24"/>
        </w:rPr>
        <w:t>Direct Superclasses (Generalization)</w:t>
      </w:r>
    </w:p>
    <w:p w14:paraId="492CD042" w14:textId="77777777" w:rsidR="00377E18" w:rsidRDefault="008917FF" w:rsidP="00B51B66">
      <w:pPr>
        <w:ind w:firstLine="720"/>
      </w:pPr>
      <w:hyperlink w:anchor="_6a2f733d1d3ea9bc232f96caadb113e1" w:history="1">
        <w:r w:rsidR="006977BE">
          <w:rPr>
            <w:rStyle w:val="Hyperlink"/>
          </w:rPr>
          <w:t>ConceptReferenceInstance</w:t>
        </w:r>
      </w:hyperlink>
    </w:p>
    <w:p w14:paraId="573E4DBD" w14:textId="77777777" w:rsidR="002C0F83" w:rsidRPr="005F31BE" w:rsidRDefault="00F851FF" w:rsidP="005F31BE">
      <w:pPr>
        <w:pStyle w:val="Heading4"/>
      </w:pPr>
      <w:bookmarkStart w:id="485" w:name="_c72b6d9c8a46b96f02fdfefe3b8b0568"/>
      <w:bookmarkStart w:id="486" w:name="_Toc285534819"/>
      <w:r w:rsidRPr="005F31BE">
        <w:t>&lt;Stereotype&gt; PrimitiveObjectConstraint</w:t>
      </w:r>
      <w:bookmarkEnd w:id="485"/>
      <w:bookmarkEnd w:id="486"/>
    </w:p>
    <w:p w14:paraId="0C393CBB" w14:textId="77777777" w:rsidR="0063570E" w:rsidRDefault="0063570E" w:rsidP="00383490"/>
    <w:p w14:paraId="0ADB8916" w14:textId="77777777" w:rsidR="00A855E6" w:rsidRDefault="00383490" w:rsidP="00263593">
      <w:r w:rsidRPr="00875584">
        <w:rPr>
          <w:rFonts w:ascii="Arial" w:hAnsi="Arial"/>
          <w:b/>
          <w:sz w:val="24"/>
          <w:szCs w:val="24"/>
        </w:rPr>
        <w:t>Description</w:t>
      </w:r>
    </w:p>
    <w:p w14:paraId="2326B87B" w14:textId="77777777" w:rsidR="00B51031" w:rsidRDefault="0018237F">
      <w:r>
        <w:t>A constraint on a UML or AML primitive type</w:t>
      </w:r>
    </w:p>
    <w:p w14:paraId="1F8015F6" w14:textId="77777777" w:rsidR="00B51031" w:rsidRDefault="0018237F">
      <w:r>
        <w:t xml:space="preserve"> </w:t>
      </w:r>
    </w:p>
    <w:p w14:paraId="0FD73897" w14:textId="77777777" w:rsidR="00B51031" w:rsidRDefault="0018237F">
      <w:r>
        <w:t>The abstract primitive object constraint has no properties, but those of its specializations follow common patterns. (It also seems to have no relationships, e.g., composition to complex constraint.)</w:t>
      </w:r>
    </w:p>
    <w:p w14:paraId="4EA2B180" w14:textId="19B6B7D3" w:rsidR="00B51031" w:rsidRDefault="0018237F">
      <w:r>
        <w:t xml:space="preserve">These patterns include properties defining allowed values via explicit enumeration, range definition, and matching patterns. These allowed value properties are to be treated as permissive rather than restrictive, with the result </w:t>
      </w:r>
      <w:del w:id="487" w:author="Alpha Omega" w:date="2015-02-14T13:51:00Z">
        <w:r w:rsidDel="00982B4F">
          <w:delText xml:space="preserve">that </w:delText>
        </w:r>
      </w:del>
      <w:r>
        <w:t xml:space="preserve">if more than one of these properties is defined, the set of valid values for an instance is the union of values so defined. </w:t>
      </w:r>
      <w:proofErr w:type="gramStart"/>
      <w:r>
        <w:t>Inclusion and exclusion of interval end points in the valueRanges properties is governed by the interval data types</w:t>
      </w:r>
      <w:proofErr w:type="gramEnd"/>
      <w:r>
        <w:t>.</w:t>
      </w:r>
    </w:p>
    <w:p w14:paraId="528061A0" w14:textId="77777777" w:rsidR="00B51031" w:rsidRDefault="0018237F">
      <w:r>
        <w:t xml:space="preserve"> </w:t>
      </w:r>
    </w:p>
    <w:p w14:paraId="222E2712" w14:textId="5F60E7E1" w:rsidR="00B51031" w:rsidRDefault="0018237F">
      <w:r>
        <w:t>Another pattern comprises the ‘assumed value’ properties. In an archetype containing optional data elements, assumed values can be used to specify values that can reliably be inferred by receivers. For example, an archetype for ‘blood pressure measurement’ might include an optional data element describing the patient position, with choices ‘lying’, ‘sitting’</w:t>
      </w:r>
      <w:ins w:id="488" w:author="Alpha Omega" w:date="2015-02-14T13:52:00Z">
        <w:r w:rsidR="00B62D71">
          <w:t>,</w:t>
        </w:r>
      </w:ins>
      <w:r>
        <w:t xml:space="preserve"> and ‘standing’. Since this element is optional, conformant data could be created that does not contain it. The ‘assumed value’ property allows a value to be explicitly stated so </w:t>
      </w:r>
      <w:del w:id="489" w:author="Alpha Omega" w:date="2015-02-14T13:52:00Z">
        <w:r w:rsidDel="00B62D71">
          <w:delText xml:space="preserve">that </w:delText>
        </w:r>
      </w:del>
      <w:r>
        <w:t xml:space="preserve">all users/systems know what value to assume when optional items are not included in the data, in cases where such an assumption is appropriate. In the ‘blood pressure measurement’ example, one might define such a value as ‘sitting’—the most common value—with the understanding </w:t>
      </w:r>
      <w:del w:id="490" w:author="Alpha Omega" w:date="2015-02-14T13:53:00Z">
        <w:r w:rsidDel="00B62D71">
          <w:delText xml:space="preserve">that </w:delText>
        </w:r>
      </w:del>
      <w:r>
        <w:t>such an assumption makes it important for instances in which the value is different, or not known, to say so</w:t>
      </w:r>
      <w:ins w:id="491" w:author="Alpha Omega" w:date="2015-02-14T13:54:00Z">
        <w:r w:rsidR="00B62D71">
          <w:t>;</w:t>
        </w:r>
      </w:ins>
      <w:del w:id="492" w:author="Alpha Omega" w:date="2015-02-14T13:54:00Z">
        <w:r w:rsidDel="00B62D71">
          <w:delText>,</w:delText>
        </w:r>
      </w:del>
      <w:r>
        <w:t xml:space="preserve"> notwithstanding </w:t>
      </w:r>
      <w:del w:id="493" w:author="Alpha Omega" w:date="2015-02-14T13:54:00Z">
        <w:r w:rsidDel="00B62D71">
          <w:delText xml:space="preserve">that </w:delText>
        </w:r>
      </w:del>
      <w:r>
        <w:t>the value is technically optional.</w:t>
      </w:r>
    </w:p>
    <w:p w14:paraId="5F9D9F40" w14:textId="77777777" w:rsidR="00B51031" w:rsidRDefault="0018237F">
      <w:r>
        <w:t xml:space="preserve"> </w:t>
      </w:r>
    </w:p>
    <w:p w14:paraId="3CF33F8E" w14:textId="77777777" w:rsidR="00B51031" w:rsidRDefault="0018237F">
      <w:r>
        <w:t xml:space="preserve">Assumed values are definable on any primitive type. If the archetype does not define an assumed value, </w:t>
      </w:r>
      <w:proofErr w:type="gramStart"/>
      <w:r>
        <w:t>no reliable assumption can be made by the receiver of an archetype instance concerning the value of the property</w:t>
      </w:r>
      <w:proofErr w:type="gramEnd"/>
      <w:r>
        <w:t>.</w:t>
      </w:r>
    </w:p>
    <w:p w14:paraId="5AD9F43D" w14:textId="77777777" w:rsidR="00B51031" w:rsidRDefault="0018237F">
      <w:r>
        <w:t xml:space="preserve"> </w:t>
      </w:r>
    </w:p>
    <w:p w14:paraId="767BB733" w14:textId="77777777" w:rsidR="00B51031" w:rsidRDefault="0018237F">
      <w:r>
        <w:t>Date and Time constraints follow the string syntax of the ISO 8601 Representation of dates and times.</w:t>
      </w:r>
    </w:p>
    <w:p w14:paraId="03302714" w14:textId="77777777" w:rsidR="00377E18" w:rsidRDefault="00C51B43" w:rsidP="00377E18">
      <w:pPr>
        <w:ind w:left="720" w:firstLine="720"/>
      </w:pPr>
      <w:r>
        <w:t xml:space="preserve"> </w:t>
      </w:r>
    </w:p>
    <w:p w14:paraId="6957CE01" w14:textId="77777777" w:rsidR="00377E18" w:rsidRDefault="00C51B43" w:rsidP="00377E18">
      <w:pPr>
        <w:ind w:left="720" w:firstLine="720"/>
      </w:pPr>
      <w:r>
        <w:t xml:space="preserve"> </w:t>
      </w:r>
    </w:p>
    <w:p w14:paraId="6886EEDB" w14:textId="77777777" w:rsidR="0063570E" w:rsidRDefault="0063570E" w:rsidP="00383490"/>
    <w:p w14:paraId="1B862705" w14:textId="77777777" w:rsidR="00A855E6" w:rsidRDefault="00383490" w:rsidP="00263593">
      <w:r w:rsidRPr="00875584">
        <w:rPr>
          <w:rFonts w:ascii="Arial" w:hAnsi="Arial"/>
          <w:b/>
          <w:sz w:val="24"/>
          <w:szCs w:val="24"/>
        </w:rPr>
        <w:t>Diagrams</w:t>
      </w:r>
    </w:p>
    <w:p w14:paraId="0493AE08" w14:textId="77777777" w:rsidR="00A93FDC" w:rsidRDefault="008917FF" w:rsidP="00CB0928">
      <w:pPr>
        <w:ind w:left="720"/>
      </w:pPr>
      <w:hyperlink w:anchor="_ae5d1776f07899a7af4725351a338b35" w:history="1">
        <w:r w:rsidR="003E7695">
          <w:rPr>
            <w:rStyle w:val="Hyperlink"/>
          </w:rPr>
          <w:t>Primitive Type Constraints</w:t>
        </w:r>
      </w:hyperlink>
      <w:r w:rsidR="00324424">
        <w:t xml:space="preserve">, </w:t>
      </w:r>
    </w:p>
    <w:p w14:paraId="308819C3" w14:textId="77777777" w:rsidR="00A93FDC" w:rsidRDefault="008917FF" w:rsidP="00CB0928">
      <w:pPr>
        <w:ind w:left="720"/>
      </w:pPr>
      <w:hyperlink w:anchor="_f139650e10793c0005c93b604992495c" w:history="1">
        <w:r w:rsidR="003E7695">
          <w:rPr>
            <w:rStyle w:val="Hyperlink"/>
          </w:rPr>
          <w:t>Object Constraints</w:t>
        </w:r>
      </w:hyperlink>
    </w:p>
    <w:p w14:paraId="705111CC" w14:textId="77777777" w:rsidR="0063570E" w:rsidRDefault="0063570E" w:rsidP="00383490"/>
    <w:p w14:paraId="7124B5A5" w14:textId="77777777" w:rsidR="00A855E6" w:rsidRDefault="00383490" w:rsidP="00263593">
      <w:r w:rsidRPr="00875584">
        <w:rPr>
          <w:rFonts w:ascii="Arial" w:hAnsi="Arial"/>
          <w:b/>
          <w:sz w:val="24"/>
          <w:szCs w:val="24"/>
        </w:rPr>
        <w:t>Direct Superclasses (Generalization)</w:t>
      </w:r>
    </w:p>
    <w:p w14:paraId="28596292" w14:textId="77777777" w:rsidR="00377E18" w:rsidRDefault="008917FF" w:rsidP="00B51B66">
      <w:pPr>
        <w:ind w:firstLine="720"/>
      </w:pPr>
      <w:hyperlink w:anchor="_ad75af95f635bdf35f69d9db9b17aae2" w:history="1">
        <w:r w:rsidR="006977BE">
          <w:rPr>
            <w:rStyle w:val="Hyperlink"/>
          </w:rPr>
          <w:t>ObjectConstraint</w:t>
        </w:r>
      </w:hyperlink>
    </w:p>
    <w:p w14:paraId="0827369C" w14:textId="77777777" w:rsidR="0063570E" w:rsidRDefault="0063570E" w:rsidP="00383490"/>
    <w:p w14:paraId="6366C1A8" w14:textId="77777777" w:rsidR="00A855E6" w:rsidRDefault="00383490" w:rsidP="00263593">
      <w:r w:rsidRPr="00875584">
        <w:rPr>
          <w:rFonts w:ascii="Arial" w:hAnsi="Arial"/>
          <w:b/>
          <w:sz w:val="24"/>
          <w:szCs w:val="24"/>
        </w:rPr>
        <w:t>Direct Subclasses (Specialization)</w:t>
      </w:r>
    </w:p>
    <w:p w14:paraId="782032B4" w14:textId="77777777" w:rsidR="00377E18" w:rsidRDefault="008917FF" w:rsidP="00B51B66">
      <w:pPr>
        <w:ind w:firstLine="720"/>
      </w:pPr>
      <w:hyperlink w:anchor="_40ee863e6fd02692437dae1d81ba12de" w:history="1">
        <w:r w:rsidR="006977BE">
          <w:rPr>
            <w:rStyle w:val="Hyperlink"/>
          </w:rPr>
          <w:t>BooleanConstraint</w:t>
        </w:r>
      </w:hyperlink>
      <w:r w:rsidR="006977BE">
        <w:t xml:space="preserve">, </w:t>
      </w:r>
    </w:p>
    <w:p w14:paraId="06461A15" w14:textId="77777777" w:rsidR="00377E18" w:rsidRDefault="008917FF" w:rsidP="00B51B66">
      <w:pPr>
        <w:ind w:firstLine="720"/>
      </w:pPr>
      <w:hyperlink w:anchor="_ff8930d68c378c02c221704764a5c9d4" w:history="1">
        <w:r w:rsidR="006977BE">
          <w:rPr>
            <w:rStyle w:val="Hyperlink"/>
          </w:rPr>
          <w:t>DateConstraint</w:t>
        </w:r>
      </w:hyperlink>
      <w:r w:rsidR="006977BE">
        <w:t xml:space="preserve">, </w:t>
      </w:r>
    </w:p>
    <w:p w14:paraId="4A634051" w14:textId="77777777" w:rsidR="00377E18" w:rsidRDefault="008917FF" w:rsidP="00B51B66">
      <w:pPr>
        <w:ind w:firstLine="720"/>
      </w:pPr>
      <w:hyperlink w:anchor="_7dde1322feeec9c32a95df44c39d8e48" w:history="1">
        <w:r w:rsidR="006977BE">
          <w:rPr>
            <w:rStyle w:val="Hyperlink"/>
          </w:rPr>
          <w:t>DateTimeConstraint</w:t>
        </w:r>
      </w:hyperlink>
      <w:r w:rsidR="006977BE">
        <w:t xml:space="preserve">, </w:t>
      </w:r>
    </w:p>
    <w:p w14:paraId="5CA72F1A" w14:textId="77777777" w:rsidR="00377E18" w:rsidRDefault="008917FF" w:rsidP="00B51B66">
      <w:pPr>
        <w:ind w:firstLine="720"/>
      </w:pPr>
      <w:hyperlink w:anchor="_384c080719f5bd1b45eae1293215b466" w:history="1">
        <w:r w:rsidR="006977BE">
          <w:rPr>
            <w:rStyle w:val="Hyperlink"/>
          </w:rPr>
          <w:t>DurationConstraint</w:t>
        </w:r>
      </w:hyperlink>
      <w:r w:rsidR="006977BE">
        <w:t xml:space="preserve">, </w:t>
      </w:r>
    </w:p>
    <w:p w14:paraId="14C6E3D2" w14:textId="77777777" w:rsidR="00377E18" w:rsidRDefault="008917FF" w:rsidP="00B51B66">
      <w:pPr>
        <w:ind w:firstLine="720"/>
      </w:pPr>
      <w:hyperlink w:anchor="_2219fb1dcaf5f26a0ed07de77d69cd5e" w:history="1">
        <w:r w:rsidR="006977BE">
          <w:rPr>
            <w:rStyle w:val="Hyperlink"/>
          </w:rPr>
          <w:t>IntegerConstraint</w:t>
        </w:r>
      </w:hyperlink>
      <w:r w:rsidR="006977BE">
        <w:t xml:space="preserve">, </w:t>
      </w:r>
    </w:p>
    <w:p w14:paraId="2D1EADEE" w14:textId="77777777" w:rsidR="00377E18" w:rsidRDefault="008917FF" w:rsidP="00B51B66">
      <w:pPr>
        <w:ind w:firstLine="720"/>
      </w:pPr>
      <w:hyperlink w:anchor="_b921bc493035fb4e067213114372e254" w:history="1">
        <w:r w:rsidR="006977BE">
          <w:rPr>
            <w:rStyle w:val="Hyperlink"/>
          </w:rPr>
          <w:t>RealConstraint</w:t>
        </w:r>
      </w:hyperlink>
      <w:r w:rsidR="006977BE">
        <w:t xml:space="preserve">, </w:t>
      </w:r>
    </w:p>
    <w:p w14:paraId="0D03579C" w14:textId="77777777" w:rsidR="00377E18" w:rsidRDefault="008917FF" w:rsidP="00B51B66">
      <w:pPr>
        <w:ind w:firstLine="720"/>
      </w:pPr>
      <w:hyperlink w:anchor="_982033c222702fafb1d4d3ed7b399317" w:history="1">
        <w:r w:rsidR="006977BE">
          <w:rPr>
            <w:rStyle w:val="Hyperlink"/>
          </w:rPr>
          <w:t>StringConstraint</w:t>
        </w:r>
      </w:hyperlink>
      <w:r w:rsidR="006977BE">
        <w:t xml:space="preserve">, </w:t>
      </w:r>
    </w:p>
    <w:p w14:paraId="5444AE79" w14:textId="77777777" w:rsidR="00377E18" w:rsidRDefault="008917FF" w:rsidP="00B51B66">
      <w:pPr>
        <w:ind w:firstLine="720"/>
      </w:pPr>
      <w:hyperlink w:anchor="_ef76317db67a290898f39af3c51eee9c" w:history="1">
        <w:r w:rsidR="006977BE">
          <w:rPr>
            <w:rStyle w:val="Hyperlink"/>
          </w:rPr>
          <w:t>TerminologyCodeConstraint</w:t>
        </w:r>
      </w:hyperlink>
      <w:r w:rsidR="006977BE">
        <w:t xml:space="preserve">, </w:t>
      </w:r>
    </w:p>
    <w:p w14:paraId="69E637A3" w14:textId="77777777" w:rsidR="00377E18" w:rsidRDefault="008917FF" w:rsidP="00B51B66">
      <w:pPr>
        <w:ind w:firstLine="720"/>
      </w:pPr>
      <w:hyperlink w:anchor="_d8c772ca77efc45bee8711f1de17afc0" w:history="1">
        <w:r w:rsidR="006977BE">
          <w:rPr>
            <w:rStyle w:val="Hyperlink"/>
          </w:rPr>
          <w:t>TimeConstraint</w:t>
        </w:r>
      </w:hyperlink>
    </w:p>
    <w:p w14:paraId="3FF166B2" w14:textId="77777777" w:rsidR="002C0F83" w:rsidRPr="005F31BE" w:rsidRDefault="00F851FF" w:rsidP="005F31BE">
      <w:pPr>
        <w:pStyle w:val="Heading4"/>
      </w:pPr>
      <w:bookmarkStart w:id="494" w:name="_b921bc493035fb4e067213114372e254"/>
      <w:bookmarkStart w:id="495" w:name="_Toc285534820"/>
      <w:r w:rsidRPr="005F31BE">
        <w:t>&lt;Stereotype&gt; RealConstraint</w:t>
      </w:r>
      <w:bookmarkEnd w:id="494"/>
      <w:bookmarkEnd w:id="495"/>
    </w:p>
    <w:p w14:paraId="2AFD8585" w14:textId="77777777" w:rsidR="0063570E" w:rsidRDefault="0063570E" w:rsidP="00383490"/>
    <w:p w14:paraId="5AF80466" w14:textId="77777777" w:rsidR="00A855E6" w:rsidRDefault="00383490" w:rsidP="00263593">
      <w:r w:rsidRPr="00875584">
        <w:rPr>
          <w:rFonts w:ascii="Arial" w:hAnsi="Arial"/>
          <w:b/>
          <w:sz w:val="24"/>
          <w:szCs w:val="24"/>
        </w:rPr>
        <w:t>Description</w:t>
      </w:r>
    </w:p>
    <w:p w14:paraId="77CDA906" w14:textId="77777777" w:rsidR="00B51031" w:rsidRDefault="0018237F">
      <w:proofErr w:type="gramStart"/>
      <w:r>
        <w:t>A constraint on a property of Real type.</w:t>
      </w:r>
      <w:proofErr w:type="gramEnd"/>
    </w:p>
    <w:p w14:paraId="27DA4191" w14:textId="77777777" w:rsidR="00377E18" w:rsidRDefault="00C51B43" w:rsidP="00377E18">
      <w:pPr>
        <w:ind w:left="720" w:firstLine="720"/>
      </w:pPr>
      <w:r>
        <w:t xml:space="preserve"> </w:t>
      </w:r>
    </w:p>
    <w:p w14:paraId="7B123136" w14:textId="77777777" w:rsidR="0063570E" w:rsidRDefault="0063570E" w:rsidP="00383490"/>
    <w:p w14:paraId="03F6E725" w14:textId="77777777" w:rsidR="00A855E6" w:rsidRDefault="00383490" w:rsidP="00263593">
      <w:r w:rsidRPr="00875584">
        <w:rPr>
          <w:rFonts w:ascii="Arial" w:hAnsi="Arial"/>
          <w:b/>
          <w:sz w:val="24"/>
          <w:szCs w:val="24"/>
        </w:rPr>
        <w:t>Diagrams</w:t>
      </w:r>
    </w:p>
    <w:p w14:paraId="320E3A1A" w14:textId="77777777" w:rsidR="00A93FDC" w:rsidRDefault="008917FF" w:rsidP="00CB0928">
      <w:pPr>
        <w:ind w:left="720"/>
      </w:pPr>
      <w:hyperlink w:anchor="_ae5d1776f07899a7af4725351a338b35" w:history="1">
        <w:r w:rsidR="003E7695">
          <w:rPr>
            <w:rStyle w:val="Hyperlink"/>
          </w:rPr>
          <w:t>Primitive Type Constraints</w:t>
        </w:r>
      </w:hyperlink>
    </w:p>
    <w:p w14:paraId="66D7D21B" w14:textId="77777777" w:rsidR="0063570E" w:rsidRDefault="0063570E" w:rsidP="00383490"/>
    <w:p w14:paraId="00A44DC6" w14:textId="77777777" w:rsidR="00A855E6" w:rsidRDefault="00383490" w:rsidP="00263593">
      <w:r w:rsidRPr="00875584">
        <w:rPr>
          <w:rFonts w:ascii="Arial" w:hAnsi="Arial"/>
          <w:b/>
          <w:sz w:val="24"/>
          <w:szCs w:val="24"/>
        </w:rPr>
        <w:t>Direct Superclasses (Generalization)</w:t>
      </w:r>
    </w:p>
    <w:p w14:paraId="3A4850FD" w14:textId="77777777" w:rsidR="00377E18" w:rsidRDefault="008917FF" w:rsidP="00B51B66">
      <w:pPr>
        <w:ind w:firstLine="720"/>
      </w:pPr>
      <w:hyperlink w:anchor="_c72b6d9c8a46b96f02fdfefe3b8b0568" w:history="1">
        <w:r w:rsidR="006977BE">
          <w:rPr>
            <w:rStyle w:val="Hyperlink"/>
          </w:rPr>
          <w:t>PrimitiveObjectConstraint</w:t>
        </w:r>
      </w:hyperlink>
    </w:p>
    <w:p w14:paraId="0357CC43" w14:textId="77777777" w:rsidR="0063570E" w:rsidRDefault="0063570E" w:rsidP="00383490"/>
    <w:p w14:paraId="5A43D6D1" w14:textId="77777777" w:rsidR="00A855E6" w:rsidRDefault="00383490" w:rsidP="00263593">
      <w:r w:rsidRPr="00875584">
        <w:rPr>
          <w:rFonts w:ascii="Arial" w:hAnsi="Arial"/>
          <w:b/>
          <w:sz w:val="24"/>
          <w:szCs w:val="24"/>
        </w:rPr>
        <w:t>Attributes</w:t>
      </w:r>
    </w:p>
    <w:p w14:paraId="7794FDC5" w14:textId="77777777" w:rsidR="00DC3AE7" w:rsidRDefault="00DC3AE7" w:rsidP="00DC3AE7">
      <w:r w:rsidRPr="00DC3AE7">
        <w:t xml:space="preserve"> </w:t>
      </w:r>
    </w:p>
    <w:p w14:paraId="29D85359" w14:textId="77777777" w:rsidR="00B603FB" w:rsidRDefault="00B603FB" w:rsidP="008B78EB"/>
    <w:p w14:paraId="6B023CA5"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possibleValues : UML Standard Profile::UML2 Metamodel::PrimitiveTypes::Real</w:t>
      </w:r>
    </w:p>
    <w:p w14:paraId="4FDD7270" w14:textId="77777777" w:rsidR="00B51031" w:rsidRDefault="0018237F">
      <w:proofErr w:type="gramStart"/>
      <w:r>
        <w:t>A set of allowed Real values (e.g., 37.2, 100.265).</w:t>
      </w:r>
      <w:proofErr w:type="gramEnd"/>
    </w:p>
    <w:p w14:paraId="7D7C0D1F" w14:textId="77777777" w:rsidR="00DC3AE7" w:rsidRDefault="00DC3AE7" w:rsidP="00DC3AE7">
      <w:r w:rsidRPr="00DC3AE7">
        <w:t xml:space="preserve"> </w:t>
      </w:r>
    </w:p>
    <w:p w14:paraId="1B1067AF" w14:textId="77777777" w:rsidR="00B603FB" w:rsidRDefault="00B603FB" w:rsidP="008B78EB"/>
    <w:p w14:paraId="5F665D25"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valueRanges : ConstraintProfile::RealInterval</w:t>
      </w:r>
    </w:p>
    <w:p w14:paraId="75103399" w14:textId="77777777" w:rsidR="00B51031" w:rsidRDefault="0018237F">
      <w:r>
        <w:t>A set of Real value ranges, any value of which is considered valid.</w:t>
      </w:r>
    </w:p>
    <w:p w14:paraId="099868A6" w14:textId="77777777" w:rsidR="00DC3AE7" w:rsidRDefault="00DC3AE7" w:rsidP="00DC3AE7">
      <w:r w:rsidRPr="00DC3AE7">
        <w:t xml:space="preserve"> </w:t>
      </w:r>
    </w:p>
    <w:p w14:paraId="36F369B8" w14:textId="77777777" w:rsidR="00B603FB" w:rsidRDefault="00B603FB" w:rsidP="008B78EB"/>
    <w:p w14:paraId="332B8146"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assumedValue : UML Standard Profile::UML2 Metamodel::PrimitiveTypes::Real</w:t>
      </w:r>
    </w:p>
    <w:p w14:paraId="270B3492" w14:textId="77777777" w:rsidR="00B51031" w:rsidRDefault="0018237F">
      <w:r>
        <w:t>Real value to be assumed to apply if no value is provided.</w:t>
      </w:r>
    </w:p>
    <w:p w14:paraId="73EC8C38" w14:textId="77777777" w:rsidR="0063570E" w:rsidRDefault="0063570E" w:rsidP="00383490"/>
    <w:p w14:paraId="54CC2F9C" w14:textId="77777777" w:rsidR="00A855E6" w:rsidRDefault="00383490" w:rsidP="00263593">
      <w:r w:rsidRPr="00875584">
        <w:rPr>
          <w:rFonts w:ascii="Arial" w:hAnsi="Arial"/>
          <w:b/>
          <w:sz w:val="24"/>
          <w:szCs w:val="24"/>
        </w:rPr>
        <w:t>Constraints</w:t>
      </w:r>
    </w:p>
    <w:p w14:paraId="384B69D6" w14:textId="77777777" w:rsidR="0087616E" w:rsidRPr="00BC6BEC" w:rsidRDefault="0087616E" w:rsidP="00263593">
      <w:pPr>
        <w:rPr>
          <w:rFonts w:ascii="Arial" w:hAnsi="Arial"/>
          <w:b/>
          <w:sz w:val="24"/>
          <w:szCs w:val="24"/>
        </w:rPr>
      </w:pPr>
    </w:p>
    <w:p w14:paraId="4027FB60"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constrainsReal</w:t>
      </w:r>
      <w:proofErr w:type="gramEnd"/>
    </w:p>
    <w:p w14:paraId="58E37A66" w14:textId="77777777" w:rsidR="00B51031" w:rsidRDefault="0018237F">
      <w:r>
        <w:t>Constraint is applied to a real.</w:t>
      </w:r>
    </w:p>
    <w:p w14:paraId="29DB83CE" w14:textId="77777777" w:rsidR="00377E18" w:rsidRDefault="00CF06F6" w:rsidP="00377E18">
      <w:pPr>
        <w:ind w:left="3600" w:firstLine="720"/>
      </w:pPr>
      <w:r w:rsidRPr="00467F03">
        <w:t>[English]</w:t>
      </w:r>
    </w:p>
    <w:p w14:paraId="655C4D20"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_PrimitiveType.oclIsKindOf(Real)</w:t>
      </w:r>
    </w:p>
    <w:p w14:paraId="2107B5EB" w14:textId="77777777" w:rsidR="002C0F83" w:rsidRPr="005F31BE" w:rsidRDefault="00F851FF" w:rsidP="005F31BE">
      <w:pPr>
        <w:pStyle w:val="Heading4"/>
      </w:pPr>
      <w:bookmarkStart w:id="496" w:name="_ae519954bfcbf4564dc31d9d1b694789"/>
      <w:bookmarkStart w:id="497" w:name="_Toc285534821"/>
      <w:r w:rsidRPr="005F31BE">
        <w:t>&lt;Stereotype&gt; ReferenceModel</w:t>
      </w:r>
      <w:bookmarkEnd w:id="496"/>
      <w:bookmarkEnd w:id="497"/>
    </w:p>
    <w:p w14:paraId="3FDAC46C" w14:textId="77777777" w:rsidR="0063570E" w:rsidRDefault="0063570E" w:rsidP="00383490"/>
    <w:p w14:paraId="46AE4B16" w14:textId="77777777" w:rsidR="00A855E6" w:rsidRDefault="00383490" w:rsidP="00263593">
      <w:r w:rsidRPr="00875584">
        <w:rPr>
          <w:rFonts w:ascii="Arial" w:hAnsi="Arial"/>
          <w:b/>
          <w:sz w:val="24"/>
          <w:szCs w:val="24"/>
        </w:rPr>
        <w:t>Description</w:t>
      </w:r>
    </w:p>
    <w:p w14:paraId="27835B64" w14:textId="2FF9B47A" w:rsidR="00B51031" w:rsidRDefault="0018237F">
      <w:r>
        <w:t xml:space="preserve">A stereotype </w:t>
      </w:r>
      <w:del w:id="498" w:author="Alpha Omega" w:date="2015-02-14T13:54:00Z">
        <w:r w:rsidDel="00B62D71">
          <w:delText xml:space="preserve">that </w:delText>
        </w:r>
      </w:del>
      <w:r>
        <w:t>classif</w:t>
      </w:r>
      <w:ins w:id="499" w:author="Alpha Omega" w:date="2015-02-14T13:54:00Z">
        <w:r w:rsidR="00B62D71">
          <w:t>ing</w:t>
        </w:r>
      </w:ins>
      <w:del w:id="500" w:author="Alpha Omega" w:date="2015-02-14T13:54:00Z">
        <w:r w:rsidDel="00B62D71">
          <w:delText>ies</w:delText>
        </w:r>
      </w:del>
      <w:r>
        <w:t xml:space="preserve"> a package as a reference model, identifying it as a valid target for archetype constraints</w:t>
      </w:r>
    </w:p>
    <w:p w14:paraId="7555E158" w14:textId="77777777" w:rsidR="00B51031" w:rsidRDefault="0018237F">
      <w:r>
        <w:t xml:space="preserve"> </w:t>
      </w:r>
    </w:p>
    <w:p w14:paraId="7AB2DAE3" w14:textId="4B3A7458" w:rsidR="00B51031" w:rsidRDefault="0018237F">
      <w:r>
        <w:t xml:space="preserve">A reference model defines the classes </w:t>
      </w:r>
      <w:del w:id="501" w:author="Alpha Omega" w:date="2015-02-14T13:55:00Z">
        <w:r w:rsidDel="008D618B">
          <w:delText xml:space="preserve">that </w:delText>
        </w:r>
      </w:del>
      <w:r>
        <w:t>the archetypes in an archetype library can constrain</w:t>
      </w:r>
      <w:del w:id="502" w:author="Alpha Omega" w:date="2015-02-14T13:55:00Z">
        <w:r w:rsidDel="008D618B">
          <w:delText>,</w:delText>
        </w:r>
      </w:del>
      <w:r>
        <w:t xml:space="preserve"> and the ReferenceModel profile ensures </w:t>
      </w:r>
      <w:del w:id="503" w:author="Alpha Omega" w:date="2015-02-14T13:55:00Z">
        <w:r w:rsidDel="008D618B">
          <w:delText xml:space="preserve">that </w:delText>
        </w:r>
      </w:del>
      <w:r>
        <w:t xml:space="preserve">the reference model can provide the metadata </w:t>
      </w:r>
      <w:del w:id="504" w:author="Alpha Omega" w:date="2015-02-14T13:55:00Z">
        <w:r w:rsidDel="008D618B">
          <w:delText xml:space="preserve">that </w:delText>
        </w:r>
      </w:del>
      <w:r>
        <w:t>an archetype library may require.</w:t>
      </w:r>
    </w:p>
    <w:p w14:paraId="3A84224A" w14:textId="77777777" w:rsidR="00B51031" w:rsidRDefault="0018237F">
      <w:r>
        <w:t xml:space="preserve"> </w:t>
      </w:r>
    </w:p>
    <w:p w14:paraId="7A24330B" w14:textId="1C8E25DF" w:rsidR="00B51031" w:rsidRDefault="0018237F">
      <w:r>
        <w:t xml:space="preserve">An archetype library is associated with exactly one ReferenceModel, and it may use the properties </w:t>
      </w:r>
      <w:del w:id="505" w:author="Alpha Omega" w:date="2015-02-14T13:55:00Z">
        <w:r w:rsidDel="008D618B">
          <w:delText xml:space="preserve">that </w:delText>
        </w:r>
      </w:del>
      <w:r>
        <w:t>the model defines in the construction of archetype identifier strings. See the openEHR Archetype Definition Language exposition of archetype identification for one example of how this may work.</w:t>
      </w:r>
    </w:p>
    <w:p w14:paraId="59C715BF" w14:textId="77777777" w:rsidR="0063570E" w:rsidRDefault="0063570E" w:rsidP="00383490"/>
    <w:p w14:paraId="459A17D4" w14:textId="77777777" w:rsidR="00A855E6" w:rsidRDefault="00383490" w:rsidP="00263593">
      <w:r w:rsidRPr="00875584">
        <w:rPr>
          <w:rFonts w:ascii="Arial" w:hAnsi="Arial"/>
          <w:b/>
          <w:sz w:val="24"/>
          <w:szCs w:val="24"/>
        </w:rPr>
        <w:t>Diagrams</w:t>
      </w:r>
    </w:p>
    <w:p w14:paraId="4390F8E1" w14:textId="77777777" w:rsidR="00A93FDC" w:rsidRDefault="008917FF" w:rsidP="00CB0928">
      <w:pPr>
        <w:ind w:left="720"/>
      </w:pPr>
      <w:hyperlink w:anchor="_ae5d1776f07899a7af4725351a338b35" w:history="1">
        <w:r w:rsidR="003E7695">
          <w:rPr>
            <w:rStyle w:val="Hyperlink"/>
          </w:rPr>
          <w:t>Primitive Type Constraints</w:t>
        </w:r>
      </w:hyperlink>
      <w:r w:rsidR="00324424">
        <w:t xml:space="preserve">, </w:t>
      </w:r>
    </w:p>
    <w:p w14:paraId="2BA8B9EA" w14:textId="77777777" w:rsidR="002C0F83" w:rsidRPr="005F31BE" w:rsidRDefault="00F851FF" w:rsidP="005F31BE">
      <w:pPr>
        <w:pStyle w:val="Heading4"/>
      </w:pPr>
      <w:bookmarkStart w:id="506" w:name="_Toc285534822"/>
      <w:r w:rsidRPr="005F31BE">
        <w:t>&lt;Stereotype&gt; ReferenceModel</w:t>
      </w:r>
      <w:bookmarkEnd w:id="506"/>
    </w:p>
    <w:p w14:paraId="02F10840" w14:textId="77777777" w:rsidR="0063570E" w:rsidRDefault="0063570E" w:rsidP="00383490"/>
    <w:p w14:paraId="73D6223D" w14:textId="77777777" w:rsidR="00A855E6" w:rsidRDefault="00383490" w:rsidP="00263593">
      <w:r w:rsidRPr="00875584">
        <w:rPr>
          <w:rFonts w:ascii="Arial" w:hAnsi="Arial"/>
          <w:b/>
          <w:sz w:val="24"/>
          <w:szCs w:val="24"/>
        </w:rPr>
        <w:t>Description</w:t>
      </w:r>
    </w:p>
    <w:p w14:paraId="78EC77B1" w14:textId="4F329F95" w:rsidR="00B51031" w:rsidRDefault="0018237F">
      <w:r>
        <w:t xml:space="preserve">This stereotype identifies a package as a </w:t>
      </w:r>
      <w:del w:id="507" w:author="Alpha Omega" w:date="2015-02-14T13:55:00Z">
        <w:r w:rsidDel="008D618B">
          <w:delText xml:space="preserve"> </w:delText>
        </w:r>
      </w:del>
      <w:r>
        <w:t xml:space="preserve">Reference Model -- a package </w:t>
      </w:r>
      <w:del w:id="508" w:author="Alpha Omega" w:date="2015-02-14T13:55:00Z">
        <w:r w:rsidDel="008D618B">
          <w:delText xml:space="preserve">which </w:delText>
        </w:r>
      </w:del>
      <w:r>
        <w:t>contain</w:t>
      </w:r>
      <w:ins w:id="509" w:author="Alpha Omega" w:date="2015-02-14T13:55:00Z">
        <w:r w:rsidR="008D618B">
          <w:t>ing</w:t>
        </w:r>
      </w:ins>
      <w:del w:id="510" w:author="Alpha Omega" w:date="2015-02-14T13:55:00Z">
        <w:r w:rsidDel="008D618B">
          <w:delText>s</w:delText>
        </w:r>
      </w:del>
      <w:r>
        <w:t xml:space="preserve"> the collection of UML Classes that can be constrained by the Archetypes in an Archetype Library.  The Reference Model stereotype also allows the specification of the publisher, namespace</w:t>
      </w:r>
      <w:ins w:id="511" w:author="Alpha Omega" w:date="2015-02-14T13:56:00Z">
        <w:r w:rsidR="008D618B">
          <w:t>,</w:t>
        </w:r>
      </w:ins>
      <w:r>
        <w:t xml:space="preserve"> and version of a Reference Model in a form compatible with a modeling language such as ADL.</w:t>
      </w:r>
    </w:p>
    <w:p w14:paraId="22B8CA0C" w14:textId="77777777" w:rsidR="00377E18" w:rsidRDefault="00C51B43" w:rsidP="00377E18">
      <w:pPr>
        <w:ind w:left="720" w:firstLine="720"/>
      </w:pPr>
      <w:r>
        <w:t xml:space="preserve"> </w:t>
      </w:r>
    </w:p>
    <w:p w14:paraId="262BF4DE" w14:textId="77777777" w:rsidR="0063570E" w:rsidRDefault="0063570E" w:rsidP="00383490"/>
    <w:p w14:paraId="7F5DBF90" w14:textId="77777777" w:rsidR="00A855E6" w:rsidRDefault="00383490" w:rsidP="00263593">
      <w:r w:rsidRPr="00875584">
        <w:rPr>
          <w:rFonts w:ascii="Arial" w:hAnsi="Arial"/>
          <w:b/>
          <w:sz w:val="24"/>
          <w:szCs w:val="24"/>
        </w:rPr>
        <w:t>Diagrams</w:t>
      </w:r>
    </w:p>
    <w:p w14:paraId="4A8AEC20" w14:textId="77777777" w:rsidR="00A93FDC" w:rsidRDefault="008917FF" w:rsidP="00CB0928">
      <w:pPr>
        <w:ind w:left="720"/>
      </w:pPr>
      <w:hyperlink w:anchor="_549d0bc2f9c4ac0312fc619b71bf4d08" w:history="1">
        <w:r w:rsidR="003E7695">
          <w:rPr>
            <w:rStyle w:val="Hyperlink"/>
          </w:rPr>
          <w:t>Reference Model Stereotypes</w:t>
        </w:r>
      </w:hyperlink>
    </w:p>
    <w:p w14:paraId="4E91685B" w14:textId="77777777" w:rsidR="0063570E" w:rsidRDefault="0063570E" w:rsidP="00383490"/>
    <w:p w14:paraId="3B5D5801" w14:textId="77777777" w:rsidR="00A855E6" w:rsidRDefault="00383490" w:rsidP="00263593">
      <w:r w:rsidRPr="00875584">
        <w:rPr>
          <w:rFonts w:ascii="Arial" w:hAnsi="Arial"/>
          <w:b/>
          <w:sz w:val="24"/>
          <w:szCs w:val="24"/>
        </w:rPr>
        <w:t>Attributes</w:t>
      </w:r>
    </w:p>
    <w:p w14:paraId="0705FC41" w14:textId="77777777" w:rsidR="00DC3AE7" w:rsidRDefault="00DC3AE7" w:rsidP="00DC3AE7">
      <w:r w:rsidRPr="00DC3AE7">
        <w:t xml:space="preserve"> </w:t>
      </w:r>
    </w:p>
    <w:p w14:paraId="0BAAED95" w14:textId="77777777" w:rsidR="00B603FB" w:rsidRDefault="00B603FB" w:rsidP="008B78EB"/>
    <w:p w14:paraId="376927CC"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rmPublisher : UML Standard Profile::UML2 Metamodel::PrimitiveTypes::String</w:t>
      </w:r>
    </w:p>
    <w:p w14:paraId="58289F90" w14:textId="77777777" w:rsidR="00B51031" w:rsidRDefault="0018237F">
      <w:r>
        <w:t xml:space="preserve"> </w:t>
      </w:r>
      <w:proofErr w:type="gramStart"/>
      <w:r>
        <w:t>The name of the Reference Model publisher.</w:t>
      </w:r>
      <w:proofErr w:type="gramEnd"/>
      <w:r>
        <w:t xml:space="preserve">  Corresponds to </w:t>
      </w:r>
      <w:r>
        <w:rPr>
          <w:i/>
          <w:iCs/>
        </w:rPr>
        <w:t xml:space="preserve">rm_publisher </w:t>
      </w:r>
      <w:r>
        <w:t>in AOM 2.0</w:t>
      </w:r>
    </w:p>
    <w:p w14:paraId="297E4B14" w14:textId="77777777" w:rsidR="00DC3AE7" w:rsidRDefault="00DC3AE7" w:rsidP="00DC3AE7">
      <w:r w:rsidRPr="00DC3AE7">
        <w:t xml:space="preserve"> </w:t>
      </w:r>
    </w:p>
    <w:p w14:paraId="6D130A17" w14:textId="77777777" w:rsidR="00B603FB" w:rsidRDefault="00B603FB" w:rsidP="008B78EB"/>
    <w:p w14:paraId="0E770DAB"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rmNamespace : UML Standard Profile::UML2 Metamodel::PrimitiveTypes::String</w:t>
      </w:r>
    </w:p>
    <w:p w14:paraId="08540F99" w14:textId="77777777" w:rsidR="00B51031" w:rsidRDefault="0018237F">
      <w:r>
        <w:t xml:space="preserve"> </w:t>
      </w:r>
      <w:proofErr w:type="gramStart"/>
      <w:r>
        <w:t>The owning domain name of the archetype.</w:t>
      </w:r>
      <w:proofErr w:type="gramEnd"/>
      <w:r>
        <w:t xml:space="preserve">  Corresponds to the </w:t>
      </w:r>
      <w:r>
        <w:rPr>
          <w:i/>
          <w:iCs/>
        </w:rPr>
        <w:t>namespace</w:t>
      </w:r>
      <w:r>
        <w:t xml:space="preserve"> attribute in AOM2.0.</w:t>
      </w:r>
    </w:p>
    <w:p w14:paraId="1BE71615" w14:textId="77777777" w:rsidR="00DC3AE7" w:rsidRDefault="00DC3AE7" w:rsidP="00DC3AE7">
      <w:r w:rsidRPr="00DC3AE7">
        <w:t xml:space="preserve"> </w:t>
      </w:r>
    </w:p>
    <w:p w14:paraId="0B46F1A2" w14:textId="77777777" w:rsidR="00B603FB" w:rsidRDefault="00B603FB" w:rsidP="008B78EB"/>
    <w:p w14:paraId="3BB08AB3"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rmVersion : UML Standard Profile::UML2 Metamodel::PrimitiveTypes::String</w:t>
      </w:r>
    </w:p>
    <w:p w14:paraId="7EC5CD5D" w14:textId="77777777" w:rsidR="00B51031" w:rsidRDefault="0018237F">
      <w:r>
        <w:t xml:space="preserve">Designates the version id of the reference model on which the archetype is based. Corresponds to </w:t>
      </w:r>
      <w:r>
        <w:rPr>
          <w:i/>
          <w:iCs/>
        </w:rPr>
        <w:t>rm_release</w:t>
      </w:r>
      <w:r>
        <w:t xml:space="preserve"> in AOM 2.0</w:t>
      </w:r>
    </w:p>
    <w:p w14:paraId="05646EE9" w14:textId="77777777" w:rsidR="002C0F83" w:rsidRPr="005F31BE" w:rsidRDefault="00F851FF" w:rsidP="005F31BE">
      <w:pPr>
        <w:pStyle w:val="Heading4"/>
      </w:pPr>
      <w:bookmarkStart w:id="512" w:name="_0ce2b29ea1a1410087dae9200ed62528"/>
      <w:bookmarkStart w:id="513" w:name="_Toc285534823"/>
      <w:r w:rsidRPr="005F31BE">
        <w:t>&lt;Stereotype&gt; ReferenceModelImport</w:t>
      </w:r>
      <w:bookmarkEnd w:id="512"/>
      <w:bookmarkEnd w:id="513"/>
    </w:p>
    <w:p w14:paraId="78FF9983" w14:textId="77777777" w:rsidR="0063570E" w:rsidRDefault="0063570E" w:rsidP="00383490"/>
    <w:p w14:paraId="00B131A0" w14:textId="77777777" w:rsidR="00A855E6" w:rsidRDefault="00383490" w:rsidP="00263593">
      <w:r w:rsidRPr="00875584">
        <w:rPr>
          <w:rFonts w:ascii="Arial" w:hAnsi="Arial"/>
          <w:b/>
          <w:sz w:val="24"/>
          <w:szCs w:val="24"/>
        </w:rPr>
        <w:t>Description</w:t>
      </w:r>
    </w:p>
    <w:p w14:paraId="28C9847E" w14:textId="77777777" w:rsidR="00B51031" w:rsidRDefault="0018237F">
      <w:r>
        <w:t xml:space="preserve"> </w:t>
      </w:r>
      <w:r>
        <w:rPr>
          <w:b/>
          <w:bCs/>
        </w:rPr>
        <w:t>ReferenceModelImport</w:t>
      </w:r>
      <w:r>
        <w:t xml:space="preserve"> is a </w:t>
      </w:r>
      <w:r>
        <w:rPr>
          <w:b/>
          <w:bCs/>
        </w:rPr>
        <w:t>PackageImport</w:t>
      </w:r>
      <w:r>
        <w:t xml:space="preserve"> where the </w:t>
      </w:r>
      <w:r>
        <w:rPr>
          <w:i/>
          <w:iCs/>
        </w:rPr>
        <w:t>importingNamespace</w:t>
      </w:r>
      <w:r>
        <w:t xml:space="preserve"> is an instance of an </w:t>
      </w:r>
      <w:r>
        <w:rPr>
          <w:b/>
          <w:bCs/>
        </w:rPr>
        <w:t>ArchetypeLibrary</w:t>
      </w:r>
      <w:r>
        <w:t xml:space="preserve"> and the </w:t>
      </w:r>
      <w:r>
        <w:rPr>
          <w:i/>
          <w:iCs/>
        </w:rPr>
        <w:t>importedPackage</w:t>
      </w:r>
      <w:r>
        <w:t xml:space="preserve"> is an instance of a </w:t>
      </w:r>
      <w:r>
        <w:rPr>
          <w:b/>
          <w:bCs/>
        </w:rPr>
        <w:t>ReferenceModel</w:t>
      </w:r>
      <w:r>
        <w:t xml:space="preserve">.  </w:t>
      </w:r>
    </w:p>
    <w:p w14:paraId="55ECA68C" w14:textId="77777777" w:rsidR="00377E18" w:rsidRDefault="00C51B43" w:rsidP="00377E18">
      <w:pPr>
        <w:ind w:left="720" w:firstLine="720"/>
      </w:pPr>
      <w:r>
        <w:t xml:space="preserve"> </w:t>
      </w:r>
    </w:p>
    <w:p w14:paraId="72BE26DB" w14:textId="77777777" w:rsidR="0063570E" w:rsidRDefault="0063570E" w:rsidP="00383490"/>
    <w:p w14:paraId="03E58790" w14:textId="77777777" w:rsidR="00A855E6" w:rsidRDefault="00383490" w:rsidP="00263593">
      <w:r w:rsidRPr="00875584">
        <w:rPr>
          <w:rFonts w:ascii="Arial" w:hAnsi="Arial"/>
          <w:b/>
          <w:sz w:val="24"/>
          <w:szCs w:val="24"/>
        </w:rPr>
        <w:t>Diagrams</w:t>
      </w:r>
    </w:p>
    <w:p w14:paraId="178E5749" w14:textId="77777777" w:rsidR="00A93FDC" w:rsidRDefault="008917FF" w:rsidP="00CB0928">
      <w:pPr>
        <w:ind w:left="720"/>
      </w:pPr>
      <w:hyperlink w:anchor="_1c8c4aa3906888e5c2c8895f5ed19903" w:history="1">
        <w:r w:rsidR="003E7695">
          <w:rPr>
            <w:rStyle w:val="Hyperlink"/>
          </w:rPr>
          <w:t xml:space="preserve">Archetypes </w:t>
        </w:r>
      </w:hyperlink>
    </w:p>
    <w:p w14:paraId="4AB7594B" w14:textId="77777777" w:rsidR="0063570E" w:rsidRDefault="0063570E" w:rsidP="00383490"/>
    <w:p w14:paraId="76E980EA" w14:textId="77777777" w:rsidR="00A855E6" w:rsidRDefault="00383490" w:rsidP="00263593">
      <w:r w:rsidRPr="00875584">
        <w:rPr>
          <w:rFonts w:ascii="Arial" w:hAnsi="Arial"/>
          <w:b/>
          <w:sz w:val="24"/>
          <w:szCs w:val="24"/>
        </w:rPr>
        <w:t>Constraints</w:t>
      </w:r>
    </w:p>
    <w:p w14:paraId="770375B5" w14:textId="77777777" w:rsidR="0087616E" w:rsidRPr="00BC6BEC" w:rsidRDefault="0087616E" w:rsidP="00263593">
      <w:pPr>
        <w:rPr>
          <w:rFonts w:ascii="Arial" w:hAnsi="Arial"/>
          <w:b/>
          <w:sz w:val="24"/>
          <w:szCs w:val="24"/>
        </w:rPr>
      </w:pPr>
    </w:p>
    <w:p w14:paraId="5AC7A5C0"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libraryOnly</w:t>
      </w:r>
      <w:proofErr w:type="gramEnd"/>
    </w:p>
    <w:p w14:paraId="382EA07A" w14:textId="77777777" w:rsidR="00B51031" w:rsidRDefault="0018237F">
      <w:proofErr w:type="gramStart"/>
      <w:r>
        <w:t>importing</w:t>
      </w:r>
      <w:proofErr w:type="gramEnd"/>
      <w:r>
        <w:t xml:space="preserve"> namespace must be an &lt;&lt;ArchetypeLibrary&gt;&gt;</w:t>
      </w:r>
    </w:p>
    <w:p w14:paraId="6FCF271C" w14:textId="77777777" w:rsidR="00B51031" w:rsidRDefault="0018237F">
      <w:r>
        <w:t xml:space="preserve"> </w:t>
      </w:r>
    </w:p>
    <w:p w14:paraId="791C3F40" w14:textId="77777777" w:rsidR="00B51031" w:rsidRDefault="0018237F">
      <w:r>
        <w:t xml:space="preserve"> </w:t>
      </w:r>
    </w:p>
    <w:p w14:paraId="4BB3719C" w14:textId="77777777" w:rsidR="00377E18" w:rsidRDefault="00CF06F6" w:rsidP="00377E18">
      <w:pPr>
        <w:ind w:left="3600" w:firstLine="720"/>
      </w:pPr>
      <w:r w:rsidRPr="00467F03">
        <w:t>[OCL]</w:t>
      </w:r>
    </w:p>
    <w:p w14:paraId="3E1A5526" w14:textId="77777777" w:rsidR="008B78EB" w:rsidRDefault="004B279F" w:rsidP="00ED4063">
      <w:proofErr w:type="gramStart"/>
      <w:r w:rsidRPr="0047488C">
        <w:rPr>
          <w:rFonts w:ascii="Courier" w:hAnsi="Courier"/>
        </w:rPr>
        <w:t>self.base</w:t>
      </w:r>
      <w:proofErr w:type="gramEnd"/>
      <w:r w:rsidRPr="0047488C">
        <w:rPr>
          <w:rFonts w:ascii="Courier" w:hAnsi="Courier"/>
        </w:rPr>
        <w:t xml:space="preserve">_PackageImport.importingNamespace.stereotypedBy('ArchetypeLibrary') </w:t>
      </w:r>
    </w:p>
    <w:p w14:paraId="134166BA" w14:textId="77777777" w:rsidR="0087616E" w:rsidRPr="00BC6BEC" w:rsidRDefault="0087616E" w:rsidP="00263593">
      <w:pPr>
        <w:rPr>
          <w:rFonts w:ascii="Arial" w:hAnsi="Arial"/>
          <w:b/>
          <w:sz w:val="24"/>
          <w:szCs w:val="24"/>
        </w:rPr>
      </w:pPr>
    </w:p>
    <w:p w14:paraId="4F0EB1D4"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libraryReferenceModel</w:t>
      </w:r>
      <w:proofErr w:type="gramEnd"/>
    </w:p>
    <w:p w14:paraId="01C8FE11" w14:textId="77777777" w:rsidR="00B51031" w:rsidRDefault="0018237F">
      <w:proofErr w:type="gramStart"/>
      <w:r>
        <w:t>importedPackage</w:t>
      </w:r>
      <w:proofErr w:type="gramEnd"/>
      <w:r>
        <w:t xml:space="preserve"> must be &lt;&lt;ReferenceModel&gt;&gt; and importNamespace must be &lt;&lt;ArchetypeLibrary&gt;&gt;</w:t>
      </w:r>
    </w:p>
    <w:p w14:paraId="16C782CF" w14:textId="77777777" w:rsidR="00377E18" w:rsidRDefault="00CF06F6" w:rsidP="00377E18">
      <w:pPr>
        <w:ind w:left="3600" w:firstLine="720"/>
      </w:pPr>
      <w:r w:rsidRPr="00467F03">
        <w:t>[OCL]</w:t>
      </w:r>
    </w:p>
    <w:p w14:paraId="7EF1EE41"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_PackageImport.importedPackage.stereotypedBy('ReferenceModel') and  self.base_PackageImport.importingNamespace.stereotypedBy('ArchetypeLibrary')</w:t>
      </w:r>
    </w:p>
    <w:p w14:paraId="224E2728" w14:textId="77777777" w:rsidR="002C0F83" w:rsidRPr="005F31BE" w:rsidRDefault="00F851FF" w:rsidP="005F31BE">
      <w:pPr>
        <w:pStyle w:val="Heading4"/>
      </w:pPr>
      <w:bookmarkStart w:id="514" w:name="_2363e45c670e7e760b4676036b10e751"/>
      <w:bookmarkStart w:id="515" w:name="_Toc285534824"/>
      <w:r w:rsidRPr="005F31BE">
        <w:t>&lt;Stereotype&gt; ResourceDescription</w:t>
      </w:r>
      <w:bookmarkEnd w:id="514"/>
      <w:bookmarkEnd w:id="515"/>
    </w:p>
    <w:p w14:paraId="2B40E09B" w14:textId="77777777" w:rsidR="0063570E" w:rsidRDefault="0063570E" w:rsidP="00383490"/>
    <w:p w14:paraId="72F56130" w14:textId="77777777" w:rsidR="00A855E6" w:rsidRDefault="00383490" w:rsidP="00263593">
      <w:r w:rsidRPr="00875584">
        <w:rPr>
          <w:rFonts w:ascii="Arial" w:hAnsi="Arial"/>
          <w:b/>
          <w:sz w:val="24"/>
          <w:szCs w:val="24"/>
        </w:rPr>
        <w:t>Description</w:t>
      </w:r>
    </w:p>
    <w:p w14:paraId="4A9E6832" w14:textId="77777777" w:rsidR="00B51031" w:rsidRDefault="0018237F">
      <w:proofErr w:type="gramStart"/>
      <w:r>
        <w:t>A detailed description of the source, provenance, copyright, etc of the ADL Resource.</w:t>
      </w:r>
      <w:proofErr w:type="gramEnd"/>
    </w:p>
    <w:p w14:paraId="3A102673" w14:textId="77777777" w:rsidR="00377E18" w:rsidRDefault="00C51B43" w:rsidP="00377E18">
      <w:pPr>
        <w:ind w:left="720" w:firstLine="720"/>
      </w:pPr>
      <w:r>
        <w:t xml:space="preserve"> </w:t>
      </w:r>
    </w:p>
    <w:p w14:paraId="189FCCEA" w14:textId="77777777" w:rsidR="0063570E" w:rsidRDefault="0063570E" w:rsidP="00383490"/>
    <w:p w14:paraId="4584FD42" w14:textId="77777777" w:rsidR="00A855E6" w:rsidRDefault="00383490" w:rsidP="00263593">
      <w:r w:rsidRPr="00875584">
        <w:rPr>
          <w:rFonts w:ascii="Arial" w:hAnsi="Arial"/>
          <w:b/>
          <w:sz w:val="24"/>
          <w:szCs w:val="24"/>
        </w:rPr>
        <w:t>Diagrams</w:t>
      </w:r>
    </w:p>
    <w:p w14:paraId="19F4950F" w14:textId="77777777" w:rsidR="00A93FDC" w:rsidRDefault="008917FF" w:rsidP="00CB0928">
      <w:pPr>
        <w:ind w:left="720"/>
      </w:pPr>
      <w:hyperlink w:anchor="_c8719d73828cfab6778459fc65cfee21" w:history="1">
        <w:r w:rsidR="003E7695">
          <w:rPr>
            <w:rStyle w:val="Hyperlink"/>
          </w:rPr>
          <w:t>Archetype Metadata</w:t>
        </w:r>
      </w:hyperlink>
    </w:p>
    <w:p w14:paraId="5707303F" w14:textId="77777777" w:rsidR="002C0F83" w:rsidRPr="005F31BE" w:rsidRDefault="00F851FF" w:rsidP="005F31BE">
      <w:pPr>
        <w:pStyle w:val="Heading4"/>
      </w:pPr>
      <w:bookmarkStart w:id="516" w:name="_Toc285534825"/>
      <w:r w:rsidRPr="005F31BE">
        <w:t>&lt;Stereotype&gt; ResourceReference</w:t>
      </w:r>
      <w:bookmarkEnd w:id="516"/>
    </w:p>
    <w:p w14:paraId="49D2CBE2" w14:textId="77777777" w:rsidR="0063570E" w:rsidRDefault="0063570E" w:rsidP="00383490"/>
    <w:p w14:paraId="36E485A1" w14:textId="77777777" w:rsidR="00A855E6" w:rsidRDefault="00383490" w:rsidP="00263593">
      <w:r w:rsidRPr="00875584">
        <w:rPr>
          <w:rFonts w:ascii="Arial" w:hAnsi="Arial"/>
          <w:b/>
          <w:sz w:val="24"/>
          <w:szCs w:val="24"/>
        </w:rPr>
        <w:t>Description</w:t>
      </w:r>
    </w:p>
    <w:p w14:paraId="77E733DF" w14:textId="17835D5E" w:rsidR="00B51031" w:rsidRDefault="0018237F">
      <w:r>
        <w:t xml:space="preserve">A ResourceReference couples a NamedElement with </w:t>
      </w:r>
      <w:proofErr w:type="gramStart"/>
      <w:r>
        <w:t>a</w:t>
      </w:r>
      <w:proofErr w:type="gramEnd"/>
      <w:r>
        <w:t xml:space="preserve"> uri referencing an external class, category, individual</w:t>
      </w:r>
      <w:ins w:id="517" w:author="Alpha Omega" w:date="2015-02-14T13:56:00Z">
        <w:r w:rsidR="008D618B">
          <w:t>,</w:t>
        </w:r>
      </w:ins>
      <w:r>
        <w:t xml:space="preserve"> or "concept".  It should be noted the uri in ResourceReference has the semantics associated with the PersistentURI in the CTS2 specification -- it is not intended to reference a resource directly, but to "name" a resource </w:t>
      </w:r>
      <w:del w:id="518" w:author="Alpha Omega" w:date="2015-02-14T13:56:00Z">
        <w:r w:rsidDel="008D618B">
          <w:delText>that has</w:delText>
        </w:r>
      </w:del>
      <w:ins w:id="519" w:author="Alpha Omega" w:date="2015-02-14T13:56:00Z">
        <w:r w:rsidR="008D618B">
          <w:t>having</w:t>
        </w:r>
      </w:ins>
      <w:r>
        <w:t xml:space="preserve"> a description in one or more terminologies, (code systems, classification systems, ontologies).</w:t>
      </w:r>
    </w:p>
    <w:p w14:paraId="7BBDEFAA" w14:textId="77777777" w:rsidR="00B51031" w:rsidRDefault="0018237F">
      <w:r>
        <w:t xml:space="preserve"> </w:t>
      </w:r>
    </w:p>
    <w:p w14:paraId="40A03E20" w14:textId="4568746E" w:rsidR="00B51031" w:rsidRDefault="0018237F">
      <w:r>
        <w:t xml:space="preserve">The uri serves as the identity of a ResourceReference.  It may be accompanied by additional language specific designations and descriptions as well as by a ScopedIdentifer </w:t>
      </w:r>
      <w:del w:id="520" w:author="Alpha Omega" w:date="2015-02-14T13:57:00Z">
        <w:r w:rsidDel="008D618B">
          <w:delText xml:space="preserve">that </w:delText>
        </w:r>
      </w:del>
      <w:r>
        <w:t>identif</w:t>
      </w:r>
      <w:ins w:id="521" w:author="Alpha Omega" w:date="2015-02-14T13:57:00Z">
        <w:r w:rsidR="008D618B">
          <w:t>ing</w:t>
        </w:r>
      </w:ins>
      <w:del w:id="522" w:author="Alpha Omega" w:date="2015-02-14T13:57:00Z">
        <w:r w:rsidDel="008D618B">
          <w:delText>ies</w:delText>
        </w:r>
      </w:del>
      <w:r>
        <w:t xml:space="preserve"> the target as a namespace/name tuple.</w:t>
      </w:r>
    </w:p>
    <w:p w14:paraId="5E7C24B8" w14:textId="77777777" w:rsidR="00377E18" w:rsidRDefault="00C51B43" w:rsidP="00377E18">
      <w:pPr>
        <w:ind w:left="720" w:firstLine="720"/>
      </w:pPr>
      <w:r>
        <w:t xml:space="preserve"> </w:t>
      </w:r>
    </w:p>
    <w:p w14:paraId="5B99918A" w14:textId="77777777" w:rsidR="0063570E" w:rsidRDefault="0063570E" w:rsidP="00383490"/>
    <w:p w14:paraId="2D714E26" w14:textId="77777777" w:rsidR="00A855E6" w:rsidRDefault="00383490" w:rsidP="00263593">
      <w:r w:rsidRPr="00875584">
        <w:rPr>
          <w:rFonts w:ascii="Arial" w:hAnsi="Arial"/>
          <w:b/>
          <w:sz w:val="24"/>
          <w:szCs w:val="24"/>
        </w:rPr>
        <w:t>Diagrams</w:t>
      </w:r>
    </w:p>
    <w:p w14:paraId="6ECFDAAC" w14:textId="77777777" w:rsidR="00A93FDC" w:rsidRDefault="008917FF" w:rsidP="00CB0928">
      <w:pPr>
        <w:ind w:left="720"/>
      </w:pPr>
      <w:hyperlink w:anchor="_aa2597b87275ed4e1724a94a9c31d90b" w:history="1">
        <w:r w:rsidR="003E7695">
          <w:rPr>
            <w:rStyle w:val="Hyperlink"/>
          </w:rPr>
          <w:t>Resource References</w:t>
        </w:r>
      </w:hyperlink>
    </w:p>
    <w:p w14:paraId="3704F4A4" w14:textId="77777777" w:rsidR="0063570E" w:rsidRDefault="0063570E" w:rsidP="00383490"/>
    <w:p w14:paraId="542A10AB" w14:textId="77777777" w:rsidR="00A855E6" w:rsidRDefault="00383490" w:rsidP="00263593">
      <w:r w:rsidRPr="00875584">
        <w:rPr>
          <w:rFonts w:ascii="Arial" w:hAnsi="Arial"/>
          <w:b/>
          <w:sz w:val="24"/>
          <w:szCs w:val="24"/>
        </w:rPr>
        <w:t>Direct Superclasses (Generalization)</w:t>
      </w:r>
    </w:p>
    <w:p w14:paraId="6CCE48D5" w14:textId="77777777" w:rsidR="00377E18" w:rsidRDefault="008917FF" w:rsidP="00B51B66">
      <w:pPr>
        <w:ind w:firstLine="720"/>
      </w:pPr>
      <w:hyperlink w:anchor="_d45578f848d02aad83980903e5bde7d1" w:history="1">
        <w:r w:rsidR="006977BE">
          <w:rPr>
            <w:rStyle w:val="Hyperlink"/>
          </w:rPr>
          <w:t>DescribedItem</w:t>
        </w:r>
      </w:hyperlink>
      <w:r w:rsidR="006977BE">
        <w:t xml:space="preserve">, </w:t>
      </w:r>
    </w:p>
    <w:p w14:paraId="40CD15FB" w14:textId="77777777" w:rsidR="00377E18" w:rsidRDefault="008917FF" w:rsidP="00B51B66">
      <w:pPr>
        <w:ind w:firstLine="720"/>
      </w:pPr>
      <w:hyperlink w:anchor="_80448b03d480bba05b1e156796878f77" w:history="1">
        <w:r w:rsidR="006977BE">
          <w:rPr>
            <w:rStyle w:val="Hyperlink"/>
          </w:rPr>
          <w:t>DesignatableItem</w:t>
        </w:r>
      </w:hyperlink>
    </w:p>
    <w:p w14:paraId="16D108BD" w14:textId="77777777" w:rsidR="0063570E" w:rsidRDefault="0063570E" w:rsidP="00383490"/>
    <w:p w14:paraId="6C490A3B" w14:textId="77777777" w:rsidR="00A855E6" w:rsidRDefault="00383490" w:rsidP="00263593">
      <w:r w:rsidRPr="00875584">
        <w:rPr>
          <w:rFonts w:ascii="Arial" w:hAnsi="Arial"/>
          <w:b/>
          <w:sz w:val="24"/>
          <w:szCs w:val="24"/>
        </w:rPr>
        <w:t>Direct Subclasses (Specialization)</w:t>
      </w:r>
    </w:p>
    <w:p w14:paraId="491A75E4" w14:textId="77777777" w:rsidR="00377E18" w:rsidRDefault="008917FF" w:rsidP="00B51B66">
      <w:pPr>
        <w:ind w:firstLine="720"/>
      </w:pPr>
      <w:hyperlink w:anchor="_7de70b4fbd9e6a164f7f00cde47dfd5a" w:history="1">
        <w:r w:rsidR="006977BE">
          <w:rPr>
            <w:rStyle w:val="Hyperlink"/>
          </w:rPr>
          <w:t>CodeSystemReference</w:t>
        </w:r>
      </w:hyperlink>
      <w:r w:rsidR="006977BE">
        <w:t xml:space="preserve">, </w:t>
      </w:r>
    </w:p>
    <w:p w14:paraId="17297A6E" w14:textId="77777777" w:rsidR="00377E18" w:rsidRDefault="008917FF" w:rsidP="00B51B66">
      <w:pPr>
        <w:ind w:firstLine="720"/>
      </w:pPr>
      <w:hyperlink w:anchor="_9a8de95c38ebe2d6ce506cbc9bef7b7a" w:history="1">
        <w:r w:rsidR="006977BE">
          <w:rPr>
            <w:rStyle w:val="Hyperlink"/>
          </w:rPr>
          <w:t>CodeSystemVersionReference</w:t>
        </w:r>
      </w:hyperlink>
      <w:r w:rsidR="006977BE">
        <w:t xml:space="preserve">, </w:t>
      </w:r>
    </w:p>
    <w:p w14:paraId="2D4A9631" w14:textId="77777777" w:rsidR="00377E18" w:rsidRDefault="008917FF" w:rsidP="00B51B66">
      <w:pPr>
        <w:ind w:firstLine="720"/>
      </w:pPr>
      <w:hyperlink w:anchor="_57ae94153b82f28889d42ad4aa8fe1e0" w:history="1">
        <w:r w:rsidR="006977BE">
          <w:rPr>
            <w:rStyle w:val="Hyperlink"/>
          </w:rPr>
          <w:t>ConceptReference</w:t>
        </w:r>
      </w:hyperlink>
      <w:r w:rsidR="006977BE">
        <w:t xml:space="preserve">, </w:t>
      </w:r>
    </w:p>
    <w:p w14:paraId="2170B38A" w14:textId="77777777" w:rsidR="00377E18" w:rsidRDefault="008917FF" w:rsidP="00B51B66">
      <w:pPr>
        <w:ind w:firstLine="720"/>
      </w:pPr>
      <w:hyperlink w:anchor="_a4fedb7858ead8d2272640d51b53719a" w:history="1">
        <w:r w:rsidR="006977BE">
          <w:rPr>
            <w:rStyle w:val="Hyperlink"/>
          </w:rPr>
          <w:t>ValueSetDefinitionReference</w:t>
        </w:r>
      </w:hyperlink>
      <w:r w:rsidR="006977BE">
        <w:t xml:space="preserve">, </w:t>
      </w:r>
    </w:p>
    <w:p w14:paraId="7BA47186" w14:textId="77777777" w:rsidR="00377E18" w:rsidRDefault="008917FF" w:rsidP="00B51B66">
      <w:pPr>
        <w:ind w:firstLine="720"/>
      </w:pPr>
      <w:hyperlink w:anchor="_1a1ca20b54028ee5e2eb20af35411f6e" w:history="1">
        <w:r w:rsidR="006977BE">
          <w:rPr>
            <w:rStyle w:val="Hyperlink"/>
          </w:rPr>
          <w:t>ValueSetReference</w:t>
        </w:r>
      </w:hyperlink>
    </w:p>
    <w:p w14:paraId="6EA40AF4" w14:textId="77777777" w:rsidR="0063570E" w:rsidRDefault="0063570E" w:rsidP="00383490"/>
    <w:p w14:paraId="2645146D" w14:textId="77777777" w:rsidR="00A855E6" w:rsidRDefault="00383490" w:rsidP="00263593">
      <w:r w:rsidRPr="00875584">
        <w:rPr>
          <w:rFonts w:ascii="Arial" w:hAnsi="Arial"/>
          <w:b/>
          <w:sz w:val="24"/>
          <w:szCs w:val="24"/>
        </w:rPr>
        <w:t>Attributes</w:t>
      </w:r>
    </w:p>
    <w:p w14:paraId="432D4EB9" w14:textId="77777777" w:rsidR="00DC3AE7" w:rsidRDefault="00DC3AE7" w:rsidP="00DC3AE7">
      <w:r w:rsidRPr="00DC3AE7">
        <w:t xml:space="preserve"> </w:t>
      </w:r>
    </w:p>
    <w:p w14:paraId="3C31E0BB" w14:textId="77777777" w:rsidR="00B603FB" w:rsidRDefault="00B603FB" w:rsidP="008B78EB"/>
    <w:p w14:paraId="60873162"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uri : UML Standard Profile::UML2 Metamodel::PrimitiveTypes::String</w:t>
      </w:r>
    </w:p>
    <w:p w14:paraId="3D7E796F" w14:textId="77777777" w:rsidR="00B51031" w:rsidRDefault="0018237F">
      <w:proofErr w:type="gramStart"/>
      <w:r>
        <w:t>URI of the resource.</w:t>
      </w:r>
      <w:proofErr w:type="gramEnd"/>
    </w:p>
    <w:p w14:paraId="38056254" w14:textId="77777777" w:rsidR="0063570E" w:rsidRDefault="0063570E" w:rsidP="00383490"/>
    <w:p w14:paraId="419A0389" w14:textId="77777777" w:rsidR="00A855E6" w:rsidRDefault="00383490" w:rsidP="00263593">
      <w:r w:rsidRPr="00875584">
        <w:rPr>
          <w:rFonts w:ascii="Arial" w:hAnsi="Arial"/>
          <w:b/>
          <w:sz w:val="24"/>
          <w:szCs w:val="24"/>
        </w:rPr>
        <w:t>Constraints</w:t>
      </w:r>
    </w:p>
    <w:p w14:paraId="4C868280" w14:textId="77777777" w:rsidR="0087616E" w:rsidRPr="00BC6BEC" w:rsidRDefault="0087616E" w:rsidP="00263593">
      <w:pPr>
        <w:rPr>
          <w:rFonts w:ascii="Arial" w:hAnsi="Arial"/>
          <w:b/>
          <w:sz w:val="24"/>
          <w:szCs w:val="24"/>
        </w:rPr>
      </w:pPr>
    </w:p>
    <w:p w14:paraId="5F493945"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uniqueId</w:t>
      </w:r>
      <w:proofErr w:type="gramEnd"/>
    </w:p>
    <w:p w14:paraId="172704EE" w14:textId="77777777" w:rsidR="00B51031" w:rsidRDefault="0018237F">
      <w:r>
        <w:t>Every identifier must come from a different namespace</w:t>
      </w:r>
    </w:p>
    <w:p w14:paraId="4EF4D169" w14:textId="77777777" w:rsidR="00377E18" w:rsidRDefault="00CF06F6" w:rsidP="00377E18">
      <w:pPr>
        <w:ind w:left="3600" w:firstLine="720"/>
      </w:pPr>
      <w:r w:rsidRPr="00467F03">
        <w:t>[OCL]</w:t>
      </w:r>
    </w:p>
    <w:p w14:paraId="211296C4" w14:textId="77777777" w:rsidR="008B78EB" w:rsidRDefault="004B279F" w:rsidP="00ED4063">
      <w:r w:rsidRPr="0047488C">
        <w:rPr>
          <w:rFonts w:ascii="Courier" w:hAnsi="Courier"/>
        </w:rPr>
        <w:t xml:space="preserve"> </w:t>
      </w:r>
      <w:proofErr w:type="gramStart"/>
      <w:r w:rsidRPr="0047488C">
        <w:rPr>
          <w:rFonts w:ascii="Courier" w:hAnsi="Courier"/>
        </w:rPr>
        <w:t>self.id</w:t>
      </w:r>
      <w:proofErr w:type="gramEnd"/>
      <w:r w:rsidRPr="0047488C">
        <w:rPr>
          <w:rFonts w:ascii="Courier" w:hAnsi="Courier"/>
        </w:rPr>
        <w:t>-&gt;forAll(i1 | self.id-&gt;forAll(i2 | i1.enumeration = i2.enumeration implies i1 = i2))</w:t>
      </w:r>
    </w:p>
    <w:p w14:paraId="612EAD13" w14:textId="77777777" w:rsidR="0087616E" w:rsidRPr="00BC6BEC" w:rsidRDefault="0087616E" w:rsidP="00263593">
      <w:pPr>
        <w:rPr>
          <w:rFonts w:ascii="Arial" w:hAnsi="Arial"/>
          <w:b/>
          <w:sz w:val="24"/>
          <w:szCs w:val="24"/>
        </w:rPr>
      </w:pPr>
    </w:p>
    <w:p w14:paraId="56B2A3DE"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language</w:t>
      </w:r>
      <w:proofErr w:type="gramEnd"/>
      <w:r w:rsidRPr="006F3621">
        <w:rPr>
          <w:rFonts w:ascii="Arial" w:hAnsi="Arial"/>
          <w:b/>
        </w:rPr>
        <w:t xml:space="preserve"> sign description represent tuple</w:t>
      </w:r>
    </w:p>
    <w:p w14:paraId="1E45600E" w14:textId="77777777" w:rsidR="00B51031" w:rsidRDefault="0018237F">
      <w:r>
        <w:t>The ordered sequences language, sign, description must be the same length and language must be part of a &lt;&lt;Language&gt;&gt; Enumeration.</w:t>
      </w:r>
    </w:p>
    <w:p w14:paraId="6682BBD8" w14:textId="77777777" w:rsidR="00377E18" w:rsidRDefault="00CF06F6" w:rsidP="00377E18">
      <w:pPr>
        <w:ind w:left="3600" w:firstLine="720"/>
      </w:pPr>
      <w:r w:rsidRPr="00467F03">
        <w:t>[OCL]</w:t>
      </w:r>
    </w:p>
    <w:p w14:paraId="406D479A" w14:textId="77777777" w:rsidR="008B78EB" w:rsidRDefault="004B279F" w:rsidP="00ED4063">
      <w:proofErr w:type="gramStart"/>
      <w:r w:rsidRPr="0047488C">
        <w:rPr>
          <w:rFonts w:ascii="Courier" w:hAnsi="Courier"/>
        </w:rPr>
        <w:t>self.language</w:t>
      </w:r>
      <w:proofErr w:type="gramEnd"/>
      <w:r w:rsidRPr="0047488C">
        <w:rPr>
          <w:rFonts w:ascii="Courier" w:hAnsi="Courier"/>
        </w:rPr>
        <w:t>-&gt;size()=self.sign-&gt;size() and self.language-&gt;size()=self.description-&gt;size() and self.language.enumeration-&gt;forAll(l|l.stereotypedBy('Language'))</w:t>
      </w:r>
    </w:p>
    <w:p w14:paraId="3B60BBA2" w14:textId="77777777" w:rsidR="002C0F83" w:rsidRPr="005F31BE" w:rsidRDefault="00F851FF" w:rsidP="005F31BE">
      <w:pPr>
        <w:pStyle w:val="Heading4"/>
      </w:pPr>
      <w:bookmarkStart w:id="523" w:name="_Toc285534826"/>
      <w:r w:rsidRPr="005F31BE">
        <w:t>&lt;Stereotype&gt; ResourceReferenceInstance</w:t>
      </w:r>
      <w:bookmarkEnd w:id="523"/>
    </w:p>
    <w:p w14:paraId="090B03C8" w14:textId="77777777" w:rsidR="0063570E" w:rsidRDefault="0063570E" w:rsidP="00383490"/>
    <w:p w14:paraId="069CBF8A" w14:textId="77777777" w:rsidR="00A855E6" w:rsidRDefault="00383490" w:rsidP="00263593">
      <w:r w:rsidRPr="00875584">
        <w:rPr>
          <w:rFonts w:ascii="Arial" w:hAnsi="Arial"/>
          <w:b/>
          <w:sz w:val="24"/>
          <w:szCs w:val="24"/>
        </w:rPr>
        <w:t>Description</w:t>
      </w:r>
    </w:p>
    <w:p w14:paraId="466CC73B" w14:textId="77777777" w:rsidR="00B51031" w:rsidRDefault="0018237F">
      <w:r>
        <w:t>ResourceReferenceInstance is an abstraction that associates a NamedElement that is stereotyped by DescribedItem with an instance of its reference.</w:t>
      </w:r>
    </w:p>
    <w:p w14:paraId="562401D1" w14:textId="77777777" w:rsidR="00377E18" w:rsidRDefault="00C51B43" w:rsidP="00377E18">
      <w:pPr>
        <w:ind w:left="720" w:firstLine="720"/>
      </w:pPr>
      <w:r>
        <w:t xml:space="preserve"> </w:t>
      </w:r>
    </w:p>
    <w:p w14:paraId="3E669188" w14:textId="77777777" w:rsidR="0063570E" w:rsidRDefault="0063570E" w:rsidP="00383490"/>
    <w:p w14:paraId="7FE9E9BE" w14:textId="77777777" w:rsidR="00A855E6" w:rsidRDefault="00383490" w:rsidP="00263593">
      <w:r w:rsidRPr="00875584">
        <w:rPr>
          <w:rFonts w:ascii="Arial" w:hAnsi="Arial"/>
          <w:b/>
          <w:sz w:val="24"/>
          <w:szCs w:val="24"/>
        </w:rPr>
        <w:t>Diagrams</w:t>
      </w:r>
    </w:p>
    <w:p w14:paraId="4BB907F9" w14:textId="77777777" w:rsidR="00A93FDC" w:rsidRDefault="008917FF" w:rsidP="00CB0928">
      <w:pPr>
        <w:ind w:left="720"/>
      </w:pPr>
      <w:hyperlink w:anchor="_6d065336864e77a240c6e7a3eb36e8cd" w:history="1">
        <w:r w:rsidR="003E7695">
          <w:rPr>
            <w:rStyle w:val="Hyperlink"/>
          </w:rPr>
          <w:t>Resource Reference Relationships</w:t>
        </w:r>
      </w:hyperlink>
    </w:p>
    <w:p w14:paraId="1473AF4E" w14:textId="77777777" w:rsidR="0063570E" w:rsidRDefault="0063570E" w:rsidP="00383490"/>
    <w:p w14:paraId="351900A1" w14:textId="77777777" w:rsidR="00A855E6" w:rsidRDefault="00383490" w:rsidP="00263593">
      <w:r w:rsidRPr="00875584">
        <w:rPr>
          <w:rFonts w:ascii="Arial" w:hAnsi="Arial"/>
          <w:b/>
          <w:sz w:val="24"/>
          <w:szCs w:val="24"/>
        </w:rPr>
        <w:t>Direct Superclasses (Generalization)</w:t>
      </w:r>
    </w:p>
    <w:p w14:paraId="1B39EA4C" w14:textId="77777777" w:rsidR="00377E18" w:rsidRDefault="008917FF" w:rsidP="00B51B66">
      <w:pPr>
        <w:ind w:firstLine="720"/>
      </w:pPr>
      <w:hyperlink w:anchor="_80448b03d480bba05b1e156796878f77" w:history="1">
        <w:r w:rsidR="006977BE">
          <w:rPr>
            <w:rStyle w:val="Hyperlink"/>
          </w:rPr>
          <w:t>DesignatableItem</w:t>
        </w:r>
      </w:hyperlink>
      <w:r w:rsidR="006977BE">
        <w:t xml:space="preserve">, </w:t>
      </w:r>
    </w:p>
    <w:p w14:paraId="17DE15DE" w14:textId="77777777" w:rsidR="00377E18" w:rsidRDefault="008917FF" w:rsidP="00B51B66">
      <w:pPr>
        <w:ind w:firstLine="720"/>
      </w:pPr>
      <w:hyperlink w:anchor="_4b28f60cd7e8328f1d31dbcfa39d2ff3" w:history="1">
        <w:r w:rsidR="006977BE">
          <w:rPr>
            <w:rStyle w:val="Hyperlink"/>
          </w:rPr>
          <w:t>IdentifiedItem</w:t>
        </w:r>
      </w:hyperlink>
    </w:p>
    <w:p w14:paraId="3DF9983A" w14:textId="77777777" w:rsidR="0063570E" w:rsidRDefault="0063570E" w:rsidP="00383490"/>
    <w:p w14:paraId="2B51B3DA" w14:textId="77777777" w:rsidR="00A855E6" w:rsidRDefault="00383490" w:rsidP="00263593">
      <w:r w:rsidRPr="00875584">
        <w:rPr>
          <w:rFonts w:ascii="Arial" w:hAnsi="Arial"/>
          <w:b/>
          <w:sz w:val="24"/>
          <w:szCs w:val="24"/>
        </w:rPr>
        <w:t>Direct Subclasses (Specialization)</w:t>
      </w:r>
    </w:p>
    <w:p w14:paraId="786D704F" w14:textId="77777777" w:rsidR="00377E18" w:rsidRDefault="008917FF" w:rsidP="00B51B66">
      <w:pPr>
        <w:ind w:firstLine="720"/>
      </w:pPr>
      <w:hyperlink w:anchor="_e055a6cce06d0838055b62dbfbf235f2" w:history="1">
        <w:r w:rsidR="006977BE">
          <w:rPr>
            <w:rStyle w:val="Hyperlink"/>
          </w:rPr>
          <w:t>CodeSystemReferenceInstance</w:t>
        </w:r>
      </w:hyperlink>
      <w:r w:rsidR="006977BE">
        <w:t xml:space="preserve">, </w:t>
      </w:r>
    </w:p>
    <w:p w14:paraId="197A76CB" w14:textId="77777777" w:rsidR="00377E18" w:rsidRDefault="008917FF" w:rsidP="00B51B66">
      <w:pPr>
        <w:ind w:firstLine="720"/>
      </w:pPr>
      <w:hyperlink w:anchor="_6a2f733d1d3ea9bc232f96caadb113e1" w:history="1">
        <w:r w:rsidR="006977BE">
          <w:rPr>
            <w:rStyle w:val="Hyperlink"/>
          </w:rPr>
          <w:t>ConceptReferenceInstance</w:t>
        </w:r>
      </w:hyperlink>
      <w:r w:rsidR="006977BE">
        <w:t xml:space="preserve">, </w:t>
      </w:r>
    </w:p>
    <w:p w14:paraId="0A2C1966" w14:textId="77777777" w:rsidR="00377E18" w:rsidRDefault="008917FF" w:rsidP="00B51B66">
      <w:pPr>
        <w:ind w:firstLine="720"/>
      </w:pPr>
      <w:hyperlink w:anchor="_f3184cb0f8e704f5122c5e97fb9f130c" w:history="1">
        <w:r w:rsidR="006977BE">
          <w:rPr>
            <w:rStyle w:val="Hyperlink"/>
          </w:rPr>
          <w:t>ValueSetReferenceInstance</w:t>
        </w:r>
      </w:hyperlink>
    </w:p>
    <w:p w14:paraId="58D714C0" w14:textId="77777777" w:rsidR="0063570E" w:rsidRDefault="0063570E" w:rsidP="00383490"/>
    <w:p w14:paraId="4E43FA84" w14:textId="77777777" w:rsidR="00A855E6" w:rsidRDefault="00383490" w:rsidP="00263593">
      <w:r w:rsidRPr="00875584">
        <w:rPr>
          <w:rFonts w:ascii="Arial" w:hAnsi="Arial"/>
          <w:b/>
          <w:sz w:val="24"/>
          <w:szCs w:val="24"/>
        </w:rPr>
        <w:t>Constraints</w:t>
      </w:r>
    </w:p>
    <w:p w14:paraId="20EE81F5" w14:textId="77777777" w:rsidR="0087616E" w:rsidRPr="00BC6BEC" w:rsidRDefault="0087616E" w:rsidP="00263593">
      <w:pPr>
        <w:rPr>
          <w:rFonts w:ascii="Arial" w:hAnsi="Arial"/>
          <w:b/>
          <w:sz w:val="24"/>
          <w:szCs w:val="24"/>
        </w:rPr>
      </w:pPr>
    </w:p>
    <w:p w14:paraId="78FC4BF9"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isResourceReference</w:t>
      </w:r>
      <w:proofErr w:type="gramEnd"/>
    </w:p>
    <w:p w14:paraId="01FB839A" w14:textId="77777777" w:rsidR="00B51031" w:rsidRDefault="0018237F">
      <w:r>
        <w:t>Must be an instance of a resource reference class</w:t>
      </w:r>
    </w:p>
    <w:p w14:paraId="28F44D0A" w14:textId="77777777" w:rsidR="00377E18" w:rsidRDefault="00CF06F6" w:rsidP="00377E18">
      <w:pPr>
        <w:ind w:left="3600" w:firstLine="720"/>
      </w:pPr>
      <w:r w:rsidRPr="00467F03">
        <w:t>[OCL]</w:t>
      </w:r>
    </w:p>
    <w:p w14:paraId="3F3C44EA"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_Abstraction.client-&gt;select(d|d.stereotypedBy('DescribedItem'))-&gt;size()=1)  and  (self.base_Abstraction.supplier-&gt;select(d|d.stereotypedBy('DescribedItem'))-&gt;size()=1)</w:t>
      </w:r>
    </w:p>
    <w:p w14:paraId="062C8C0B" w14:textId="77777777" w:rsidR="002C0F83" w:rsidRPr="005F31BE" w:rsidRDefault="00F851FF" w:rsidP="005F31BE">
      <w:pPr>
        <w:pStyle w:val="Heading4"/>
      </w:pPr>
      <w:bookmarkStart w:id="524" w:name="_74961ad8a1e3c30cd89ad432319e647b"/>
      <w:bookmarkStart w:id="525" w:name="_Toc285534827"/>
      <w:r w:rsidRPr="005F31BE">
        <w:t>&lt;Stereotype&gt; ResourceTranslation</w:t>
      </w:r>
      <w:bookmarkEnd w:id="524"/>
      <w:bookmarkEnd w:id="525"/>
    </w:p>
    <w:p w14:paraId="76053CF6" w14:textId="77777777" w:rsidR="0063570E" w:rsidRDefault="0063570E" w:rsidP="00383490"/>
    <w:p w14:paraId="4200A7B2" w14:textId="77777777" w:rsidR="00A855E6" w:rsidRDefault="00383490" w:rsidP="00263593">
      <w:r w:rsidRPr="00875584">
        <w:rPr>
          <w:rFonts w:ascii="Arial" w:hAnsi="Arial"/>
          <w:b/>
          <w:sz w:val="24"/>
          <w:szCs w:val="24"/>
        </w:rPr>
        <w:t>Description</w:t>
      </w:r>
    </w:p>
    <w:p w14:paraId="2E2E3B18" w14:textId="77777777" w:rsidR="00B51031" w:rsidRDefault="0018237F">
      <w:proofErr w:type="gramStart"/>
      <w:r>
        <w:t>A collection of translations for a resource.</w:t>
      </w:r>
      <w:proofErr w:type="gramEnd"/>
    </w:p>
    <w:p w14:paraId="3E9DE2FB" w14:textId="77777777" w:rsidR="00377E18" w:rsidRDefault="00C51B43" w:rsidP="00377E18">
      <w:pPr>
        <w:ind w:left="720" w:firstLine="720"/>
      </w:pPr>
      <w:r>
        <w:t xml:space="preserve"> </w:t>
      </w:r>
    </w:p>
    <w:p w14:paraId="4A199A2A" w14:textId="77777777" w:rsidR="0063570E" w:rsidRDefault="0063570E" w:rsidP="00383490"/>
    <w:p w14:paraId="533C1513" w14:textId="77777777" w:rsidR="00A855E6" w:rsidRDefault="00383490" w:rsidP="00263593">
      <w:r w:rsidRPr="00875584">
        <w:rPr>
          <w:rFonts w:ascii="Arial" w:hAnsi="Arial"/>
          <w:b/>
          <w:sz w:val="24"/>
          <w:szCs w:val="24"/>
        </w:rPr>
        <w:t>Diagrams</w:t>
      </w:r>
    </w:p>
    <w:p w14:paraId="43014F3F" w14:textId="77777777" w:rsidR="00A93FDC" w:rsidRDefault="008917FF" w:rsidP="00CB0928">
      <w:pPr>
        <w:ind w:left="720"/>
      </w:pPr>
      <w:hyperlink w:anchor="_c8719d73828cfab6778459fc65cfee21" w:history="1">
        <w:r w:rsidR="003E7695">
          <w:rPr>
            <w:rStyle w:val="Hyperlink"/>
          </w:rPr>
          <w:t>Archetype Metadata</w:t>
        </w:r>
      </w:hyperlink>
    </w:p>
    <w:p w14:paraId="2449F975" w14:textId="77777777" w:rsidR="0063570E" w:rsidRDefault="0063570E" w:rsidP="00383490"/>
    <w:p w14:paraId="44F3C19D" w14:textId="77777777" w:rsidR="00A855E6" w:rsidRDefault="00383490" w:rsidP="00263593">
      <w:r w:rsidRPr="00875584">
        <w:rPr>
          <w:rFonts w:ascii="Arial" w:hAnsi="Arial"/>
          <w:b/>
          <w:sz w:val="24"/>
          <w:szCs w:val="24"/>
        </w:rPr>
        <w:t>Attributes</w:t>
      </w:r>
    </w:p>
    <w:p w14:paraId="56578225" w14:textId="77777777" w:rsidR="00DC3AE7" w:rsidRDefault="00DC3AE7" w:rsidP="00DC3AE7">
      <w:r w:rsidRPr="00DC3AE7">
        <w:t xml:space="preserve"> </w:t>
      </w:r>
    </w:p>
    <w:p w14:paraId="7628A4AC" w14:textId="77777777" w:rsidR="00B603FB" w:rsidRDefault="00B603FB" w:rsidP="008B78EB"/>
    <w:p w14:paraId="10425585"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versionLastTranslated : UML Standard Profile::UML2 Metamodel::PrimitiveTypes::String</w:t>
      </w:r>
    </w:p>
    <w:p w14:paraId="5BD78CAE" w14:textId="5347844A" w:rsidR="00B51031" w:rsidRDefault="0018237F">
      <w:r>
        <w:t xml:space="preserve">The ArchetypeVersion identifier of the version </w:t>
      </w:r>
      <w:del w:id="526" w:author="Alpha Omega" w:date="2015-02-14T13:57:00Z">
        <w:r w:rsidDel="008D618B">
          <w:delText xml:space="preserve">that was </w:delText>
        </w:r>
      </w:del>
      <w:r>
        <w:t>last translated.</w:t>
      </w:r>
    </w:p>
    <w:p w14:paraId="773CE658" w14:textId="77777777" w:rsidR="0063570E" w:rsidRDefault="0063570E" w:rsidP="00383490"/>
    <w:p w14:paraId="765DB6D3" w14:textId="77777777" w:rsidR="00A855E6" w:rsidRDefault="00383490" w:rsidP="00263593">
      <w:r w:rsidRPr="00875584">
        <w:rPr>
          <w:rFonts w:ascii="Arial" w:hAnsi="Arial"/>
          <w:b/>
          <w:sz w:val="24"/>
          <w:szCs w:val="24"/>
        </w:rPr>
        <w:t>Constraints</w:t>
      </w:r>
    </w:p>
    <w:p w14:paraId="043BBC69" w14:textId="77777777" w:rsidR="0087616E" w:rsidRPr="00BC6BEC" w:rsidRDefault="0087616E" w:rsidP="00263593">
      <w:pPr>
        <w:rPr>
          <w:rFonts w:ascii="Arial" w:hAnsi="Arial"/>
          <w:b/>
          <w:sz w:val="24"/>
          <w:szCs w:val="24"/>
        </w:rPr>
      </w:pPr>
    </w:p>
    <w:p w14:paraId="02B7B016"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hasOneTranslationDetails</w:t>
      </w:r>
      <w:proofErr w:type="gramEnd"/>
    </w:p>
    <w:p w14:paraId="5BEAE859" w14:textId="77777777" w:rsidR="00B51031" w:rsidRDefault="0018237F">
      <w:proofErr w:type="gramStart"/>
      <w:r>
        <w:t>classifierBehavior</w:t>
      </w:r>
      <w:proofErr w:type="gramEnd"/>
      <w:r>
        <w:t xml:space="preserve"> must be &lt;&lt;TranslationDetails&gt;&gt;</w:t>
      </w:r>
    </w:p>
    <w:p w14:paraId="5DE08C8D" w14:textId="77777777" w:rsidR="00377E18" w:rsidRDefault="00CF06F6" w:rsidP="00377E18">
      <w:pPr>
        <w:ind w:left="3600" w:firstLine="720"/>
      </w:pPr>
      <w:r w:rsidRPr="00467F03">
        <w:t>[OCL]</w:t>
      </w:r>
    </w:p>
    <w:p w14:paraId="0A7CF57C" w14:textId="77777777" w:rsidR="008B78EB" w:rsidRDefault="004B279F" w:rsidP="00ED4063">
      <w:proofErr w:type="gramStart"/>
      <w:r w:rsidRPr="0047488C">
        <w:rPr>
          <w:rFonts w:ascii="Courier" w:hAnsi="Courier"/>
        </w:rPr>
        <w:t>self.base</w:t>
      </w:r>
      <w:proofErr w:type="gramEnd"/>
      <w:r w:rsidRPr="0047488C">
        <w:rPr>
          <w:rFonts w:ascii="Courier" w:hAnsi="Courier"/>
        </w:rPr>
        <w:t>_OpaqueBehavior.classifierBehavior.stereotypedBy('TranslationDetails')</w:t>
      </w:r>
    </w:p>
    <w:p w14:paraId="76E25DFA" w14:textId="77777777" w:rsidR="002C0F83" w:rsidRPr="005F31BE" w:rsidRDefault="00F851FF" w:rsidP="005F31BE">
      <w:pPr>
        <w:pStyle w:val="Heading4"/>
      </w:pPr>
      <w:bookmarkStart w:id="527" w:name="_Toc285534828"/>
      <w:r w:rsidRPr="005F31BE">
        <w:t>&lt;Stereotype&gt; Runtime</w:t>
      </w:r>
      <w:bookmarkEnd w:id="527"/>
    </w:p>
    <w:p w14:paraId="653C280B" w14:textId="77777777" w:rsidR="0063570E" w:rsidRDefault="0063570E" w:rsidP="00383490"/>
    <w:p w14:paraId="4FD9214F" w14:textId="77777777" w:rsidR="00A855E6" w:rsidRDefault="00383490" w:rsidP="00263593">
      <w:r w:rsidRPr="00875584">
        <w:rPr>
          <w:rFonts w:ascii="Arial" w:hAnsi="Arial"/>
          <w:b/>
          <w:sz w:val="24"/>
          <w:szCs w:val="24"/>
        </w:rPr>
        <w:t>Description</w:t>
      </w:r>
    </w:p>
    <w:p w14:paraId="57DFC271" w14:textId="77777777" w:rsidR="00B51031" w:rsidRDefault="0018237F">
      <w:r>
        <w:t>Indicates that the base Property represents a dynamic or "runtime" element that cannot be constrained using AML.</w:t>
      </w:r>
    </w:p>
    <w:p w14:paraId="3E3354B9" w14:textId="77777777" w:rsidR="00B51031" w:rsidRDefault="0018237F">
      <w:r>
        <w:t xml:space="preserve"> </w:t>
      </w:r>
    </w:p>
    <w:p w14:paraId="524617B8" w14:textId="77777777" w:rsidR="00377E18" w:rsidRDefault="00C51B43" w:rsidP="00377E18">
      <w:pPr>
        <w:ind w:left="720" w:firstLine="720"/>
      </w:pPr>
      <w:r>
        <w:t xml:space="preserve"> </w:t>
      </w:r>
    </w:p>
    <w:p w14:paraId="6608D7DE" w14:textId="77777777" w:rsidR="0063570E" w:rsidRDefault="0063570E" w:rsidP="00383490"/>
    <w:p w14:paraId="7C4E3A4F" w14:textId="77777777" w:rsidR="00A855E6" w:rsidRDefault="00383490" w:rsidP="00263593">
      <w:r w:rsidRPr="00875584">
        <w:rPr>
          <w:rFonts w:ascii="Arial" w:hAnsi="Arial"/>
          <w:b/>
          <w:sz w:val="24"/>
          <w:szCs w:val="24"/>
        </w:rPr>
        <w:t>Diagrams</w:t>
      </w:r>
    </w:p>
    <w:p w14:paraId="601FE0A8" w14:textId="77777777" w:rsidR="00A93FDC" w:rsidRDefault="008917FF" w:rsidP="00CB0928">
      <w:pPr>
        <w:ind w:left="720"/>
      </w:pPr>
      <w:hyperlink w:anchor="_549d0bc2f9c4ac0312fc619b71bf4d08" w:history="1">
        <w:r w:rsidR="003E7695">
          <w:rPr>
            <w:rStyle w:val="Hyperlink"/>
          </w:rPr>
          <w:t>Reference Model Stereotypes</w:t>
        </w:r>
      </w:hyperlink>
    </w:p>
    <w:p w14:paraId="41FA85E4" w14:textId="77777777" w:rsidR="002C0F83" w:rsidRPr="005F31BE" w:rsidRDefault="00F851FF" w:rsidP="005F31BE">
      <w:pPr>
        <w:pStyle w:val="Heading4"/>
      </w:pPr>
      <w:bookmarkStart w:id="528" w:name="_Toc285534829"/>
      <w:r w:rsidRPr="005F31BE">
        <w:t>&lt;Stereotype&gt; ScopedIdentifier</w:t>
      </w:r>
      <w:bookmarkEnd w:id="528"/>
    </w:p>
    <w:p w14:paraId="42EF5525" w14:textId="77777777" w:rsidR="0063570E" w:rsidRDefault="0063570E" w:rsidP="00383490"/>
    <w:p w14:paraId="72A233B2" w14:textId="77777777" w:rsidR="00A855E6" w:rsidRDefault="00383490" w:rsidP="00263593">
      <w:r w:rsidRPr="00875584">
        <w:rPr>
          <w:rFonts w:ascii="Arial" w:hAnsi="Arial"/>
          <w:b/>
          <w:sz w:val="24"/>
          <w:szCs w:val="24"/>
        </w:rPr>
        <w:t>Description</w:t>
      </w:r>
    </w:p>
    <w:p w14:paraId="53A629E6" w14:textId="77777777" w:rsidR="00B51031" w:rsidRDefault="0018237F">
      <w:r>
        <w:t xml:space="preserve">A </w:t>
      </w:r>
      <w:r>
        <w:rPr>
          <w:b/>
          <w:bCs/>
        </w:rPr>
        <w:t>ScopedIdentifier</w:t>
      </w:r>
      <w:r>
        <w:t xml:space="preserve"> is an enumeration that may include </w:t>
      </w:r>
      <w:proofErr w:type="gramStart"/>
      <w:r>
        <w:t>a</w:t>
      </w:r>
      <w:proofErr w:type="gramEnd"/>
      <w:r>
        <w:t xml:space="preserve"> uri referencing the scope of the identifier and a uri pattern describing how uri's are constructed from the member EnumerationLiterals.</w:t>
      </w:r>
    </w:p>
    <w:p w14:paraId="28A24EAC" w14:textId="77777777" w:rsidR="00B51031" w:rsidRDefault="00B51031"/>
    <w:p w14:paraId="75B0E875" w14:textId="77777777" w:rsidR="00B51031" w:rsidRDefault="0018237F">
      <w:r>
        <w:t xml:space="preserve">As an example, the SNOMED CT identifier namespace might have </w:t>
      </w:r>
      <w:proofErr w:type="gramStart"/>
      <w:r>
        <w:t>a</w:t>
      </w:r>
      <w:proofErr w:type="gramEnd"/>
      <w:r>
        <w:t xml:space="preserve"> </w:t>
      </w:r>
      <w:r>
        <w:rPr>
          <w:i/>
          <w:iCs/>
        </w:rPr>
        <w:t>uri</w:t>
      </w:r>
      <w:r>
        <w:t xml:space="preserve"> of "http://snomed.info/sct", which identifies the sole namespace and an </w:t>
      </w:r>
      <w:r>
        <w:rPr>
          <w:i/>
          <w:iCs/>
        </w:rPr>
        <w:t>identifierURIPattern</w:t>
      </w:r>
      <w:r>
        <w:t xml:space="preserve"> of "http://snomed.info/id/$1" which indicates an EnumerationLiteral named 74400008 would be represented as "http://snomed.info/id/74400008".</w:t>
      </w:r>
    </w:p>
    <w:p w14:paraId="1ED2D7C0" w14:textId="77777777" w:rsidR="00377E18" w:rsidRDefault="00C51B43" w:rsidP="00377E18">
      <w:pPr>
        <w:ind w:left="720" w:firstLine="720"/>
      </w:pPr>
      <w:r>
        <w:t xml:space="preserve"> </w:t>
      </w:r>
    </w:p>
    <w:p w14:paraId="19ABB559" w14:textId="77777777" w:rsidR="0063570E" w:rsidRDefault="0063570E" w:rsidP="00383490"/>
    <w:p w14:paraId="6B58CD94" w14:textId="77777777" w:rsidR="00A855E6" w:rsidRDefault="00383490" w:rsidP="00263593">
      <w:r w:rsidRPr="00875584">
        <w:rPr>
          <w:rFonts w:ascii="Arial" w:hAnsi="Arial"/>
          <w:b/>
          <w:sz w:val="24"/>
          <w:szCs w:val="24"/>
        </w:rPr>
        <w:t>Diagrams</w:t>
      </w:r>
    </w:p>
    <w:p w14:paraId="48D39416" w14:textId="77777777" w:rsidR="00A93FDC" w:rsidRDefault="008917FF" w:rsidP="00CB0928">
      <w:pPr>
        <w:ind w:left="720"/>
      </w:pPr>
      <w:hyperlink w:anchor="_0628ce7e5381e7543ba417bb320e03fb" w:history="1">
        <w:r w:rsidR="003E7695">
          <w:rPr>
            <w:rStyle w:val="Hyperlink"/>
          </w:rPr>
          <w:t>IdentificationAndDesignation</w:t>
        </w:r>
      </w:hyperlink>
    </w:p>
    <w:p w14:paraId="77E4EA6D" w14:textId="77777777" w:rsidR="0063570E" w:rsidRDefault="0063570E" w:rsidP="00383490"/>
    <w:p w14:paraId="24026105" w14:textId="77777777" w:rsidR="00A855E6" w:rsidRDefault="00383490" w:rsidP="00263593">
      <w:r w:rsidRPr="00875584">
        <w:rPr>
          <w:rFonts w:ascii="Arial" w:hAnsi="Arial"/>
          <w:b/>
          <w:sz w:val="24"/>
          <w:szCs w:val="24"/>
        </w:rPr>
        <w:t>Direct Subclasses (Specialization)</w:t>
      </w:r>
    </w:p>
    <w:p w14:paraId="0A50B564" w14:textId="77777777" w:rsidR="00377E18" w:rsidRDefault="008917FF" w:rsidP="00B51B66">
      <w:pPr>
        <w:ind w:firstLine="720"/>
      </w:pPr>
      <w:hyperlink w:anchor="_7dc1530ae1ef855ecc3eb9bd5b555a14" w:history="1">
        <w:r w:rsidR="006977BE">
          <w:rPr>
            <w:rStyle w:val="Hyperlink"/>
          </w:rPr>
          <w:t>ArchetypeType</w:t>
        </w:r>
      </w:hyperlink>
      <w:r w:rsidR="006977BE">
        <w:t xml:space="preserve">, </w:t>
      </w:r>
    </w:p>
    <w:p w14:paraId="554B761F" w14:textId="77777777" w:rsidR="00377E18" w:rsidRDefault="008917FF" w:rsidP="00B51B66">
      <w:pPr>
        <w:ind w:firstLine="720"/>
      </w:pPr>
      <w:hyperlink w:anchor="_b9f78b93edc24bb3301ba69a57e4afc3" w:history="1">
        <w:r w:rsidR="006977BE">
          <w:rPr>
            <w:rStyle w:val="Hyperlink"/>
          </w:rPr>
          <w:t>KnownNamespace</w:t>
        </w:r>
      </w:hyperlink>
      <w:r w:rsidR="006977BE">
        <w:t xml:space="preserve">, </w:t>
      </w:r>
    </w:p>
    <w:p w14:paraId="4AFF7753" w14:textId="77777777" w:rsidR="00377E18" w:rsidRDefault="008917FF" w:rsidP="00B51B66">
      <w:pPr>
        <w:ind w:firstLine="720"/>
      </w:pPr>
      <w:hyperlink w:anchor="_446e0591a4f825b22cd9e573c1239a72" w:history="1">
        <w:r w:rsidR="006977BE">
          <w:rPr>
            <w:rStyle w:val="Hyperlink"/>
          </w:rPr>
          <w:t>Language</w:t>
        </w:r>
      </w:hyperlink>
    </w:p>
    <w:p w14:paraId="459192DA" w14:textId="77777777" w:rsidR="0063570E" w:rsidRDefault="0063570E" w:rsidP="00383490"/>
    <w:p w14:paraId="7CBB9E04" w14:textId="77777777" w:rsidR="00A855E6" w:rsidRDefault="00383490" w:rsidP="00263593">
      <w:r w:rsidRPr="00875584">
        <w:rPr>
          <w:rFonts w:ascii="Arial" w:hAnsi="Arial"/>
          <w:b/>
          <w:sz w:val="24"/>
          <w:szCs w:val="24"/>
        </w:rPr>
        <w:t>Attributes</w:t>
      </w:r>
    </w:p>
    <w:p w14:paraId="44AA0414" w14:textId="77777777" w:rsidR="00DC3AE7" w:rsidRDefault="00DC3AE7" w:rsidP="00DC3AE7">
      <w:r w:rsidRPr="00DC3AE7">
        <w:t xml:space="preserve"> </w:t>
      </w:r>
    </w:p>
    <w:p w14:paraId="496B3A39" w14:textId="77777777" w:rsidR="00B603FB" w:rsidRDefault="00B603FB" w:rsidP="008B78EB"/>
    <w:p w14:paraId="31A57712"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uri : UML Standard Profile::UML2 Metamodel::PrimitiveTypes::String</w:t>
      </w:r>
    </w:p>
    <w:p w14:paraId="33D5C9A1" w14:textId="77777777" w:rsidR="00B51031" w:rsidRDefault="0018237F">
      <w:r>
        <w:t xml:space="preserve">A URI referencing the namespace associated with the ScopedIdentifier.  Examples:  </w:t>
      </w:r>
      <w:hyperlink r:id="rId42" w:history="1">
        <w:r>
          <w:rPr>
            <w:color w:val="0000FF"/>
            <w:u w:val="single"/>
          </w:rPr>
          <w:t>http://snomed.info/sct</w:t>
        </w:r>
      </w:hyperlink>
      <w:proofErr w:type="gramStart"/>
      <w:r>
        <w:t xml:space="preserve">  </w:t>
      </w:r>
      <w:proofErr w:type="gramEnd"/>
      <w:r>
        <w:t>http://loinc.org</w:t>
      </w:r>
    </w:p>
    <w:p w14:paraId="2BA4E208" w14:textId="77777777" w:rsidR="00DC3AE7" w:rsidRDefault="00DC3AE7" w:rsidP="00DC3AE7">
      <w:r w:rsidRPr="00DC3AE7">
        <w:t xml:space="preserve"> </w:t>
      </w:r>
    </w:p>
    <w:p w14:paraId="6F801DC0" w14:textId="77777777" w:rsidR="00B603FB" w:rsidRDefault="00B603FB" w:rsidP="008B78EB"/>
    <w:p w14:paraId="21024E94"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identifierURIPattern : UML Standard Profile::UML2 Metamodel::PrimitiveTypes::String</w:t>
      </w:r>
    </w:p>
    <w:p w14:paraId="708D591B" w14:textId="77777777" w:rsidR="00B51031" w:rsidRDefault="0018237F">
      <w:r>
        <w:t xml:space="preserve">A URI substitution pattern, where "$1" indicates where the name of an owned EnumerationLiteral would be substituted to create a URI.  Example:  http://loinc.org/id/$1. </w:t>
      </w:r>
    </w:p>
    <w:p w14:paraId="79A05CBD" w14:textId="77777777" w:rsidR="002C0F83" w:rsidRPr="005F31BE" w:rsidRDefault="00F851FF" w:rsidP="005F31BE">
      <w:pPr>
        <w:pStyle w:val="Heading4"/>
      </w:pPr>
      <w:bookmarkStart w:id="529" w:name="_2d1a6d8b2806092b50ec3fd4cd2db35b"/>
      <w:bookmarkStart w:id="530" w:name="_Toc285534830"/>
      <w:r w:rsidRPr="005F31BE">
        <w:t>&lt;Stereotype&gt; SingularAttributeConstraint</w:t>
      </w:r>
      <w:bookmarkEnd w:id="529"/>
      <w:bookmarkEnd w:id="530"/>
    </w:p>
    <w:p w14:paraId="1812A949" w14:textId="77777777" w:rsidR="0063570E" w:rsidRDefault="0063570E" w:rsidP="00383490"/>
    <w:p w14:paraId="1EF51B48" w14:textId="77777777" w:rsidR="00A855E6" w:rsidRDefault="00383490" w:rsidP="00263593">
      <w:r w:rsidRPr="00875584">
        <w:rPr>
          <w:rFonts w:ascii="Arial" w:hAnsi="Arial"/>
          <w:b/>
          <w:sz w:val="24"/>
          <w:szCs w:val="24"/>
        </w:rPr>
        <w:t>Description</w:t>
      </w:r>
    </w:p>
    <w:p w14:paraId="3C2450C1" w14:textId="77777777" w:rsidR="00B51031" w:rsidRDefault="0018237F">
      <w:r>
        <w:t>An AttributeConstraint that constrains the possible values for a singular property -- a property with an upper multiplicity of 1.</w:t>
      </w:r>
    </w:p>
    <w:p w14:paraId="583ACD69" w14:textId="77777777" w:rsidR="00377E18" w:rsidRDefault="00C51B43" w:rsidP="00377E18">
      <w:pPr>
        <w:ind w:left="720" w:firstLine="720"/>
      </w:pPr>
      <w:r>
        <w:t xml:space="preserve"> </w:t>
      </w:r>
    </w:p>
    <w:p w14:paraId="62E7120E" w14:textId="77777777" w:rsidR="0063570E" w:rsidRDefault="0063570E" w:rsidP="00383490"/>
    <w:p w14:paraId="55AC85EA" w14:textId="77777777" w:rsidR="00A855E6" w:rsidRDefault="00383490" w:rsidP="00263593">
      <w:r w:rsidRPr="00875584">
        <w:rPr>
          <w:rFonts w:ascii="Arial" w:hAnsi="Arial"/>
          <w:b/>
          <w:sz w:val="24"/>
          <w:szCs w:val="24"/>
        </w:rPr>
        <w:t>Diagrams</w:t>
      </w:r>
    </w:p>
    <w:p w14:paraId="569A5240" w14:textId="77777777" w:rsidR="00A93FDC" w:rsidRDefault="008917FF" w:rsidP="00CB0928">
      <w:pPr>
        <w:ind w:left="720"/>
      </w:pPr>
      <w:hyperlink w:anchor="_88dce20413dd8833c4e90da9fe432855" w:history="1">
        <w:r w:rsidR="003E7695">
          <w:rPr>
            <w:rStyle w:val="Hyperlink"/>
          </w:rPr>
          <w:t>Attribute Constraints</w:t>
        </w:r>
      </w:hyperlink>
    </w:p>
    <w:p w14:paraId="79523ED5" w14:textId="77777777" w:rsidR="0063570E" w:rsidRDefault="0063570E" w:rsidP="00383490"/>
    <w:p w14:paraId="63416C8F" w14:textId="77777777" w:rsidR="00A855E6" w:rsidRDefault="00383490" w:rsidP="00263593">
      <w:r w:rsidRPr="00875584">
        <w:rPr>
          <w:rFonts w:ascii="Arial" w:hAnsi="Arial"/>
          <w:b/>
          <w:sz w:val="24"/>
          <w:szCs w:val="24"/>
        </w:rPr>
        <w:t>Direct Superclasses (Generalization)</w:t>
      </w:r>
    </w:p>
    <w:p w14:paraId="5FEE9B77" w14:textId="77777777" w:rsidR="00377E18" w:rsidRDefault="008917FF" w:rsidP="00B51B66">
      <w:pPr>
        <w:ind w:firstLine="720"/>
      </w:pPr>
      <w:hyperlink w:anchor="_1bf8a3231ae21af2dec84426b5618c38" w:history="1">
        <w:r w:rsidR="006977BE">
          <w:rPr>
            <w:rStyle w:val="Hyperlink"/>
          </w:rPr>
          <w:t>AttributeConstraint</w:t>
        </w:r>
      </w:hyperlink>
    </w:p>
    <w:p w14:paraId="5FCF0530" w14:textId="77777777" w:rsidR="0063570E" w:rsidRDefault="0063570E" w:rsidP="00383490"/>
    <w:p w14:paraId="2406DDED" w14:textId="77777777" w:rsidR="00A855E6" w:rsidRDefault="00383490" w:rsidP="00263593">
      <w:r w:rsidRPr="00875584">
        <w:rPr>
          <w:rFonts w:ascii="Arial" w:hAnsi="Arial"/>
          <w:b/>
          <w:sz w:val="24"/>
          <w:szCs w:val="24"/>
        </w:rPr>
        <w:t>Constraints</w:t>
      </w:r>
    </w:p>
    <w:p w14:paraId="367C9E9F" w14:textId="77777777" w:rsidR="0087616E" w:rsidRPr="00BC6BEC" w:rsidRDefault="0087616E" w:rsidP="00263593">
      <w:pPr>
        <w:rPr>
          <w:rFonts w:ascii="Arial" w:hAnsi="Arial"/>
          <w:b/>
          <w:sz w:val="24"/>
          <w:szCs w:val="24"/>
        </w:rPr>
      </w:pPr>
    </w:p>
    <w:p w14:paraId="65DE0536" w14:textId="77777777" w:rsidR="00C867D8" w:rsidRPr="00C867D8" w:rsidRDefault="00263593" w:rsidP="00057587">
      <w:pPr>
        <w:pStyle w:val="ListParagraph"/>
        <w:numPr>
          <w:ilvl w:val="0"/>
          <w:numId w:val="4"/>
        </w:numPr>
        <w:rPr>
          <w:rFonts w:ascii="Arial" w:hAnsi="Arial"/>
          <w:b/>
        </w:rPr>
      </w:pPr>
      <w:r w:rsidRPr="006F3621">
        <w:rPr>
          <w:rFonts w:ascii="Arial" w:hAnsi="Arial"/>
          <w:b/>
        </w:rPr>
        <w:t>mustHaveRedefinedProperty</w:t>
      </w:r>
    </w:p>
    <w:p w14:paraId="117AE573" w14:textId="77777777" w:rsidR="00B51031" w:rsidRDefault="0018237F">
      <w:r>
        <w:t>Property must have exactly one redefined Property and an upper bound of 1.</w:t>
      </w:r>
    </w:p>
    <w:p w14:paraId="32C137C8" w14:textId="77777777" w:rsidR="00377E18" w:rsidRDefault="00CF06F6" w:rsidP="00377E18">
      <w:pPr>
        <w:ind w:left="3600" w:firstLine="720"/>
      </w:pPr>
      <w:r w:rsidRPr="00467F03">
        <w:t>[OCL]</w:t>
      </w:r>
    </w:p>
    <w:p w14:paraId="3985C6AD" w14:textId="77777777" w:rsidR="008B78EB" w:rsidRDefault="004B279F" w:rsidP="00ED4063">
      <w:r w:rsidRPr="0047488C">
        <w:rPr>
          <w:rFonts w:ascii="Courier" w:hAnsi="Courier"/>
        </w:rPr>
        <w:t>(self.base_Property.redefinedProperty-&gt;size()=1) and (self.base_Property.upper=1)</w:t>
      </w:r>
    </w:p>
    <w:p w14:paraId="5C23BE93" w14:textId="77777777" w:rsidR="002C0F83" w:rsidRPr="005F31BE" w:rsidRDefault="00F851FF" w:rsidP="005F31BE">
      <w:pPr>
        <w:pStyle w:val="Heading4"/>
      </w:pPr>
      <w:bookmarkStart w:id="531" w:name="_982033c222702fafb1d4d3ed7b399317"/>
      <w:bookmarkStart w:id="532" w:name="_Toc285534831"/>
      <w:r w:rsidRPr="005F31BE">
        <w:t>&lt;Stereotype&gt; StringConstraint</w:t>
      </w:r>
      <w:bookmarkEnd w:id="531"/>
      <w:bookmarkEnd w:id="532"/>
    </w:p>
    <w:p w14:paraId="62530489" w14:textId="77777777" w:rsidR="0063570E" w:rsidRDefault="0063570E" w:rsidP="00383490"/>
    <w:p w14:paraId="25E1F4A1" w14:textId="77777777" w:rsidR="00A855E6" w:rsidRDefault="00383490" w:rsidP="00263593">
      <w:r w:rsidRPr="00875584">
        <w:rPr>
          <w:rFonts w:ascii="Arial" w:hAnsi="Arial"/>
          <w:b/>
          <w:sz w:val="24"/>
          <w:szCs w:val="24"/>
        </w:rPr>
        <w:t>Description</w:t>
      </w:r>
    </w:p>
    <w:p w14:paraId="68729DCD" w14:textId="77777777" w:rsidR="00B51031" w:rsidRDefault="0018237F">
      <w:r>
        <w:t>A constraint on a property of String type. Most constrainable text values are best constrained by language-independent terminology constraints, but this tactic is supported.</w:t>
      </w:r>
    </w:p>
    <w:p w14:paraId="101CAF19" w14:textId="77777777" w:rsidR="00377E18" w:rsidRDefault="00C51B43" w:rsidP="00377E18">
      <w:pPr>
        <w:ind w:left="720" w:firstLine="720"/>
      </w:pPr>
      <w:r>
        <w:t xml:space="preserve"> </w:t>
      </w:r>
    </w:p>
    <w:p w14:paraId="3775FB98" w14:textId="77777777" w:rsidR="0063570E" w:rsidRDefault="0063570E" w:rsidP="00383490"/>
    <w:p w14:paraId="4441C1D2" w14:textId="77777777" w:rsidR="00A855E6" w:rsidRDefault="00383490" w:rsidP="00263593">
      <w:r w:rsidRPr="00875584">
        <w:rPr>
          <w:rFonts w:ascii="Arial" w:hAnsi="Arial"/>
          <w:b/>
          <w:sz w:val="24"/>
          <w:szCs w:val="24"/>
        </w:rPr>
        <w:t>Diagrams</w:t>
      </w:r>
    </w:p>
    <w:p w14:paraId="29B579B2" w14:textId="77777777" w:rsidR="00A93FDC" w:rsidRDefault="008917FF" w:rsidP="00CB0928">
      <w:pPr>
        <w:ind w:left="720"/>
      </w:pPr>
      <w:hyperlink w:anchor="_ae5d1776f07899a7af4725351a338b35" w:history="1">
        <w:r w:rsidR="003E7695">
          <w:rPr>
            <w:rStyle w:val="Hyperlink"/>
          </w:rPr>
          <w:t>Primitive Type Constraints</w:t>
        </w:r>
      </w:hyperlink>
    </w:p>
    <w:p w14:paraId="320A646D" w14:textId="77777777" w:rsidR="0063570E" w:rsidRDefault="0063570E" w:rsidP="00383490"/>
    <w:p w14:paraId="53BB7D5E" w14:textId="77777777" w:rsidR="00A855E6" w:rsidRDefault="00383490" w:rsidP="00263593">
      <w:r w:rsidRPr="00875584">
        <w:rPr>
          <w:rFonts w:ascii="Arial" w:hAnsi="Arial"/>
          <w:b/>
          <w:sz w:val="24"/>
          <w:szCs w:val="24"/>
        </w:rPr>
        <w:t>Direct Superclasses (Generalization)</w:t>
      </w:r>
    </w:p>
    <w:p w14:paraId="5AC55BD5" w14:textId="77777777" w:rsidR="00377E18" w:rsidRDefault="008917FF" w:rsidP="00B51B66">
      <w:pPr>
        <w:ind w:firstLine="720"/>
      </w:pPr>
      <w:hyperlink w:anchor="_c72b6d9c8a46b96f02fdfefe3b8b0568" w:history="1">
        <w:r w:rsidR="006977BE">
          <w:rPr>
            <w:rStyle w:val="Hyperlink"/>
          </w:rPr>
          <w:t>PrimitiveObjectConstraint</w:t>
        </w:r>
      </w:hyperlink>
    </w:p>
    <w:p w14:paraId="6060EEAA" w14:textId="77777777" w:rsidR="0063570E" w:rsidRDefault="0063570E" w:rsidP="00383490"/>
    <w:p w14:paraId="01B0EC5E" w14:textId="77777777" w:rsidR="00A855E6" w:rsidRDefault="00383490" w:rsidP="00263593">
      <w:r w:rsidRPr="00875584">
        <w:rPr>
          <w:rFonts w:ascii="Arial" w:hAnsi="Arial"/>
          <w:b/>
          <w:sz w:val="24"/>
          <w:szCs w:val="24"/>
        </w:rPr>
        <w:t>Attributes</w:t>
      </w:r>
    </w:p>
    <w:p w14:paraId="7B68883E" w14:textId="77777777" w:rsidR="00DC3AE7" w:rsidRDefault="00DC3AE7" w:rsidP="00DC3AE7">
      <w:r w:rsidRPr="00DC3AE7">
        <w:t xml:space="preserve"> </w:t>
      </w:r>
    </w:p>
    <w:p w14:paraId="743FB845" w14:textId="77777777" w:rsidR="00B603FB" w:rsidRDefault="00B603FB" w:rsidP="008B78EB"/>
    <w:p w14:paraId="4B8D28AD"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possibleValues : UML Standard Profile::UML2 Metamodel::PrimitiveTypes::String</w:t>
      </w:r>
    </w:p>
    <w:p w14:paraId="015E4733" w14:textId="77777777" w:rsidR="00B51031" w:rsidRDefault="0018237F">
      <w:r>
        <w:t>A set of allowed String values (e.g., ‘Robert’)</w:t>
      </w:r>
    </w:p>
    <w:p w14:paraId="18DE148B" w14:textId="77777777" w:rsidR="00DC3AE7" w:rsidRDefault="00DC3AE7" w:rsidP="00DC3AE7">
      <w:r w:rsidRPr="00DC3AE7">
        <w:t xml:space="preserve"> </w:t>
      </w:r>
    </w:p>
    <w:p w14:paraId="1AC6E800" w14:textId="77777777" w:rsidR="00B603FB" w:rsidRDefault="00B603FB" w:rsidP="008B78EB"/>
    <w:p w14:paraId="5BBEFC43"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matchPattern : ConstraintProfile::RegularExpression</w:t>
      </w:r>
    </w:p>
    <w:p w14:paraId="48E077A2" w14:textId="77777777" w:rsidR="00B51031" w:rsidRDefault="0018237F">
      <w:r>
        <w:t>A Perl regular expression defining allowed string constructions.</w:t>
      </w:r>
    </w:p>
    <w:p w14:paraId="665A698D" w14:textId="77777777" w:rsidR="00DC3AE7" w:rsidRDefault="00DC3AE7" w:rsidP="00DC3AE7">
      <w:r w:rsidRPr="00DC3AE7">
        <w:t xml:space="preserve"> </w:t>
      </w:r>
    </w:p>
    <w:p w14:paraId="35902F0C" w14:textId="77777777" w:rsidR="00B603FB" w:rsidRDefault="00B603FB" w:rsidP="008B78EB"/>
    <w:p w14:paraId="7769BD9E"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assumedValue : UML Standard Profile::UML2 Metamodel::PrimitiveTypes::String</w:t>
      </w:r>
    </w:p>
    <w:p w14:paraId="2E9C4392" w14:textId="77777777" w:rsidR="00B51031" w:rsidRDefault="0018237F">
      <w:r>
        <w:t>A String value to be assumed to apply if no value is provided.</w:t>
      </w:r>
    </w:p>
    <w:p w14:paraId="3BD9048B" w14:textId="77777777" w:rsidR="0063570E" w:rsidRDefault="0063570E" w:rsidP="00383490"/>
    <w:p w14:paraId="0F900D6F" w14:textId="77777777" w:rsidR="00A855E6" w:rsidRDefault="00383490" w:rsidP="00263593">
      <w:r w:rsidRPr="00875584">
        <w:rPr>
          <w:rFonts w:ascii="Arial" w:hAnsi="Arial"/>
          <w:b/>
          <w:sz w:val="24"/>
          <w:szCs w:val="24"/>
        </w:rPr>
        <w:t>Constraints</w:t>
      </w:r>
    </w:p>
    <w:p w14:paraId="246012FF" w14:textId="77777777" w:rsidR="0087616E" w:rsidRPr="00BC6BEC" w:rsidRDefault="0087616E" w:rsidP="00263593">
      <w:pPr>
        <w:rPr>
          <w:rFonts w:ascii="Arial" w:hAnsi="Arial"/>
          <w:b/>
          <w:sz w:val="24"/>
          <w:szCs w:val="24"/>
        </w:rPr>
      </w:pPr>
    </w:p>
    <w:p w14:paraId="14C598E8" w14:textId="77777777" w:rsidR="00C867D8" w:rsidRPr="00C867D8" w:rsidRDefault="00263593" w:rsidP="00057587">
      <w:pPr>
        <w:pStyle w:val="ListParagraph"/>
        <w:numPr>
          <w:ilvl w:val="0"/>
          <w:numId w:val="4"/>
        </w:numPr>
        <w:rPr>
          <w:rFonts w:ascii="Arial" w:hAnsi="Arial"/>
          <w:b/>
        </w:rPr>
      </w:pPr>
      <w:r w:rsidRPr="006F3621">
        <w:rPr>
          <w:rFonts w:ascii="Arial" w:hAnsi="Arial"/>
          <w:b/>
        </w:rPr>
        <w:t>assumedString</w:t>
      </w:r>
    </w:p>
    <w:p w14:paraId="7B87AEB4" w14:textId="77777777" w:rsidR="00B51031" w:rsidRDefault="0018237F">
      <w:r>
        <w:t>The assumed value must be a String</w:t>
      </w:r>
    </w:p>
    <w:p w14:paraId="1F4638F6" w14:textId="77777777" w:rsidR="00377E18" w:rsidRDefault="00CF06F6" w:rsidP="00377E18">
      <w:pPr>
        <w:ind w:left="3600" w:firstLine="720"/>
      </w:pPr>
      <w:r w:rsidRPr="00467F03">
        <w:t>[English]</w:t>
      </w:r>
    </w:p>
    <w:p w14:paraId="6403FBB9" w14:textId="77777777" w:rsidR="008B78EB" w:rsidRDefault="004B279F" w:rsidP="00ED4063">
      <w:r w:rsidRPr="0047488C">
        <w:rPr>
          <w:rFonts w:ascii="Courier" w:hAnsi="Courier"/>
        </w:rPr>
        <w:t>assumedValue.oclIsKindOf(String)</w:t>
      </w:r>
    </w:p>
    <w:p w14:paraId="07DCD78E" w14:textId="77777777" w:rsidR="0087616E" w:rsidRPr="00BC6BEC" w:rsidRDefault="0087616E" w:rsidP="00263593">
      <w:pPr>
        <w:rPr>
          <w:rFonts w:ascii="Arial" w:hAnsi="Arial"/>
          <w:b/>
          <w:sz w:val="24"/>
          <w:szCs w:val="24"/>
        </w:rPr>
      </w:pPr>
    </w:p>
    <w:p w14:paraId="3E4612EA" w14:textId="77777777" w:rsidR="00C867D8" w:rsidRPr="00C867D8" w:rsidRDefault="00263593" w:rsidP="00057587">
      <w:pPr>
        <w:pStyle w:val="ListParagraph"/>
        <w:numPr>
          <w:ilvl w:val="0"/>
          <w:numId w:val="4"/>
        </w:numPr>
        <w:rPr>
          <w:rFonts w:ascii="Arial" w:hAnsi="Arial"/>
          <w:b/>
        </w:rPr>
      </w:pPr>
      <w:r w:rsidRPr="006F3621">
        <w:rPr>
          <w:rFonts w:ascii="Arial" w:hAnsi="Arial"/>
          <w:b/>
        </w:rPr>
        <w:t>constrainsString</w:t>
      </w:r>
    </w:p>
    <w:p w14:paraId="21507AEB" w14:textId="77777777" w:rsidR="00B51031" w:rsidRDefault="0018237F">
      <w:r>
        <w:t>The constraint is applied to a String.</w:t>
      </w:r>
    </w:p>
    <w:p w14:paraId="27885008" w14:textId="77777777" w:rsidR="00377E18" w:rsidRDefault="00CF06F6" w:rsidP="00377E18">
      <w:pPr>
        <w:ind w:left="3600" w:firstLine="720"/>
      </w:pPr>
      <w:r w:rsidRPr="00467F03">
        <w:t>[English]</w:t>
      </w:r>
    </w:p>
    <w:p w14:paraId="33730166" w14:textId="77777777" w:rsidR="008B78EB" w:rsidRDefault="004B279F" w:rsidP="00ED4063">
      <w:r w:rsidRPr="0047488C">
        <w:rPr>
          <w:rFonts w:ascii="Courier" w:hAnsi="Courier"/>
        </w:rPr>
        <w:t xml:space="preserve"> self.base_PrimitiveType.oclIsKindOf(String)</w:t>
      </w:r>
    </w:p>
    <w:p w14:paraId="5E096C43" w14:textId="77777777" w:rsidR="002C0F83" w:rsidRPr="005F31BE" w:rsidRDefault="00F851FF" w:rsidP="005F31BE">
      <w:pPr>
        <w:pStyle w:val="Heading4"/>
      </w:pPr>
      <w:bookmarkStart w:id="533" w:name="_6de94cd3c6736f017766fe61020a5a13"/>
      <w:bookmarkStart w:id="534" w:name="_Toc285534832"/>
      <w:r w:rsidRPr="005F31BE">
        <w:t>&lt;Stereotype&gt; TargetConstraint</w:t>
      </w:r>
      <w:bookmarkEnd w:id="533"/>
      <w:bookmarkEnd w:id="534"/>
    </w:p>
    <w:p w14:paraId="2A8B27C0" w14:textId="77777777" w:rsidR="0063570E" w:rsidRDefault="0063570E" w:rsidP="00383490"/>
    <w:p w14:paraId="3780A952" w14:textId="77777777" w:rsidR="00A855E6" w:rsidRDefault="00383490" w:rsidP="00263593">
      <w:r w:rsidRPr="00875584">
        <w:rPr>
          <w:rFonts w:ascii="Arial" w:hAnsi="Arial"/>
          <w:b/>
          <w:sz w:val="24"/>
          <w:szCs w:val="24"/>
        </w:rPr>
        <w:t>Description</w:t>
      </w:r>
    </w:p>
    <w:p w14:paraId="5DEC8DF2" w14:textId="77777777" w:rsidR="00B51031" w:rsidRDefault="0018237F">
      <w:r>
        <w:t>Connects an &lt;&lt;ObjectConstraint&gt;&gt; to an &lt;&lt;ObjectConstraintProxy&gt;&gt;</w:t>
      </w:r>
    </w:p>
    <w:p w14:paraId="570E70FA" w14:textId="77777777" w:rsidR="00377E18" w:rsidRDefault="00C51B43" w:rsidP="00377E18">
      <w:pPr>
        <w:ind w:left="720" w:firstLine="720"/>
      </w:pPr>
      <w:r>
        <w:t xml:space="preserve"> </w:t>
      </w:r>
    </w:p>
    <w:p w14:paraId="60110E85" w14:textId="77777777" w:rsidR="0063570E" w:rsidRDefault="0063570E" w:rsidP="00383490"/>
    <w:p w14:paraId="0966ED25" w14:textId="77777777" w:rsidR="00A855E6" w:rsidRDefault="00383490" w:rsidP="00263593">
      <w:r w:rsidRPr="00875584">
        <w:rPr>
          <w:rFonts w:ascii="Arial" w:hAnsi="Arial"/>
          <w:b/>
          <w:sz w:val="24"/>
          <w:szCs w:val="24"/>
        </w:rPr>
        <w:t>Diagrams</w:t>
      </w:r>
    </w:p>
    <w:p w14:paraId="4CA45C56" w14:textId="77777777" w:rsidR="00A93FDC" w:rsidRDefault="008917FF" w:rsidP="00CB0928">
      <w:pPr>
        <w:ind w:left="720"/>
      </w:pPr>
      <w:hyperlink w:anchor="_17547bff44c4353bd3a454a0c3c7e577" w:history="1">
        <w:r w:rsidR="003E7695">
          <w:rPr>
            <w:rStyle w:val="Hyperlink"/>
          </w:rPr>
          <w:t>Constraint Proxies</w:t>
        </w:r>
      </w:hyperlink>
    </w:p>
    <w:p w14:paraId="58773C69" w14:textId="77777777" w:rsidR="0063570E" w:rsidRDefault="0063570E" w:rsidP="00383490"/>
    <w:p w14:paraId="71557AEF" w14:textId="77777777" w:rsidR="00A855E6" w:rsidRDefault="00383490" w:rsidP="00263593">
      <w:r w:rsidRPr="00875584">
        <w:rPr>
          <w:rFonts w:ascii="Arial" w:hAnsi="Arial"/>
          <w:b/>
          <w:sz w:val="24"/>
          <w:szCs w:val="24"/>
        </w:rPr>
        <w:t>Direct Superclasses (Generalization)</w:t>
      </w:r>
    </w:p>
    <w:p w14:paraId="775A0726" w14:textId="77777777" w:rsidR="00377E18" w:rsidRDefault="008917FF" w:rsidP="00B51B66">
      <w:pPr>
        <w:ind w:firstLine="720"/>
      </w:pPr>
      <w:hyperlink w:anchor="_f91b532413834ad1de94d0b0af526f5b" w:history="1">
        <w:r w:rsidR="006977BE">
          <w:rPr>
            <w:rStyle w:val="Hyperlink"/>
          </w:rPr>
          <w:t>Constrains</w:t>
        </w:r>
      </w:hyperlink>
    </w:p>
    <w:p w14:paraId="53D14566" w14:textId="77777777" w:rsidR="0063570E" w:rsidRDefault="0063570E" w:rsidP="00383490"/>
    <w:p w14:paraId="1E6038FE" w14:textId="77777777" w:rsidR="00A855E6" w:rsidRDefault="00383490" w:rsidP="00263593">
      <w:r w:rsidRPr="00875584">
        <w:rPr>
          <w:rFonts w:ascii="Arial" w:hAnsi="Arial"/>
          <w:b/>
          <w:sz w:val="24"/>
          <w:szCs w:val="24"/>
        </w:rPr>
        <w:t>Direct Subclasses (Specialization)</w:t>
      </w:r>
    </w:p>
    <w:p w14:paraId="6C772111" w14:textId="77777777" w:rsidR="00377E18" w:rsidRDefault="008917FF" w:rsidP="00B51B66">
      <w:pPr>
        <w:ind w:firstLine="720"/>
      </w:pPr>
      <w:hyperlink w:anchor="_6eafe370f24f01390e7ab79d6568ea94" w:history="1">
        <w:r w:rsidR="006977BE">
          <w:rPr>
            <w:rStyle w:val="Hyperlink"/>
          </w:rPr>
          <w:t>ArchetypeRootConstraint</w:t>
        </w:r>
      </w:hyperlink>
    </w:p>
    <w:p w14:paraId="313C7D3E" w14:textId="77777777" w:rsidR="0063570E" w:rsidRDefault="0063570E" w:rsidP="00383490"/>
    <w:p w14:paraId="789D74EF" w14:textId="77777777" w:rsidR="00A855E6" w:rsidRDefault="00383490" w:rsidP="00263593">
      <w:r w:rsidRPr="00875584">
        <w:rPr>
          <w:rFonts w:ascii="Arial" w:hAnsi="Arial"/>
          <w:b/>
          <w:sz w:val="24"/>
          <w:szCs w:val="24"/>
        </w:rPr>
        <w:t>Constraints</w:t>
      </w:r>
    </w:p>
    <w:p w14:paraId="4B9BE49E" w14:textId="77777777" w:rsidR="0087616E" w:rsidRPr="00BC6BEC" w:rsidRDefault="0087616E" w:rsidP="00263593">
      <w:pPr>
        <w:rPr>
          <w:rFonts w:ascii="Arial" w:hAnsi="Arial"/>
          <w:b/>
          <w:sz w:val="24"/>
          <w:szCs w:val="24"/>
        </w:rPr>
      </w:pPr>
    </w:p>
    <w:p w14:paraId="369E5B8A" w14:textId="77777777" w:rsidR="00C867D8" w:rsidRPr="00C867D8" w:rsidRDefault="00263593" w:rsidP="00057587">
      <w:pPr>
        <w:pStyle w:val="ListParagraph"/>
        <w:numPr>
          <w:ilvl w:val="0"/>
          <w:numId w:val="4"/>
        </w:numPr>
        <w:rPr>
          <w:rFonts w:ascii="Arial" w:hAnsi="Arial"/>
          <w:b/>
        </w:rPr>
      </w:pPr>
      <w:r w:rsidRPr="006F3621">
        <w:rPr>
          <w:rFonts w:ascii="Arial" w:hAnsi="Arial"/>
          <w:b/>
        </w:rPr>
        <w:t>specificIsProxy</w:t>
      </w:r>
    </w:p>
    <w:p w14:paraId="742A8450" w14:textId="77777777" w:rsidR="00B51031" w:rsidRDefault="0018237F">
      <w:r>
        <w:t>Specific must be an &lt;&lt;ObjectConstraintProxy&gt;&gt;</w:t>
      </w:r>
    </w:p>
    <w:p w14:paraId="1E22E055" w14:textId="77777777" w:rsidR="00377E18" w:rsidRDefault="00CF06F6" w:rsidP="00377E18">
      <w:pPr>
        <w:ind w:left="3600" w:firstLine="720"/>
      </w:pPr>
      <w:r w:rsidRPr="00467F03">
        <w:t>[OCL]</w:t>
      </w:r>
    </w:p>
    <w:p w14:paraId="3B04ECAE" w14:textId="77777777" w:rsidR="008B78EB" w:rsidRDefault="004B279F" w:rsidP="00ED4063">
      <w:r w:rsidRPr="0047488C">
        <w:rPr>
          <w:rFonts w:ascii="Courier" w:hAnsi="Courier"/>
        </w:rPr>
        <w:t>self.base_Generalization.specific.stereotypedBy('ObjectConstraintProxy')</w:t>
      </w:r>
    </w:p>
    <w:p w14:paraId="46F893D8" w14:textId="77777777" w:rsidR="0087616E" w:rsidRPr="00BC6BEC" w:rsidRDefault="0087616E" w:rsidP="00263593">
      <w:pPr>
        <w:rPr>
          <w:rFonts w:ascii="Arial" w:hAnsi="Arial"/>
          <w:b/>
          <w:sz w:val="24"/>
          <w:szCs w:val="24"/>
        </w:rPr>
      </w:pPr>
    </w:p>
    <w:p w14:paraId="494CADFE" w14:textId="77777777" w:rsidR="00C867D8" w:rsidRPr="00C867D8" w:rsidRDefault="00263593" w:rsidP="00057587">
      <w:pPr>
        <w:pStyle w:val="ListParagraph"/>
        <w:numPr>
          <w:ilvl w:val="0"/>
          <w:numId w:val="4"/>
        </w:numPr>
        <w:rPr>
          <w:rFonts w:ascii="Arial" w:hAnsi="Arial"/>
          <w:b/>
        </w:rPr>
      </w:pPr>
      <w:r w:rsidRPr="006F3621">
        <w:rPr>
          <w:rFonts w:ascii="Arial" w:hAnsi="Arial"/>
          <w:b/>
        </w:rPr>
        <w:t>generalIsObjectConstraint</w:t>
      </w:r>
    </w:p>
    <w:p w14:paraId="1DBBD207" w14:textId="77777777" w:rsidR="00B51031" w:rsidRDefault="0018237F">
      <w:r>
        <w:t>General must be &lt;&lt;ObjectConstraint&gt;&gt;</w:t>
      </w:r>
    </w:p>
    <w:p w14:paraId="49750779" w14:textId="77777777" w:rsidR="00377E18" w:rsidRDefault="00CF06F6" w:rsidP="00377E18">
      <w:pPr>
        <w:ind w:left="3600" w:firstLine="720"/>
      </w:pPr>
      <w:r w:rsidRPr="00467F03">
        <w:t>[OCL]</w:t>
      </w:r>
    </w:p>
    <w:p w14:paraId="29AC77E3" w14:textId="77777777" w:rsidR="008B78EB" w:rsidRDefault="004B279F" w:rsidP="00ED4063">
      <w:r w:rsidRPr="0047488C">
        <w:rPr>
          <w:rFonts w:ascii="Courier" w:hAnsi="Courier"/>
        </w:rPr>
        <w:t>self.base_Generalization.general.stereotypedBy('ObjectConstraint')</w:t>
      </w:r>
    </w:p>
    <w:p w14:paraId="58800B84" w14:textId="77777777" w:rsidR="002C0F83" w:rsidRPr="005F31BE" w:rsidRDefault="00F851FF" w:rsidP="005F31BE">
      <w:pPr>
        <w:pStyle w:val="Heading4"/>
      </w:pPr>
      <w:bookmarkStart w:id="535" w:name="_ef76317db67a290898f39af3c51eee9c"/>
      <w:bookmarkStart w:id="536" w:name="_Toc285534833"/>
      <w:r w:rsidRPr="005F31BE">
        <w:t>&lt;Stereotype&gt; TerminologyCodeConstraint</w:t>
      </w:r>
      <w:bookmarkEnd w:id="535"/>
      <w:bookmarkEnd w:id="536"/>
    </w:p>
    <w:p w14:paraId="4346AECE" w14:textId="77777777" w:rsidR="0063570E" w:rsidRDefault="0063570E" w:rsidP="00383490"/>
    <w:p w14:paraId="09ACE53D" w14:textId="77777777" w:rsidR="00A855E6" w:rsidRDefault="00383490" w:rsidP="00263593">
      <w:r w:rsidRPr="00875584">
        <w:rPr>
          <w:rFonts w:ascii="Arial" w:hAnsi="Arial"/>
          <w:b/>
          <w:sz w:val="24"/>
          <w:szCs w:val="24"/>
        </w:rPr>
        <w:t>Description</w:t>
      </w:r>
    </w:p>
    <w:p w14:paraId="48E304D0" w14:textId="77777777" w:rsidR="00B51031" w:rsidRDefault="0018237F">
      <w:r>
        <w:t xml:space="preserve">A </w:t>
      </w:r>
      <w:r>
        <w:rPr>
          <w:b/>
          <w:bCs/>
        </w:rPr>
        <w:t>TerminologyCodeConstraint</w:t>
      </w:r>
      <w:r>
        <w:t xml:space="preserve"> is a constraint on the possible values of the AML </w:t>
      </w:r>
      <w:r>
        <w:rPr>
          <w:b/>
          <w:bCs/>
        </w:rPr>
        <w:t>TerminologyCode</w:t>
      </w:r>
      <w:r>
        <w:t xml:space="preserve"> type. It constrains the possible values of a terminology code by referencing an </w:t>
      </w:r>
      <w:r>
        <w:rPr>
          <w:b/>
          <w:bCs/>
        </w:rPr>
        <w:t>Enumeration</w:t>
      </w:r>
      <w:r>
        <w:t xml:space="preserve"> whose member </w:t>
      </w:r>
      <w:r>
        <w:rPr>
          <w:b/>
          <w:bCs/>
        </w:rPr>
        <w:t>EnumerationLiterals</w:t>
      </w:r>
      <w:r>
        <w:t xml:space="preserve"> represent the possible values for the constrained </w:t>
      </w:r>
      <w:r>
        <w:rPr>
          <w:b/>
          <w:bCs/>
        </w:rPr>
        <w:t xml:space="preserve">TerminologyCode.  </w:t>
      </w:r>
      <w:r>
        <w:rPr>
          <w:i/>
          <w:iCs/>
        </w:rPr>
        <w:t>possibleValues</w:t>
      </w:r>
      <w:r>
        <w:t xml:space="preserve"> can reference a simple </w:t>
      </w:r>
      <w:r>
        <w:rPr>
          <w:b/>
          <w:bCs/>
        </w:rPr>
        <w:t>Enumeration</w:t>
      </w:r>
      <w:r>
        <w:t xml:space="preserve">, a </w:t>
      </w:r>
      <w:r>
        <w:rPr>
          <w:b/>
          <w:bCs/>
        </w:rPr>
        <w:t>ScopedIdentifier</w:t>
      </w:r>
      <w:r>
        <w:t xml:space="preserve"> or an </w:t>
      </w:r>
      <w:r>
        <w:rPr>
          <w:b/>
          <w:bCs/>
        </w:rPr>
        <w:t>EnumeratedValueDomain</w:t>
      </w:r>
      <w:r>
        <w:t xml:space="preserve">.  The referenced </w:t>
      </w:r>
      <w:r>
        <w:rPr>
          <w:b/>
          <w:bCs/>
        </w:rPr>
        <w:t>Enumeration</w:t>
      </w:r>
      <w:r>
        <w:t xml:space="preserve"> or </w:t>
      </w:r>
      <w:r>
        <w:rPr>
          <w:b/>
          <w:bCs/>
        </w:rPr>
        <w:t>EnumeratedValueDomain</w:t>
      </w:r>
      <w:r>
        <w:t xml:space="preserve"> may be extended by one or more </w:t>
      </w:r>
      <w:r>
        <w:rPr>
          <w:b/>
          <w:bCs/>
        </w:rPr>
        <w:t>EnumerationConstraints</w:t>
      </w:r>
      <w:r>
        <w:t xml:space="preserve"> or </w:t>
      </w:r>
      <w:r>
        <w:rPr>
          <w:b/>
          <w:bCs/>
        </w:rPr>
        <w:t>EnumeratedValueDomainConstraints</w:t>
      </w:r>
      <w:r>
        <w:t xml:space="preserve"> respectively.</w:t>
      </w:r>
    </w:p>
    <w:p w14:paraId="483C8D7B" w14:textId="77777777" w:rsidR="00377E18" w:rsidRDefault="00C51B43" w:rsidP="00377E18">
      <w:pPr>
        <w:ind w:left="720" w:firstLine="720"/>
      </w:pPr>
      <w:r>
        <w:t xml:space="preserve"> </w:t>
      </w:r>
    </w:p>
    <w:p w14:paraId="560C936E" w14:textId="77777777" w:rsidR="0063570E" w:rsidRDefault="0063570E" w:rsidP="00383490"/>
    <w:p w14:paraId="3B80C471" w14:textId="77777777" w:rsidR="00A855E6" w:rsidRDefault="00383490" w:rsidP="00263593">
      <w:r w:rsidRPr="00875584">
        <w:rPr>
          <w:rFonts w:ascii="Arial" w:hAnsi="Arial"/>
          <w:b/>
          <w:sz w:val="24"/>
          <w:szCs w:val="24"/>
        </w:rPr>
        <w:t>Diagrams</w:t>
      </w:r>
    </w:p>
    <w:p w14:paraId="55FD08F4" w14:textId="77777777" w:rsidR="00A93FDC" w:rsidRDefault="008917FF" w:rsidP="00CB0928">
      <w:pPr>
        <w:ind w:left="720"/>
      </w:pPr>
      <w:hyperlink w:anchor="_ae5d1776f07899a7af4725351a338b35" w:history="1">
        <w:r w:rsidR="003E7695">
          <w:rPr>
            <w:rStyle w:val="Hyperlink"/>
          </w:rPr>
          <w:t>Primitive Type Constraints</w:t>
        </w:r>
      </w:hyperlink>
    </w:p>
    <w:p w14:paraId="674D53AD" w14:textId="77777777" w:rsidR="0063570E" w:rsidRDefault="0063570E" w:rsidP="00383490"/>
    <w:p w14:paraId="1C90084A" w14:textId="77777777" w:rsidR="00A855E6" w:rsidRDefault="00383490" w:rsidP="00263593">
      <w:r w:rsidRPr="00875584">
        <w:rPr>
          <w:rFonts w:ascii="Arial" w:hAnsi="Arial"/>
          <w:b/>
          <w:sz w:val="24"/>
          <w:szCs w:val="24"/>
        </w:rPr>
        <w:t>Direct Superclasses (Generalization)</w:t>
      </w:r>
    </w:p>
    <w:p w14:paraId="5C9ABCB2" w14:textId="77777777" w:rsidR="00377E18" w:rsidRDefault="008917FF" w:rsidP="00B51B66">
      <w:pPr>
        <w:ind w:firstLine="720"/>
      </w:pPr>
      <w:hyperlink w:anchor="_c72b6d9c8a46b96f02fdfefe3b8b0568" w:history="1">
        <w:r w:rsidR="006977BE">
          <w:rPr>
            <w:rStyle w:val="Hyperlink"/>
          </w:rPr>
          <w:t>PrimitiveObjectConstraint</w:t>
        </w:r>
      </w:hyperlink>
    </w:p>
    <w:p w14:paraId="3745F33F" w14:textId="77777777" w:rsidR="0063570E" w:rsidRDefault="0063570E" w:rsidP="00383490"/>
    <w:p w14:paraId="11919806" w14:textId="77777777" w:rsidR="00A855E6" w:rsidRDefault="00383490" w:rsidP="00263593">
      <w:r w:rsidRPr="00875584">
        <w:rPr>
          <w:rFonts w:ascii="Arial" w:hAnsi="Arial"/>
          <w:b/>
          <w:sz w:val="24"/>
          <w:szCs w:val="24"/>
        </w:rPr>
        <w:t>Attributes</w:t>
      </w:r>
    </w:p>
    <w:p w14:paraId="1981D362" w14:textId="77777777" w:rsidR="00DC3AE7" w:rsidRDefault="00DC3AE7" w:rsidP="00DC3AE7">
      <w:r w:rsidRPr="00DC3AE7">
        <w:t xml:space="preserve"> </w:t>
      </w:r>
    </w:p>
    <w:p w14:paraId="249708BB" w14:textId="77777777" w:rsidR="00B603FB" w:rsidRDefault="00B603FB" w:rsidP="008B78EB"/>
    <w:p w14:paraId="5136B544"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possibleValues : UML Standard Profile::UML2 Metamodel::Enumeration</w:t>
      </w:r>
    </w:p>
    <w:p w14:paraId="3AD4C88C" w14:textId="77777777" w:rsidR="00B51031" w:rsidRDefault="0018237F">
      <w:r>
        <w:t xml:space="preserve">An </w:t>
      </w:r>
      <w:r>
        <w:rPr>
          <w:b/>
          <w:bCs/>
        </w:rPr>
        <w:t>Enumeration</w:t>
      </w:r>
      <w:r>
        <w:t xml:space="preserve"> whose (possibly constrained) instances represent the possible values for the constrained </w:t>
      </w:r>
      <w:r>
        <w:rPr>
          <w:b/>
          <w:bCs/>
        </w:rPr>
        <w:t>TerminologyCode</w:t>
      </w:r>
      <w:r>
        <w:t>.  If absent, the TerminologyCode values are not constrained.</w:t>
      </w:r>
    </w:p>
    <w:p w14:paraId="101E6A58" w14:textId="77777777" w:rsidR="0063570E" w:rsidRDefault="0063570E" w:rsidP="00383490"/>
    <w:p w14:paraId="79E27061" w14:textId="77777777" w:rsidR="00A855E6" w:rsidRDefault="00383490" w:rsidP="00263593">
      <w:r w:rsidRPr="00875584">
        <w:rPr>
          <w:rFonts w:ascii="Arial" w:hAnsi="Arial"/>
          <w:b/>
          <w:sz w:val="24"/>
          <w:szCs w:val="24"/>
        </w:rPr>
        <w:t>Constraints</w:t>
      </w:r>
    </w:p>
    <w:p w14:paraId="7EFE4533" w14:textId="77777777" w:rsidR="0087616E" w:rsidRPr="00BC6BEC" w:rsidRDefault="0087616E" w:rsidP="00263593">
      <w:pPr>
        <w:rPr>
          <w:rFonts w:ascii="Arial" w:hAnsi="Arial"/>
          <w:b/>
          <w:sz w:val="24"/>
          <w:szCs w:val="24"/>
        </w:rPr>
      </w:pPr>
    </w:p>
    <w:p w14:paraId="7BB1C16A" w14:textId="77777777" w:rsidR="00C867D8" w:rsidRPr="00C867D8" w:rsidRDefault="00263593" w:rsidP="00057587">
      <w:pPr>
        <w:pStyle w:val="ListParagraph"/>
        <w:numPr>
          <w:ilvl w:val="0"/>
          <w:numId w:val="4"/>
        </w:numPr>
        <w:rPr>
          <w:rFonts w:ascii="Arial" w:hAnsi="Arial"/>
          <w:b/>
        </w:rPr>
      </w:pPr>
      <w:r w:rsidRPr="006F3621">
        <w:rPr>
          <w:rFonts w:ascii="Arial" w:hAnsi="Arial"/>
          <w:b/>
        </w:rPr>
        <w:t>mustBeEnumeratedValueDomain</w:t>
      </w:r>
    </w:p>
    <w:p w14:paraId="6D560481" w14:textId="77777777" w:rsidR="00B51031" w:rsidRDefault="0018237F">
      <w:r>
        <w:t>valueSet, if defined, must be an &lt;&lt;EnumeratedValueDomain&gt;&gt;</w:t>
      </w:r>
    </w:p>
    <w:p w14:paraId="17F7B297" w14:textId="77777777" w:rsidR="00377E18" w:rsidRDefault="00CF06F6" w:rsidP="00377E18">
      <w:pPr>
        <w:ind w:left="3600" w:firstLine="720"/>
      </w:pPr>
      <w:r w:rsidRPr="00467F03">
        <w:t>[OCL]</w:t>
      </w:r>
    </w:p>
    <w:p w14:paraId="148B09B9" w14:textId="77777777" w:rsidR="008B78EB" w:rsidRDefault="004B279F" w:rsidP="00ED4063">
      <w:r w:rsidRPr="0047488C">
        <w:rPr>
          <w:rFonts w:ascii="Courier" w:hAnsi="Courier"/>
        </w:rPr>
        <w:t>not(self.valueSet.oclIsUndefined()) implies self.valueSet.stereotypedBy('EnumeratedValueDomain')</w:t>
      </w:r>
    </w:p>
    <w:p w14:paraId="3500C0E5" w14:textId="77777777" w:rsidR="0087616E" w:rsidRPr="00BC6BEC" w:rsidRDefault="0087616E" w:rsidP="00263593">
      <w:pPr>
        <w:rPr>
          <w:rFonts w:ascii="Arial" w:hAnsi="Arial"/>
          <w:b/>
          <w:sz w:val="24"/>
          <w:szCs w:val="24"/>
        </w:rPr>
      </w:pPr>
    </w:p>
    <w:p w14:paraId="78F4DDFD" w14:textId="77777777" w:rsidR="00C867D8" w:rsidRPr="00C867D8" w:rsidRDefault="00263593" w:rsidP="00057587">
      <w:pPr>
        <w:pStyle w:val="ListParagraph"/>
        <w:numPr>
          <w:ilvl w:val="0"/>
          <w:numId w:val="4"/>
        </w:numPr>
        <w:rPr>
          <w:rFonts w:ascii="Arial" w:hAnsi="Arial"/>
          <w:b/>
        </w:rPr>
      </w:pPr>
      <w:r w:rsidRPr="006F3621">
        <w:rPr>
          <w:rFonts w:ascii="Arial" w:hAnsi="Arial"/>
          <w:b/>
        </w:rPr>
        <w:t>constrainsConceptReference</w:t>
      </w:r>
    </w:p>
    <w:p w14:paraId="64F53A14" w14:textId="77777777" w:rsidR="00B51031" w:rsidRDefault="0018237F">
      <w:r>
        <w:t>This Class must be a &lt;&lt;ConceptReference&gt;&gt;</w:t>
      </w:r>
    </w:p>
    <w:p w14:paraId="2EC2052E" w14:textId="77777777" w:rsidR="00377E18" w:rsidRDefault="00CF06F6" w:rsidP="00377E18">
      <w:pPr>
        <w:ind w:left="3600" w:firstLine="720"/>
      </w:pPr>
      <w:r w:rsidRPr="00467F03">
        <w:t>[OCL]</w:t>
      </w:r>
    </w:p>
    <w:p w14:paraId="644D8F79" w14:textId="77777777" w:rsidR="008B78EB" w:rsidRDefault="004B279F" w:rsidP="00ED4063">
      <w:r w:rsidRPr="0047488C">
        <w:rPr>
          <w:rFonts w:ascii="Courier" w:hAnsi="Courier"/>
        </w:rPr>
        <w:t>self.base_Class.oclIsKindOf(TerminologyCode)</w:t>
      </w:r>
    </w:p>
    <w:p w14:paraId="0E860607" w14:textId="77777777" w:rsidR="002C0F83" w:rsidRPr="005F31BE" w:rsidRDefault="00F851FF" w:rsidP="005F31BE">
      <w:pPr>
        <w:pStyle w:val="Heading4"/>
      </w:pPr>
      <w:bookmarkStart w:id="537" w:name="_d8c772ca77efc45bee8711f1de17afc0"/>
      <w:bookmarkStart w:id="538" w:name="_Toc285534834"/>
      <w:r w:rsidRPr="005F31BE">
        <w:t>&lt;Stereotype&gt; TimeConstraint</w:t>
      </w:r>
      <w:bookmarkEnd w:id="537"/>
      <w:bookmarkEnd w:id="538"/>
    </w:p>
    <w:p w14:paraId="46A1F1B1" w14:textId="77777777" w:rsidR="0063570E" w:rsidRDefault="0063570E" w:rsidP="00383490"/>
    <w:p w14:paraId="4DC1E127" w14:textId="77777777" w:rsidR="00A855E6" w:rsidRDefault="00383490" w:rsidP="00263593">
      <w:r w:rsidRPr="00875584">
        <w:rPr>
          <w:rFonts w:ascii="Arial" w:hAnsi="Arial"/>
          <w:b/>
          <w:sz w:val="24"/>
          <w:szCs w:val="24"/>
        </w:rPr>
        <w:t>Description</w:t>
      </w:r>
    </w:p>
    <w:p w14:paraId="21E76472" w14:textId="77777777" w:rsidR="00B51031" w:rsidRDefault="0018237F">
      <w:r>
        <w:t>A constraint on a property of Time type.</w:t>
      </w:r>
    </w:p>
    <w:p w14:paraId="450523A2" w14:textId="77777777" w:rsidR="00377E18" w:rsidRDefault="00C51B43" w:rsidP="00377E18">
      <w:pPr>
        <w:ind w:left="720" w:firstLine="720"/>
      </w:pPr>
      <w:r>
        <w:t xml:space="preserve"> </w:t>
      </w:r>
    </w:p>
    <w:p w14:paraId="7134DCDC" w14:textId="77777777" w:rsidR="0063570E" w:rsidRDefault="0063570E" w:rsidP="00383490"/>
    <w:p w14:paraId="1409CA0D" w14:textId="77777777" w:rsidR="00A855E6" w:rsidRDefault="00383490" w:rsidP="00263593">
      <w:r w:rsidRPr="00875584">
        <w:rPr>
          <w:rFonts w:ascii="Arial" w:hAnsi="Arial"/>
          <w:b/>
          <w:sz w:val="24"/>
          <w:szCs w:val="24"/>
        </w:rPr>
        <w:t>Diagrams</w:t>
      </w:r>
    </w:p>
    <w:p w14:paraId="56991E60" w14:textId="77777777" w:rsidR="00A93FDC" w:rsidRDefault="008917FF" w:rsidP="00CB0928">
      <w:pPr>
        <w:ind w:left="720"/>
      </w:pPr>
      <w:hyperlink w:anchor="_ae5d1776f07899a7af4725351a338b35" w:history="1">
        <w:r w:rsidR="003E7695">
          <w:rPr>
            <w:rStyle w:val="Hyperlink"/>
          </w:rPr>
          <w:t>Primitive Type Constraints</w:t>
        </w:r>
      </w:hyperlink>
    </w:p>
    <w:p w14:paraId="4B2F37EB" w14:textId="77777777" w:rsidR="0063570E" w:rsidRDefault="0063570E" w:rsidP="00383490"/>
    <w:p w14:paraId="6D81138D" w14:textId="77777777" w:rsidR="00A855E6" w:rsidRDefault="00383490" w:rsidP="00263593">
      <w:r w:rsidRPr="00875584">
        <w:rPr>
          <w:rFonts w:ascii="Arial" w:hAnsi="Arial"/>
          <w:b/>
          <w:sz w:val="24"/>
          <w:szCs w:val="24"/>
        </w:rPr>
        <w:t>Direct Superclasses (Generalization)</w:t>
      </w:r>
    </w:p>
    <w:p w14:paraId="0BD7F89E" w14:textId="77777777" w:rsidR="00377E18" w:rsidRDefault="008917FF" w:rsidP="00B51B66">
      <w:pPr>
        <w:ind w:firstLine="720"/>
      </w:pPr>
      <w:hyperlink w:anchor="_c72b6d9c8a46b96f02fdfefe3b8b0568" w:history="1">
        <w:r w:rsidR="006977BE">
          <w:rPr>
            <w:rStyle w:val="Hyperlink"/>
          </w:rPr>
          <w:t>PrimitiveObjectConstraint</w:t>
        </w:r>
      </w:hyperlink>
    </w:p>
    <w:p w14:paraId="77698A8E" w14:textId="77777777" w:rsidR="0063570E" w:rsidRDefault="0063570E" w:rsidP="00383490"/>
    <w:p w14:paraId="26F55C87" w14:textId="77777777" w:rsidR="00A855E6" w:rsidRDefault="00383490" w:rsidP="00263593">
      <w:r w:rsidRPr="00875584">
        <w:rPr>
          <w:rFonts w:ascii="Arial" w:hAnsi="Arial"/>
          <w:b/>
          <w:sz w:val="24"/>
          <w:szCs w:val="24"/>
        </w:rPr>
        <w:t>Attributes</w:t>
      </w:r>
    </w:p>
    <w:p w14:paraId="2DEB7319" w14:textId="77777777" w:rsidR="00DC3AE7" w:rsidRDefault="00DC3AE7" w:rsidP="00DC3AE7">
      <w:r w:rsidRPr="00DC3AE7">
        <w:t xml:space="preserve"> </w:t>
      </w:r>
    </w:p>
    <w:p w14:paraId="3CAB4792" w14:textId="77777777" w:rsidR="00B603FB" w:rsidRDefault="00B603FB" w:rsidP="008B78EB"/>
    <w:p w14:paraId="11E57C71"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possibleValues : ReferenceModelProfile::DV_Time</w:t>
      </w:r>
    </w:p>
    <w:p w14:paraId="2BE3AAB5" w14:textId="77777777" w:rsidR="00B51031" w:rsidRDefault="0018237F">
      <w:r>
        <w:t>A set of allowed Time values (e.g., ‘09:30:00’).</w:t>
      </w:r>
    </w:p>
    <w:p w14:paraId="5818A94F" w14:textId="77777777" w:rsidR="00DC3AE7" w:rsidRDefault="00DC3AE7" w:rsidP="00DC3AE7">
      <w:r w:rsidRPr="00DC3AE7">
        <w:t xml:space="preserve"> </w:t>
      </w:r>
    </w:p>
    <w:p w14:paraId="45242772" w14:textId="77777777" w:rsidR="00B603FB" w:rsidRDefault="00B603FB" w:rsidP="008B78EB"/>
    <w:p w14:paraId="170A21E6"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valueRanges : ConstraintProfile::TimeInterval</w:t>
      </w:r>
    </w:p>
    <w:p w14:paraId="7AC33417" w14:textId="77777777" w:rsidR="00B51031" w:rsidRDefault="0018237F">
      <w:r>
        <w:t>A set of Time value ranges, any value of which is considered valid (e.g., ‘|&gt;= 09:30:00|’, ’09:30:00..11:30:00’).</w:t>
      </w:r>
    </w:p>
    <w:p w14:paraId="2DB257C2" w14:textId="77777777" w:rsidR="00DC3AE7" w:rsidRDefault="00DC3AE7" w:rsidP="00DC3AE7">
      <w:r w:rsidRPr="00DC3AE7">
        <w:t xml:space="preserve"> </w:t>
      </w:r>
    </w:p>
    <w:p w14:paraId="2DDD7BA1" w14:textId="77777777" w:rsidR="00B603FB" w:rsidRDefault="00B603FB" w:rsidP="008B78EB"/>
    <w:p w14:paraId="24DC9446"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matchPattern : ConstraintProfile::TimeMatchPattern</w:t>
      </w:r>
    </w:p>
    <w:p w14:paraId="3D311187" w14:textId="77777777" w:rsidR="00B51031" w:rsidRDefault="0018237F">
      <w:r>
        <w:t>A string pattern implying a set of valid Time values (e.g., ‘13:??:xx’, ‘hh:xx:xx’).</w:t>
      </w:r>
    </w:p>
    <w:p w14:paraId="1E7A488E" w14:textId="77777777" w:rsidR="00DC3AE7" w:rsidRDefault="00DC3AE7" w:rsidP="00DC3AE7">
      <w:r w:rsidRPr="00DC3AE7">
        <w:t xml:space="preserve"> </w:t>
      </w:r>
    </w:p>
    <w:p w14:paraId="543E2143" w14:textId="77777777" w:rsidR="00B603FB" w:rsidRDefault="00B603FB" w:rsidP="008B78EB"/>
    <w:p w14:paraId="6E8EF196"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assumedValue : ReferenceModelProfile::DV_Time</w:t>
      </w:r>
    </w:p>
    <w:p w14:paraId="7CD6F70F" w14:textId="77777777" w:rsidR="00B51031" w:rsidRDefault="0018237F">
      <w:r>
        <w:t>A Time value to be assumed to apply if no value is provided.</w:t>
      </w:r>
    </w:p>
    <w:p w14:paraId="5DD0E61F" w14:textId="77777777" w:rsidR="0063570E" w:rsidRDefault="0063570E" w:rsidP="00383490"/>
    <w:p w14:paraId="32190DDA" w14:textId="77777777" w:rsidR="00A855E6" w:rsidRDefault="00383490" w:rsidP="00263593">
      <w:r w:rsidRPr="00875584">
        <w:rPr>
          <w:rFonts w:ascii="Arial" w:hAnsi="Arial"/>
          <w:b/>
          <w:sz w:val="24"/>
          <w:szCs w:val="24"/>
        </w:rPr>
        <w:t>Constraints</w:t>
      </w:r>
    </w:p>
    <w:p w14:paraId="06352ED4" w14:textId="77777777" w:rsidR="0087616E" w:rsidRPr="00BC6BEC" w:rsidRDefault="0087616E" w:rsidP="00263593">
      <w:pPr>
        <w:rPr>
          <w:rFonts w:ascii="Arial" w:hAnsi="Arial"/>
          <w:b/>
          <w:sz w:val="24"/>
          <w:szCs w:val="24"/>
        </w:rPr>
      </w:pPr>
    </w:p>
    <w:p w14:paraId="41522B32" w14:textId="77777777" w:rsidR="00C867D8" w:rsidRPr="00C867D8" w:rsidRDefault="00263593" w:rsidP="00057587">
      <w:pPr>
        <w:pStyle w:val="ListParagraph"/>
        <w:numPr>
          <w:ilvl w:val="0"/>
          <w:numId w:val="4"/>
        </w:numPr>
        <w:rPr>
          <w:rFonts w:ascii="Arial" w:hAnsi="Arial"/>
          <w:b/>
        </w:rPr>
      </w:pPr>
      <w:r w:rsidRPr="006F3621">
        <w:rPr>
          <w:rFonts w:ascii="Arial" w:hAnsi="Arial"/>
          <w:b/>
        </w:rPr>
        <w:t>constrainsTime</w:t>
      </w:r>
    </w:p>
    <w:p w14:paraId="084FEF24" w14:textId="77777777" w:rsidR="00B51031" w:rsidRDefault="0018237F">
      <w:r>
        <w:t>The constraint is applied to a Time type.</w:t>
      </w:r>
    </w:p>
    <w:p w14:paraId="7D95E09C" w14:textId="77777777" w:rsidR="00377E18" w:rsidRDefault="00CF06F6" w:rsidP="00377E18">
      <w:pPr>
        <w:ind w:left="3600" w:firstLine="720"/>
      </w:pPr>
      <w:r w:rsidRPr="00467F03">
        <w:t>[English]</w:t>
      </w:r>
    </w:p>
    <w:p w14:paraId="79D6CB23" w14:textId="77777777" w:rsidR="008B78EB" w:rsidRDefault="004B279F" w:rsidP="00ED4063">
      <w:r w:rsidRPr="0047488C">
        <w:rPr>
          <w:rFonts w:ascii="Courier" w:hAnsi="Courier"/>
        </w:rPr>
        <w:t xml:space="preserve"> self.base_Class.oclIsKindOf(Time)</w:t>
      </w:r>
    </w:p>
    <w:p w14:paraId="403BF154" w14:textId="77777777" w:rsidR="002C0F83" w:rsidRPr="005F31BE" w:rsidRDefault="00F851FF" w:rsidP="005F31BE">
      <w:pPr>
        <w:pStyle w:val="Heading4"/>
      </w:pPr>
      <w:bookmarkStart w:id="539" w:name="_ae523af1cac1acb62eaaa15c6e4cf946"/>
      <w:bookmarkStart w:id="540" w:name="_Toc285534835"/>
      <w:r w:rsidRPr="005F31BE">
        <w:t>&lt;Stereotype&gt; TranslationDetails</w:t>
      </w:r>
      <w:bookmarkEnd w:id="539"/>
      <w:bookmarkEnd w:id="540"/>
    </w:p>
    <w:p w14:paraId="56A607D8" w14:textId="77777777" w:rsidR="0063570E" w:rsidRDefault="0063570E" w:rsidP="00383490"/>
    <w:p w14:paraId="3A87CBA0" w14:textId="77777777" w:rsidR="00A855E6" w:rsidRDefault="00383490" w:rsidP="00263593">
      <w:r w:rsidRPr="00875584">
        <w:rPr>
          <w:rFonts w:ascii="Arial" w:hAnsi="Arial"/>
          <w:b/>
          <w:sz w:val="24"/>
          <w:szCs w:val="24"/>
        </w:rPr>
        <w:t>Description</w:t>
      </w:r>
    </w:p>
    <w:p w14:paraId="069B9105" w14:textId="77777777" w:rsidR="00B51031" w:rsidRDefault="0018237F">
      <w:r>
        <w:t>A basic stereotype for adding translation details to a resource translation</w:t>
      </w:r>
    </w:p>
    <w:p w14:paraId="191722C4" w14:textId="77777777" w:rsidR="00377E18" w:rsidRDefault="00C51B43" w:rsidP="00377E18">
      <w:pPr>
        <w:ind w:left="720" w:firstLine="720"/>
      </w:pPr>
      <w:r>
        <w:t xml:space="preserve"> </w:t>
      </w:r>
    </w:p>
    <w:p w14:paraId="279D8AA7" w14:textId="77777777" w:rsidR="0063570E" w:rsidRDefault="0063570E" w:rsidP="00383490"/>
    <w:p w14:paraId="61DCED27" w14:textId="77777777" w:rsidR="00A855E6" w:rsidRDefault="00383490" w:rsidP="00263593">
      <w:r w:rsidRPr="00875584">
        <w:rPr>
          <w:rFonts w:ascii="Arial" w:hAnsi="Arial"/>
          <w:b/>
          <w:sz w:val="24"/>
          <w:szCs w:val="24"/>
        </w:rPr>
        <w:t>Diagrams</w:t>
      </w:r>
    </w:p>
    <w:p w14:paraId="7382CBC1" w14:textId="77777777" w:rsidR="00A93FDC" w:rsidRDefault="008917FF" w:rsidP="00CB0928">
      <w:pPr>
        <w:ind w:left="720"/>
      </w:pPr>
      <w:hyperlink w:anchor="_c8719d73828cfab6778459fc65cfee21" w:history="1">
        <w:r w:rsidR="003E7695">
          <w:rPr>
            <w:rStyle w:val="Hyperlink"/>
          </w:rPr>
          <w:t>Archetype Metadata</w:t>
        </w:r>
      </w:hyperlink>
    </w:p>
    <w:p w14:paraId="7BCF9C1A" w14:textId="77777777" w:rsidR="0063570E" w:rsidRDefault="0063570E" w:rsidP="00383490"/>
    <w:p w14:paraId="66A48E59" w14:textId="77777777" w:rsidR="00A855E6" w:rsidRDefault="00383490" w:rsidP="00263593">
      <w:r w:rsidRPr="00875584">
        <w:rPr>
          <w:rFonts w:ascii="Arial" w:hAnsi="Arial"/>
          <w:b/>
          <w:sz w:val="24"/>
          <w:szCs w:val="24"/>
        </w:rPr>
        <w:t>Attributes</w:t>
      </w:r>
    </w:p>
    <w:p w14:paraId="51F5E4BE" w14:textId="77777777" w:rsidR="00DC3AE7" w:rsidRDefault="00DC3AE7" w:rsidP="00DC3AE7">
      <w:r w:rsidRPr="00DC3AE7">
        <w:t xml:space="preserve"> </w:t>
      </w:r>
    </w:p>
    <w:p w14:paraId="615522E4" w14:textId="77777777" w:rsidR="00B603FB" w:rsidRDefault="00B603FB" w:rsidP="008B78EB"/>
    <w:p w14:paraId="1A2864D0"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accreditation : UML Standard Profile::UML2 Metamodel::PrimitiveTypes::String</w:t>
      </w:r>
    </w:p>
    <w:p w14:paraId="1AB04D31" w14:textId="77777777" w:rsidR="00B51031" w:rsidRDefault="0018237F">
      <w:r>
        <w:t xml:space="preserve"> </w:t>
      </w:r>
    </w:p>
    <w:p w14:paraId="788E0B2B" w14:textId="77777777" w:rsidR="00DC3AE7" w:rsidRDefault="00DC3AE7" w:rsidP="00DC3AE7">
      <w:r w:rsidRPr="00DC3AE7">
        <w:t xml:space="preserve"> </w:t>
      </w:r>
    </w:p>
    <w:p w14:paraId="7C4F5D90" w14:textId="77777777" w:rsidR="00B603FB" w:rsidRDefault="00B603FB" w:rsidP="008B78EB"/>
    <w:p w14:paraId="0BC561B7"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language : UML Standard Profile::UML2 Metamodel::EnumerationLiteral</w:t>
      </w:r>
    </w:p>
    <w:p w14:paraId="2E425B76" w14:textId="77777777" w:rsidR="00B51031" w:rsidRDefault="0018237F">
      <w:r>
        <w:t xml:space="preserve"> </w:t>
      </w:r>
    </w:p>
    <w:p w14:paraId="42BB7743" w14:textId="77777777" w:rsidR="0063570E" w:rsidRDefault="0063570E" w:rsidP="00383490"/>
    <w:p w14:paraId="2CDB246D" w14:textId="77777777" w:rsidR="00A855E6" w:rsidRDefault="00383490" w:rsidP="00263593">
      <w:r w:rsidRPr="00875584">
        <w:rPr>
          <w:rFonts w:ascii="Arial" w:hAnsi="Arial"/>
          <w:b/>
          <w:sz w:val="24"/>
          <w:szCs w:val="24"/>
        </w:rPr>
        <w:t>Constraints</w:t>
      </w:r>
    </w:p>
    <w:p w14:paraId="6E113054" w14:textId="77777777" w:rsidR="0087616E" w:rsidRPr="00BC6BEC" w:rsidRDefault="0087616E" w:rsidP="00263593">
      <w:pPr>
        <w:rPr>
          <w:rFonts w:ascii="Arial" w:hAnsi="Arial"/>
          <w:b/>
          <w:sz w:val="24"/>
          <w:szCs w:val="24"/>
        </w:rPr>
      </w:pPr>
    </w:p>
    <w:p w14:paraId="2477F257" w14:textId="77777777" w:rsidR="00C867D8" w:rsidRPr="00C867D8" w:rsidRDefault="00263593" w:rsidP="00057587">
      <w:pPr>
        <w:pStyle w:val="ListParagraph"/>
        <w:numPr>
          <w:ilvl w:val="0"/>
          <w:numId w:val="4"/>
        </w:numPr>
        <w:rPr>
          <w:rFonts w:ascii="Arial" w:hAnsi="Arial"/>
          <w:b/>
        </w:rPr>
      </w:pPr>
      <w:r w:rsidRPr="006F3621">
        <w:rPr>
          <w:rFonts w:ascii="Arial" w:hAnsi="Arial"/>
          <w:b/>
        </w:rPr>
        <w:t>languageEnumeration</w:t>
      </w:r>
    </w:p>
    <w:p w14:paraId="2898B5C5" w14:textId="77777777" w:rsidR="00B51031" w:rsidRDefault="0018237F">
      <w:r>
        <w:t>language must be contained by a &lt;&lt;Language&gt;&gt; Enumeration</w:t>
      </w:r>
    </w:p>
    <w:p w14:paraId="058208F5" w14:textId="77777777" w:rsidR="00377E18" w:rsidRDefault="00CF06F6" w:rsidP="00377E18">
      <w:pPr>
        <w:ind w:left="3600" w:firstLine="720"/>
      </w:pPr>
      <w:r w:rsidRPr="00467F03">
        <w:t>[OCL]</w:t>
      </w:r>
    </w:p>
    <w:p w14:paraId="689E4FEE" w14:textId="77777777" w:rsidR="008B78EB" w:rsidRDefault="004B279F" w:rsidP="00ED4063">
      <w:r w:rsidRPr="0047488C">
        <w:rPr>
          <w:rFonts w:ascii="Courier" w:hAnsi="Courier"/>
        </w:rPr>
        <w:t>self.language.enumeration.stereotypedBy('Language')</w:t>
      </w:r>
    </w:p>
    <w:p w14:paraId="1C6D4EC1" w14:textId="77777777" w:rsidR="002C0F83" w:rsidRPr="005F31BE" w:rsidRDefault="00F851FF" w:rsidP="005F31BE">
      <w:pPr>
        <w:pStyle w:val="Heading4"/>
      </w:pPr>
      <w:bookmarkStart w:id="541" w:name="_Toc285534836"/>
      <w:r w:rsidRPr="005F31BE">
        <w:t>&lt;Stereotype&gt; ValueSetDefinitionReference</w:t>
      </w:r>
      <w:bookmarkEnd w:id="541"/>
    </w:p>
    <w:p w14:paraId="28730E2B" w14:textId="77777777" w:rsidR="0063570E" w:rsidRDefault="0063570E" w:rsidP="00383490"/>
    <w:p w14:paraId="60F3491B" w14:textId="77777777" w:rsidR="00A855E6" w:rsidRDefault="00383490" w:rsidP="00263593">
      <w:r w:rsidRPr="00875584">
        <w:rPr>
          <w:rFonts w:ascii="Arial" w:hAnsi="Arial"/>
          <w:b/>
          <w:sz w:val="24"/>
          <w:szCs w:val="24"/>
        </w:rPr>
        <w:t>Description</w:t>
      </w:r>
    </w:p>
    <w:p w14:paraId="70488791" w14:textId="77777777" w:rsidR="00B51031" w:rsidRDefault="0018237F">
      <w:r>
        <w:t xml:space="preserve"> A </w:t>
      </w:r>
      <w:r>
        <w:rPr>
          <w:i/>
          <w:iCs/>
        </w:rPr>
        <w:t>uri</w:t>
      </w:r>
      <w:r>
        <w:t xml:space="preserve"> that names the value set that the extended </w:t>
      </w:r>
      <w:r>
        <w:rPr>
          <w:b/>
          <w:bCs/>
        </w:rPr>
        <w:t>Enumeration</w:t>
      </w:r>
      <w:r>
        <w:t xml:space="preserve"> represents.  The set of </w:t>
      </w:r>
      <w:r>
        <w:rPr>
          <w:b/>
          <w:bCs/>
        </w:rPr>
        <w:t>EnumerationLiterals</w:t>
      </w:r>
      <w:r>
        <w:t xml:space="preserve"> in an </w:t>
      </w:r>
      <w:r>
        <w:rPr>
          <w:b/>
          <w:bCs/>
        </w:rPr>
        <w:t>Enumeration</w:t>
      </w:r>
      <w:r>
        <w:t xml:space="preserve"> stereotyped by </w:t>
      </w:r>
      <w:r>
        <w:rPr>
          <w:b/>
          <w:bCs/>
        </w:rPr>
        <w:t>ValueSetDefinitionReference</w:t>
      </w:r>
      <w:r>
        <w:t xml:space="preserve"> represent the set or a subset of the </w:t>
      </w:r>
      <w:r>
        <w:rPr>
          <w:b/>
          <w:bCs/>
        </w:rPr>
        <w:t>ConceptReferences</w:t>
      </w:r>
      <w:r>
        <w:t xml:space="preserve"> returned by the interpretation of the referenced definition.</w:t>
      </w:r>
    </w:p>
    <w:p w14:paraId="2985C20F" w14:textId="77777777" w:rsidR="00B51031" w:rsidRDefault="0018237F">
      <w:r>
        <w:t xml:space="preserve"> </w:t>
      </w:r>
    </w:p>
    <w:p w14:paraId="0B728102" w14:textId="77777777" w:rsidR="00B51031" w:rsidRDefault="0018237F">
      <w:r>
        <w:t xml:space="preserve"> </w:t>
      </w:r>
    </w:p>
    <w:p w14:paraId="42CBEF1C" w14:textId="77777777" w:rsidR="00377E18" w:rsidRDefault="00C51B43" w:rsidP="00377E18">
      <w:pPr>
        <w:ind w:left="720" w:firstLine="720"/>
      </w:pPr>
      <w:r>
        <w:t xml:space="preserve"> </w:t>
      </w:r>
    </w:p>
    <w:p w14:paraId="24A0E6A8" w14:textId="77777777" w:rsidR="0063570E" w:rsidRDefault="0063570E" w:rsidP="00383490"/>
    <w:p w14:paraId="4BBD7A92" w14:textId="77777777" w:rsidR="00A855E6" w:rsidRDefault="00383490" w:rsidP="00263593">
      <w:r w:rsidRPr="00875584">
        <w:rPr>
          <w:rFonts w:ascii="Arial" w:hAnsi="Arial"/>
          <w:b/>
          <w:sz w:val="24"/>
          <w:szCs w:val="24"/>
        </w:rPr>
        <w:t>Diagrams</w:t>
      </w:r>
    </w:p>
    <w:p w14:paraId="3F140E14" w14:textId="77777777" w:rsidR="00A93FDC" w:rsidRDefault="008917FF" w:rsidP="00CB0928">
      <w:pPr>
        <w:ind w:left="720"/>
      </w:pPr>
      <w:hyperlink w:anchor="_aa2597b87275ed4e1724a94a9c31d90b" w:history="1">
        <w:r w:rsidR="003E7695">
          <w:rPr>
            <w:rStyle w:val="Hyperlink"/>
          </w:rPr>
          <w:t>Resource References</w:t>
        </w:r>
      </w:hyperlink>
    </w:p>
    <w:p w14:paraId="7F6CE356" w14:textId="77777777" w:rsidR="0063570E" w:rsidRDefault="0063570E" w:rsidP="00383490"/>
    <w:p w14:paraId="0F5A64CA" w14:textId="77777777" w:rsidR="00A855E6" w:rsidRDefault="00383490" w:rsidP="00263593">
      <w:r w:rsidRPr="00875584">
        <w:rPr>
          <w:rFonts w:ascii="Arial" w:hAnsi="Arial"/>
          <w:b/>
          <w:sz w:val="24"/>
          <w:szCs w:val="24"/>
        </w:rPr>
        <w:t>Direct Superclasses (Generalization)</w:t>
      </w:r>
    </w:p>
    <w:p w14:paraId="19D94751" w14:textId="77777777" w:rsidR="00377E18" w:rsidRDefault="008917FF" w:rsidP="00B51B66">
      <w:pPr>
        <w:ind w:firstLine="720"/>
      </w:pPr>
      <w:hyperlink w:anchor="_1b2eec63ad4ef6c72d57b9985e0346ff" w:history="1">
        <w:r w:rsidR="006977BE">
          <w:rPr>
            <w:rStyle w:val="Hyperlink"/>
          </w:rPr>
          <w:t>ResourceReference</w:t>
        </w:r>
      </w:hyperlink>
    </w:p>
    <w:p w14:paraId="3F91AF2A" w14:textId="77777777" w:rsidR="0063570E" w:rsidRDefault="0063570E" w:rsidP="00383490"/>
    <w:p w14:paraId="52F9B5B3" w14:textId="77777777" w:rsidR="00A855E6" w:rsidRDefault="00383490" w:rsidP="00263593">
      <w:r w:rsidRPr="00875584">
        <w:rPr>
          <w:rFonts w:ascii="Arial" w:hAnsi="Arial"/>
          <w:b/>
          <w:sz w:val="24"/>
          <w:szCs w:val="24"/>
        </w:rPr>
        <w:t>Constraints</w:t>
      </w:r>
    </w:p>
    <w:p w14:paraId="50BC6CE4" w14:textId="77777777" w:rsidR="0087616E" w:rsidRPr="00BC6BEC" w:rsidRDefault="0087616E" w:rsidP="00263593">
      <w:pPr>
        <w:rPr>
          <w:rFonts w:ascii="Arial" w:hAnsi="Arial"/>
          <w:b/>
          <w:sz w:val="24"/>
          <w:szCs w:val="24"/>
        </w:rPr>
      </w:pPr>
    </w:p>
    <w:p w14:paraId="67AA5100" w14:textId="77777777" w:rsidR="00C867D8" w:rsidRPr="00C867D8" w:rsidRDefault="00263593" w:rsidP="00057587">
      <w:pPr>
        <w:pStyle w:val="ListParagraph"/>
        <w:numPr>
          <w:ilvl w:val="0"/>
          <w:numId w:val="4"/>
        </w:numPr>
        <w:rPr>
          <w:rFonts w:ascii="Arial" w:hAnsi="Arial"/>
          <w:b/>
        </w:rPr>
      </w:pPr>
      <w:r w:rsidRPr="006F3621">
        <w:rPr>
          <w:rFonts w:ascii="Arial" w:hAnsi="Arial"/>
          <w:b/>
        </w:rPr>
        <w:t>specializesValueSet</w:t>
      </w:r>
    </w:p>
    <w:p w14:paraId="0BF2559A" w14:textId="77777777" w:rsidR="00B51031" w:rsidRDefault="0018237F">
      <w:r>
        <w:t xml:space="preserve"> A ValueSetDefinitionReference is a specialization of a ValueSetReference.</w:t>
      </w:r>
    </w:p>
    <w:p w14:paraId="6ACABE4C" w14:textId="77777777" w:rsidR="00377E18" w:rsidRDefault="00CF06F6" w:rsidP="00377E18">
      <w:pPr>
        <w:ind w:left="3600" w:firstLine="720"/>
      </w:pPr>
      <w:r w:rsidRPr="00467F03">
        <w:t>[OCL]</w:t>
      </w:r>
    </w:p>
    <w:p w14:paraId="7EF36324" w14:textId="77777777" w:rsidR="008B78EB" w:rsidRDefault="004B279F" w:rsidP="00ED4063">
      <w:r w:rsidRPr="0047488C">
        <w:rPr>
          <w:rFonts w:ascii="Courier" w:hAnsi="Courier"/>
        </w:rPr>
        <w:t>self.base_Enumeration.general-&gt;select(g|g.stereotypedBy('ValueSetReference'))-&gt;size()&lt;=1</w:t>
      </w:r>
    </w:p>
    <w:p w14:paraId="5A2F4DE5" w14:textId="77777777" w:rsidR="002C0F83" w:rsidRPr="005F31BE" w:rsidRDefault="00F851FF" w:rsidP="005F31BE">
      <w:pPr>
        <w:pStyle w:val="Heading4"/>
      </w:pPr>
      <w:bookmarkStart w:id="542" w:name="_Toc285534837"/>
      <w:r w:rsidRPr="005F31BE">
        <w:t>&lt;Stereotype&gt; ValueSetReference</w:t>
      </w:r>
      <w:bookmarkEnd w:id="542"/>
    </w:p>
    <w:p w14:paraId="63CC20BB" w14:textId="77777777" w:rsidR="0063570E" w:rsidRDefault="0063570E" w:rsidP="00383490"/>
    <w:p w14:paraId="29109E45" w14:textId="77777777" w:rsidR="00A855E6" w:rsidRDefault="00383490" w:rsidP="00263593">
      <w:r w:rsidRPr="00875584">
        <w:rPr>
          <w:rFonts w:ascii="Arial" w:hAnsi="Arial"/>
          <w:b/>
          <w:sz w:val="24"/>
          <w:szCs w:val="24"/>
        </w:rPr>
        <w:t>Description</w:t>
      </w:r>
    </w:p>
    <w:p w14:paraId="7D948BF6" w14:textId="50834495" w:rsidR="00B51031" w:rsidRDefault="0018237F">
      <w:proofErr w:type="gramStart"/>
      <w:r>
        <w:t>A</w:t>
      </w:r>
      <w:proofErr w:type="gramEnd"/>
      <w:r>
        <w:t xml:space="preserve"> </w:t>
      </w:r>
      <w:r>
        <w:rPr>
          <w:i/>
          <w:iCs/>
        </w:rPr>
        <w:t>uri</w:t>
      </w:r>
      <w:r>
        <w:t xml:space="preserve"> </w:t>
      </w:r>
      <w:del w:id="543" w:author="Alpha Omega" w:date="2015-02-14T13:58:00Z">
        <w:r w:rsidDel="00A92D54">
          <w:delText xml:space="preserve">that </w:delText>
        </w:r>
      </w:del>
      <w:r>
        <w:t>nam</w:t>
      </w:r>
      <w:ins w:id="544" w:author="Alpha Omega" w:date="2015-02-14T13:58:00Z">
        <w:r w:rsidR="00A92D54">
          <w:t>ing</w:t>
        </w:r>
      </w:ins>
      <w:del w:id="545" w:author="Alpha Omega" w:date="2015-02-14T13:58:00Z">
        <w:r w:rsidDel="00A92D54">
          <w:delText>es</w:delText>
        </w:r>
      </w:del>
      <w:r>
        <w:t xml:space="preserve"> the value set </w:t>
      </w:r>
      <w:del w:id="546" w:author="Alpha Omega" w:date="2015-02-14T13:58:00Z">
        <w:r w:rsidDel="00A92D54">
          <w:delText xml:space="preserve">that </w:delText>
        </w:r>
      </w:del>
      <w:r>
        <w:t>the extended Enumeration represents.  The set of EnumerationLiterals in an Enumeration stereotyped by ValueSetReference represent the set or a subset of the ConceptReferences returned by the "current" (in the CTS2 sense) definition of the ValueSet.</w:t>
      </w:r>
    </w:p>
    <w:p w14:paraId="46CA66D6" w14:textId="77777777" w:rsidR="00377E18" w:rsidRDefault="00C51B43" w:rsidP="00377E18">
      <w:pPr>
        <w:ind w:left="720" w:firstLine="720"/>
      </w:pPr>
      <w:r>
        <w:t xml:space="preserve"> </w:t>
      </w:r>
    </w:p>
    <w:p w14:paraId="5DD7ECFE" w14:textId="77777777" w:rsidR="0063570E" w:rsidRDefault="0063570E" w:rsidP="00383490"/>
    <w:p w14:paraId="3FABB087" w14:textId="77777777" w:rsidR="00A855E6" w:rsidRDefault="00383490" w:rsidP="00263593">
      <w:r w:rsidRPr="00875584">
        <w:rPr>
          <w:rFonts w:ascii="Arial" w:hAnsi="Arial"/>
          <w:b/>
          <w:sz w:val="24"/>
          <w:szCs w:val="24"/>
        </w:rPr>
        <w:t>Diagrams</w:t>
      </w:r>
    </w:p>
    <w:p w14:paraId="38A0063B" w14:textId="77777777" w:rsidR="00A93FDC" w:rsidRDefault="008917FF" w:rsidP="00CB0928">
      <w:pPr>
        <w:ind w:left="720"/>
      </w:pPr>
      <w:hyperlink w:anchor="_aa2597b87275ed4e1724a94a9c31d90b" w:history="1">
        <w:r w:rsidR="003E7695">
          <w:rPr>
            <w:rStyle w:val="Hyperlink"/>
          </w:rPr>
          <w:t>Resource References</w:t>
        </w:r>
      </w:hyperlink>
    </w:p>
    <w:p w14:paraId="6E1BE171" w14:textId="77777777" w:rsidR="0063570E" w:rsidRDefault="0063570E" w:rsidP="00383490"/>
    <w:p w14:paraId="3EA4AE5A" w14:textId="77777777" w:rsidR="00A855E6" w:rsidRDefault="00383490" w:rsidP="00263593">
      <w:r w:rsidRPr="00875584">
        <w:rPr>
          <w:rFonts w:ascii="Arial" w:hAnsi="Arial"/>
          <w:b/>
          <w:sz w:val="24"/>
          <w:szCs w:val="24"/>
        </w:rPr>
        <w:t>Direct Superclasses (Generalization)</w:t>
      </w:r>
    </w:p>
    <w:p w14:paraId="4EC187BD" w14:textId="77777777" w:rsidR="00377E18" w:rsidRDefault="008917FF" w:rsidP="00B51B66">
      <w:pPr>
        <w:ind w:firstLine="720"/>
      </w:pPr>
      <w:hyperlink w:anchor="_1b2eec63ad4ef6c72d57b9985e0346ff" w:history="1">
        <w:r w:rsidR="006977BE">
          <w:rPr>
            <w:rStyle w:val="Hyperlink"/>
          </w:rPr>
          <w:t>ResourceReference</w:t>
        </w:r>
      </w:hyperlink>
    </w:p>
    <w:p w14:paraId="71813DB7" w14:textId="77777777" w:rsidR="0063570E" w:rsidRDefault="0063570E" w:rsidP="00383490"/>
    <w:p w14:paraId="06299071" w14:textId="77777777" w:rsidR="00A855E6" w:rsidRDefault="00383490" w:rsidP="00263593">
      <w:r w:rsidRPr="00875584">
        <w:rPr>
          <w:rFonts w:ascii="Arial" w:hAnsi="Arial"/>
          <w:b/>
          <w:sz w:val="24"/>
          <w:szCs w:val="24"/>
        </w:rPr>
        <w:t>Constraints</w:t>
      </w:r>
    </w:p>
    <w:p w14:paraId="0396F561" w14:textId="77777777" w:rsidR="0087616E" w:rsidRPr="00BC6BEC" w:rsidRDefault="0087616E" w:rsidP="00263593">
      <w:pPr>
        <w:rPr>
          <w:rFonts w:ascii="Arial" w:hAnsi="Arial"/>
          <w:b/>
          <w:sz w:val="24"/>
          <w:szCs w:val="24"/>
        </w:rPr>
      </w:pPr>
    </w:p>
    <w:p w14:paraId="515031CD" w14:textId="77777777" w:rsidR="00C867D8" w:rsidRPr="00C867D8" w:rsidRDefault="00263593" w:rsidP="00057587">
      <w:pPr>
        <w:pStyle w:val="ListParagraph"/>
        <w:numPr>
          <w:ilvl w:val="0"/>
          <w:numId w:val="4"/>
        </w:numPr>
        <w:rPr>
          <w:rFonts w:ascii="Arial" w:hAnsi="Arial"/>
          <w:b/>
        </w:rPr>
      </w:pPr>
      <w:r w:rsidRPr="006F3621">
        <w:rPr>
          <w:rFonts w:ascii="Arial" w:hAnsi="Arial"/>
          <w:b/>
        </w:rPr>
        <w:t>definition</w:t>
      </w:r>
    </w:p>
    <w:p w14:paraId="0C935BB8" w14:textId="77777777" w:rsidR="00B51031" w:rsidRDefault="0018237F">
      <w:r>
        <w:t>This Enumeration must have exactly one &lt;&lt;ValueSetDefinitionReference&gt;&gt; Generalization.</w:t>
      </w:r>
    </w:p>
    <w:p w14:paraId="0C3257F2" w14:textId="77777777" w:rsidR="00B51031" w:rsidRDefault="0018237F">
      <w:r>
        <w:t xml:space="preserve"> </w:t>
      </w:r>
    </w:p>
    <w:p w14:paraId="026497F0" w14:textId="77777777" w:rsidR="00377E18" w:rsidRDefault="00CF06F6" w:rsidP="00377E18">
      <w:pPr>
        <w:ind w:left="3600" w:firstLine="720"/>
      </w:pPr>
      <w:r w:rsidRPr="00467F03">
        <w:t>[OCL]</w:t>
      </w:r>
    </w:p>
    <w:p w14:paraId="68258E6D" w14:textId="77777777" w:rsidR="008B78EB" w:rsidRDefault="004B279F" w:rsidP="00ED4063">
      <w:r w:rsidRPr="0047488C">
        <w:rPr>
          <w:rFonts w:ascii="Courier" w:hAnsi="Courier"/>
        </w:rPr>
        <w:t>self.base_Enumeration.general-&gt;select(g|g.stereotypedBy('ValueSetDefinitionReference'))-&gt;size()&lt;=1</w:t>
      </w:r>
    </w:p>
    <w:p w14:paraId="03D5ED4E" w14:textId="77777777" w:rsidR="002C0F83" w:rsidRPr="005F31BE" w:rsidRDefault="00F851FF" w:rsidP="005F31BE">
      <w:pPr>
        <w:pStyle w:val="Heading4"/>
      </w:pPr>
      <w:bookmarkStart w:id="547" w:name="_Toc285534838"/>
      <w:r w:rsidRPr="005F31BE">
        <w:t>&lt;Stereotype&gt; ValueSetReferenceInstance</w:t>
      </w:r>
      <w:bookmarkEnd w:id="547"/>
    </w:p>
    <w:p w14:paraId="40FD7D90" w14:textId="77777777" w:rsidR="0063570E" w:rsidRDefault="0063570E" w:rsidP="00383490"/>
    <w:p w14:paraId="57C6C7F1" w14:textId="77777777" w:rsidR="00A855E6" w:rsidRDefault="00383490" w:rsidP="00263593">
      <w:r w:rsidRPr="00875584">
        <w:rPr>
          <w:rFonts w:ascii="Arial" w:hAnsi="Arial"/>
          <w:b/>
          <w:sz w:val="24"/>
          <w:szCs w:val="24"/>
        </w:rPr>
        <w:t>Description</w:t>
      </w:r>
    </w:p>
    <w:p w14:paraId="7FF13F17" w14:textId="77777777" w:rsidR="00B51031" w:rsidRDefault="0018237F">
      <w:r>
        <w:t xml:space="preserve">A link between a </w:t>
      </w:r>
      <w:r>
        <w:rPr>
          <w:b/>
          <w:bCs/>
        </w:rPr>
        <w:t>ConceptReferenceConstraint</w:t>
      </w:r>
      <w:r>
        <w:t xml:space="preserve"> and a value set and optional definition, where the value set resolves to a set of </w:t>
      </w:r>
      <w:r>
        <w:rPr>
          <w:b/>
          <w:bCs/>
        </w:rPr>
        <w:t>ConceptReferences</w:t>
      </w:r>
      <w:r>
        <w:t>.</w:t>
      </w:r>
    </w:p>
    <w:p w14:paraId="650E4DB0" w14:textId="77777777" w:rsidR="00377E18" w:rsidRDefault="00C51B43" w:rsidP="00377E18">
      <w:pPr>
        <w:ind w:left="720" w:firstLine="720"/>
      </w:pPr>
      <w:r>
        <w:t xml:space="preserve"> </w:t>
      </w:r>
    </w:p>
    <w:p w14:paraId="70C74E59" w14:textId="77777777" w:rsidR="0063570E" w:rsidRDefault="0063570E" w:rsidP="00383490"/>
    <w:p w14:paraId="29159E60" w14:textId="77777777" w:rsidR="00A855E6" w:rsidRDefault="00383490" w:rsidP="00263593">
      <w:r w:rsidRPr="00875584">
        <w:rPr>
          <w:rFonts w:ascii="Arial" w:hAnsi="Arial"/>
          <w:b/>
          <w:sz w:val="24"/>
          <w:szCs w:val="24"/>
        </w:rPr>
        <w:t>Diagrams</w:t>
      </w:r>
    </w:p>
    <w:p w14:paraId="3D698E09" w14:textId="77777777" w:rsidR="00A93FDC" w:rsidRDefault="008917FF" w:rsidP="00CB0928">
      <w:pPr>
        <w:ind w:left="720"/>
      </w:pPr>
      <w:hyperlink w:anchor="_6d065336864e77a240c6e7a3eb36e8cd" w:history="1">
        <w:r w:rsidR="003E7695">
          <w:rPr>
            <w:rStyle w:val="Hyperlink"/>
          </w:rPr>
          <w:t>Resource Reference Relationships</w:t>
        </w:r>
      </w:hyperlink>
    </w:p>
    <w:p w14:paraId="157ABBD9" w14:textId="77777777" w:rsidR="0063570E" w:rsidRDefault="0063570E" w:rsidP="00383490"/>
    <w:p w14:paraId="20853FBD" w14:textId="77777777" w:rsidR="00A855E6" w:rsidRDefault="00383490" w:rsidP="00263593">
      <w:r w:rsidRPr="00875584">
        <w:rPr>
          <w:rFonts w:ascii="Arial" w:hAnsi="Arial"/>
          <w:b/>
          <w:sz w:val="24"/>
          <w:szCs w:val="24"/>
        </w:rPr>
        <w:t>Direct Superclasses (Generalization)</w:t>
      </w:r>
    </w:p>
    <w:p w14:paraId="32EAE936" w14:textId="77777777" w:rsidR="00377E18" w:rsidRDefault="008917FF" w:rsidP="00B51B66">
      <w:pPr>
        <w:ind w:firstLine="720"/>
      </w:pPr>
      <w:hyperlink w:anchor="_9d682f32f4917feea358e696d1fd146d" w:history="1">
        <w:r w:rsidR="006977BE">
          <w:rPr>
            <w:rStyle w:val="Hyperlink"/>
          </w:rPr>
          <w:t>ResourceReferenceInstance</w:t>
        </w:r>
      </w:hyperlink>
    </w:p>
    <w:p w14:paraId="79019541" w14:textId="77777777" w:rsidR="0063570E" w:rsidRDefault="0063570E" w:rsidP="00383490"/>
    <w:p w14:paraId="4CC7DA3F" w14:textId="77777777" w:rsidR="00A855E6" w:rsidRDefault="00383490" w:rsidP="00263593">
      <w:r w:rsidRPr="00875584">
        <w:rPr>
          <w:rFonts w:ascii="Arial" w:hAnsi="Arial"/>
          <w:b/>
          <w:sz w:val="24"/>
          <w:szCs w:val="24"/>
        </w:rPr>
        <w:t>Constraints</w:t>
      </w:r>
    </w:p>
    <w:p w14:paraId="2A0C71A3" w14:textId="77777777" w:rsidR="0087616E" w:rsidRPr="00BC6BEC" w:rsidRDefault="0087616E" w:rsidP="00263593">
      <w:pPr>
        <w:rPr>
          <w:rFonts w:ascii="Arial" w:hAnsi="Arial"/>
          <w:b/>
          <w:sz w:val="24"/>
          <w:szCs w:val="24"/>
        </w:rPr>
      </w:pPr>
    </w:p>
    <w:p w14:paraId="3A705062" w14:textId="77777777" w:rsidR="00C867D8" w:rsidRPr="00C867D8" w:rsidRDefault="00263593" w:rsidP="00057587">
      <w:pPr>
        <w:pStyle w:val="ListParagraph"/>
        <w:numPr>
          <w:ilvl w:val="0"/>
          <w:numId w:val="4"/>
        </w:numPr>
        <w:rPr>
          <w:rFonts w:ascii="Arial" w:hAnsi="Arial"/>
          <w:b/>
        </w:rPr>
      </w:pPr>
      <w:r w:rsidRPr="006F3621">
        <w:rPr>
          <w:rFonts w:ascii="Arial" w:hAnsi="Arial"/>
          <w:b/>
        </w:rPr>
        <w:t>isValueSetReference</w:t>
      </w:r>
    </w:p>
    <w:p w14:paraId="01C89519" w14:textId="77777777" w:rsidR="00B51031" w:rsidRDefault="0018237F">
      <w:r>
        <w:t>Must have one &lt;&lt;EnumeratedValueDomain&gt;&gt; client and one &lt;&lt;ValueSetReference&gt;&gt; supplier.</w:t>
      </w:r>
    </w:p>
    <w:p w14:paraId="070C9D3A" w14:textId="77777777" w:rsidR="00377E18" w:rsidRDefault="00CF06F6" w:rsidP="00377E18">
      <w:pPr>
        <w:ind w:left="3600" w:firstLine="720"/>
      </w:pPr>
      <w:r w:rsidRPr="00467F03">
        <w:t>[OCL]</w:t>
      </w:r>
    </w:p>
    <w:p w14:paraId="09F875F2" w14:textId="77777777" w:rsidR="008B78EB" w:rsidRDefault="004B279F" w:rsidP="00ED4063">
      <w:r w:rsidRPr="0047488C">
        <w:rPr>
          <w:rFonts w:ascii="Courier" w:hAnsi="Courier"/>
        </w:rPr>
        <w:t>self.base_Abstraction.client-&gt;select(c|c.stereotypedBy('EnumeratedValueDomain'))-&gt;size()=1 and  self.base_Abstraction.supplier-&gt;select(c|c.stereotypedBy('ValueSetReference'))-&gt;size()=1</w:t>
      </w:r>
    </w:p>
    <w:p w14:paraId="1BD16E0B" w14:textId="77777777" w:rsidR="000B5713" w:rsidRPr="00C867D8" w:rsidRDefault="007B402A" w:rsidP="0051087E">
      <w:r w:rsidRPr="00C867D8">
        <w:t xml:space="preserve"> </w:t>
      </w:r>
    </w:p>
    <w:p w14:paraId="4C775BDD" w14:textId="77777777" w:rsidR="002C0F83" w:rsidRDefault="00A4049A" w:rsidP="00860763">
      <w:pPr>
        <w:pStyle w:val="Heading1"/>
      </w:pPr>
      <w:bookmarkStart w:id="548" w:name="_Toc285534839"/>
      <w:r>
        <w:t>Appendix A: AML Meta Model</w:t>
      </w:r>
      <w:bookmarkEnd w:id="548"/>
      <w:r w:rsidR="003C6850">
        <w:t xml:space="preserve"> </w:t>
      </w:r>
    </w:p>
    <w:p w14:paraId="1A0C0541" w14:textId="77777777" w:rsidR="00B51031" w:rsidRDefault="0018237F">
      <w:bookmarkStart w:id="549" w:name="_GoBack"/>
      <w:bookmarkEnd w:id="549"/>
      <w:del w:id="550" w:author="Alpha Omega" w:date="2015-02-14T13:58:00Z">
        <w:r w:rsidDel="00A92D54">
          <w:delText xml:space="preserve"> </w:delText>
        </w:r>
      </w:del>
      <w:r>
        <w:t>The AML Object Model package describes how the Archetype Definition Language (ADL) and Archetype Object Model (AOM) requirements relate to the corresponding entities the UML 2.5 Specification, ISO 11179-3 and the OMG Common Terminology Services (CTS2) 1.1 specification.   It models the required features as UML classes and describes their relationship to the classes and properties in the UML specification itself.</w:t>
      </w:r>
    </w:p>
    <w:p w14:paraId="5A324B87" w14:textId="77777777" w:rsidR="00B51031" w:rsidRDefault="0018237F">
      <w:r>
        <w:t xml:space="preserve"> </w:t>
      </w:r>
    </w:p>
    <w:p w14:paraId="56886DBB" w14:textId="77777777" w:rsidR="002C0F83" w:rsidRDefault="001F24CC" w:rsidP="00860763">
      <w:pPr>
        <w:pStyle w:val="Heading2"/>
      </w:pPr>
      <w:bookmarkStart w:id="551" w:name="_Toc285534840"/>
      <w:r w:rsidRPr="001F24CC">
        <w:t>AArchetype Meta Model</w:t>
      </w:r>
      <w:bookmarkEnd w:id="551"/>
      <w:r w:rsidR="003C6850">
        <w:t xml:space="preserve"> </w:t>
      </w:r>
    </w:p>
    <w:p w14:paraId="4AE68A28" w14:textId="77777777" w:rsidR="00B51031" w:rsidRDefault="0018237F">
      <w:r>
        <w:t xml:space="preserve">This section shows the relationship between archetype libraries, archetypes and archetype versions.  It also describes the ADL/AOM specific metadata that accompanies a given version of an archetype. </w:t>
      </w:r>
    </w:p>
    <w:p w14:paraId="094EF79A" w14:textId="77777777" w:rsidR="00B51031" w:rsidRDefault="0018237F">
      <w:r>
        <w:t xml:space="preserve"> </w:t>
      </w:r>
    </w:p>
    <w:p w14:paraId="357D84F8" w14:textId="77777777" w:rsidR="005F31BE" w:rsidRDefault="001F24CC" w:rsidP="005F31BE">
      <w:pPr>
        <w:pStyle w:val="Heading3"/>
      </w:pPr>
      <w:bookmarkStart w:id="552" w:name="_Toc285534841"/>
      <w:r>
        <w:t>Archetype Libraries</w:t>
      </w:r>
      <w:bookmarkEnd w:id="552"/>
    </w:p>
    <w:p w14:paraId="2B62F683" w14:textId="77777777" w:rsidR="00B51031" w:rsidRDefault="0018237F">
      <w:r>
        <w:t xml:space="preserve">This section describes Archetype Libraries, Archetypes and Archetype versions and their relationships. </w:t>
      </w:r>
    </w:p>
    <w:p w14:paraId="0E97BFF5" w14:textId="77777777" w:rsidR="003E4BE1" w:rsidRDefault="003E4BE1" w:rsidP="00FC2D47">
      <w:pPr>
        <w:ind w:firstLine="720"/>
      </w:pPr>
      <w:r>
        <w:rPr>
          <w:noProof/>
        </w:rPr>
        <w:drawing>
          <wp:inline distT="0" distB="0" distL="0" distR="0" wp14:anchorId="19612E18" wp14:editId="40321B25">
            <wp:extent cx="5934075" cy="3571875"/>
            <wp:effectExtent l="0" t="0" r="0" b="0"/>
            <wp:docPr id="36" name="Picture 922638172.png" descr="922638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22638172.png"/>
                    <pic:cNvPicPr/>
                  </pic:nvPicPr>
                  <pic:blipFill>
                    <a:blip r:embed="rId43" cstate="print"/>
                    <a:stretch>
                      <a:fillRect/>
                    </a:stretch>
                  </pic:blipFill>
                  <pic:spPr>
                    <a:xfrm>
                      <a:off x="0" y="0"/>
                      <a:ext cx="5934075" cy="3571875"/>
                    </a:xfrm>
                    <a:prstGeom prst="rect">
                      <a:avLst/>
                    </a:prstGeom>
                  </pic:spPr>
                </pic:pic>
              </a:graphicData>
            </a:graphic>
          </wp:inline>
        </w:drawing>
      </w:r>
    </w:p>
    <w:p w14:paraId="6EABCE9A"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553" w:name="_7412d314307bc61dfa0287deae4ee4ce"/>
      <w:r w:rsidRPr="007B5B34">
        <w:rPr>
          <w:b/>
          <w:sz w:val="24"/>
          <w:szCs w:val="24"/>
        </w:rPr>
        <w:t>Archetype Libraries</w:t>
      </w:r>
      <w:bookmarkEnd w:id="553"/>
    </w:p>
    <w:p w14:paraId="5021D76A" w14:textId="77777777" w:rsidR="00B51031" w:rsidRDefault="0018237F">
      <w:r>
        <w:t>This diagram shows the relationships between the archetype library, its member archetypes and their versions and to the corresponding UML classes.  It also shows the links between archetypes and their associated metadata.</w:t>
      </w:r>
    </w:p>
    <w:p w14:paraId="3D51E5E2" w14:textId="77777777" w:rsidR="005F31BE" w:rsidRDefault="001F24CC" w:rsidP="005F31BE">
      <w:pPr>
        <w:pStyle w:val="Heading3"/>
      </w:pPr>
      <w:bookmarkStart w:id="554" w:name="_Toc285534842"/>
      <w:r>
        <w:t>Archetypes and the UML Reference Model</w:t>
      </w:r>
      <w:bookmarkEnd w:id="554"/>
    </w:p>
    <w:p w14:paraId="09ECE9EB" w14:textId="77777777" w:rsidR="00B51031" w:rsidRDefault="0018237F">
      <w:r>
        <w:t>This section shows the details of the relationships between archetype libraries, archetypes, archetype versions and the corresponding UML 2.5 classes.  Note that the UML classes are shaded grey.</w:t>
      </w:r>
    </w:p>
    <w:p w14:paraId="60D6958A" w14:textId="77777777" w:rsidR="003E4BE1" w:rsidRDefault="003E4BE1" w:rsidP="00FC2D47">
      <w:pPr>
        <w:ind w:firstLine="720"/>
      </w:pPr>
      <w:r>
        <w:rPr>
          <w:noProof/>
        </w:rPr>
        <w:drawing>
          <wp:inline distT="0" distB="0" distL="0" distR="0" wp14:anchorId="5D483EC5" wp14:editId="379CEDB9">
            <wp:extent cx="5943600" cy="4010024"/>
            <wp:effectExtent l="0" t="0" r="0" b="0"/>
            <wp:docPr id="38" name="Picture -1621226427.png" descr="-1621226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621226427.png"/>
                    <pic:cNvPicPr/>
                  </pic:nvPicPr>
                  <pic:blipFill>
                    <a:blip r:embed="rId44" cstate="print"/>
                    <a:stretch>
                      <a:fillRect/>
                    </a:stretch>
                  </pic:blipFill>
                  <pic:spPr>
                    <a:xfrm>
                      <a:off x="0" y="0"/>
                      <a:ext cx="5943600" cy="4010024"/>
                    </a:xfrm>
                    <a:prstGeom prst="rect">
                      <a:avLst/>
                    </a:prstGeom>
                  </pic:spPr>
                </pic:pic>
              </a:graphicData>
            </a:graphic>
          </wp:inline>
        </w:drawing>
      </w:r>
    </w:p>
    <w:p w14:paraId="2333BFAD"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555" w:name="_8371278cdefade515c9d54e183ad347b"/>
      <w:r w:rsidRPr="007B5B34">
        <w:rPr>
          <w:b/>
          <w:sz w:val="24"/>
          <w:szCs w:val="24"/>
        </w:rPr>
        <w:t>ArchetypeRM</w:t>
      </w:r>
      <w:bookmarkEnd w:id="555"/>
    </w:p>
    <w:p w14:paraId="134D22F2" w14:textId="77777777" w:rsidR="00B51031" w:rsidRDefault="0018237F">
      <w:r>
        <w:t>An Archetype references (or constrains) a single UML Class.</w:t>
      </w:r>
    </w:p>
    <w:p w14:paraId="11426240" w14:textId="77777777" w:rsidR="00B51031" w:rsidRDefault="0018237F">
      <w:r>
        <w:t xml:space="preserve"> </w:t>
      </w:r>
    </w:p>
    <w:p w14:paraId="3ABFFDE7" w14:textId="77777777" w:rsidR="00B51031" w:rsidRDefault="0018237F">
      <w:r>
        <w:t>The constrained Class must be a member of the UML Package that is constrained by the Archetype Library.</w:t>
      </w:r>
    </w:p>
    <w:p w14:paraId="727C59C9" w14:textId="77777777" w:rsidR="005F31BE" w:rsidRDefault="001F24CC" w:rsidP="005F31BE">
      <w:pPr>
        <w:pStyle w:val="Heading3"/>
      </w:pPr>
      <w:bookmarkStart w:id="556" w:name="_Toc285534843"/>
      <w:r>
        <w:t>ADL Archetype Metadata</w:t>
      </w:r>
      <w:bookmarkEnd w:id="556"/>
    </w:p>
    <w:p w14:paraId="278D702D" w14:textId="77777777" w:rsidR="00B51031" w:rsidRDefault="0018237F">
      <w:r>
        <w:t>This section describes the AOM 2.0 specific metadata that accompanies the AuthoredResource archetype description.  For the purposes of the AML specification, this section is intended to:</w:t>
      </w:r>
    </w:p>
    <w:p w14:paraId="7815476F" w14:textId="77777777" w:rsidR="00B51031" w:rsidRDefault="0018237F">
      <w:pPr>
        <w:pStyle w:val="ListParagraph"/>
        <w:numPr>
          <w:ilvl w:val="0"/>
          <w:numId w:val="29"/>
        </w:numPr>
      </w:pPr>
      <w:r>
        <w:t>Provide a concrete example of the sort of provenance and workflow related metadata that will accompany archetypes</w:t>
      </w:r>
    </w:p>
    <w:p w14:paraId="63626C67" w14:textId="77777777" w:rsidR="00B51031" w:rsidRDefault="0018237F">
      <w:pPr>
        <w:pStyle w:val="ListParagraph"/>
        <w:numPr>
          <w:ilvl w:val="0"/>
          <w:numId w:val="29"/>
        </w:numPr>
      </w:pPr>
      <w:r>
        <w:t>Provide a model that can be used to extend the metadata in the AML profile to accomodate ADL/AOM specific metadata requirements.</w:t>
      </w:r>
    </w:p>
    <w:p w14:paraId="51E587A7" w14:textId="77777777" w:rsidR="003E4BE1" w:rsidRDefault="003E4BE1" w:rsidP="00FC2D47">
      <w:pPr>
        <w:ind w:firstLine="720"/>
      </w:pPr>
      <w:r>
        <w:rPr>
          <w:noProof/>
        </w:rPr>
        <w:drawing>
          <wp:inline distT="0" distB="0" distL="0" distR="0" wp14:anchorId="1A58AA1A" wp14:editId="56825D65">
            <wp:extent cx="5934075" cy="3867149"/>
            <wp:effectExtent l="0" t="0" r="0" b="0"/>
            <wp:docPr id="40" name="Picture 182269834.png" descr="182269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82269834.png"/>
                    <pic:cNvPicPr/>
                  </pic:nvPicPr>
                  <pic:blipFill>
                    <a:blip r:embed="rId45" cstate="print"/>
                    <a:stretch>
                      <a:fillRect/>
                    </a:stretch>
                  </pic:blipFill>
                  <pic:spPr>
                    <a:xfrm>
                      <a:off x="0" y="0"/>
                      <a:ext cx="5934075" cy="3867149"/>
                    </a:xfrm>
                    <a:prstGeom prst="rect">
                      <a:avLst/>
                    </a:prstGeom>
                  </pic:spPr>
                </pic:pic>
              </a:graphicData>
            </a:graphic>
          </wp:inline>
        </w:drawing>
      </w:r>
    </w:p>
    <w:p w14:paraId="6D920282"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557" w:name="_75f885fd66dc2690c9965931a1d13720"/>
      <w:r w:rsidRPr="007B5B34">
        <w:rPr>
          <w:b/>
          <w:sz w:val="24"/>
          <w:szCs w:val="24"/>
        </w:rPr>
        <w:t>Metadata Object Model</w:t>
      </w:r>
      <w:bookmarkEnd w:id="557"/>
    </w:p>
    <w:p w14:paraId="15772433" w14:textId="77777777" w:rsidR="00B51031" w:rsidRDefault="0018237F">
      <w:r>
        <w:t>This diagram show the ADL 2.0 metadata  applied as an specialize to the AuthoredResource class.   Note that different implementations of AML may have different AuthoredResource specializations.</w:t>
      </w:r>
    </w:p>
    <w:p w14:paraId="16B46C75" w14:textId="77777777" w:rsidR="002C0F83" w:rsidRDefault="001F24CC" w:rsidP="00860763">
      <w:pPr>
        <w:pStyle w:val="Heading2"/>
      </w:pPr>
      <w:bookmarkStart w:id="558" w:name="_Toc285534844"/>
      <w:r w:rsidRPr="001F24CC">
        <w:t>AReference Model Meta Model</w:t>
      </w:r>
      <w:bookmarkEnd w:id="558"/>
      <w:r w:rsidR="003C6850">
        <w:t xml:space="preserve"> </w:t>
      </w:r>
    </w:p>
    <w:p w14:paraId="22B17343" w14:textId="77777777" w:rsidR="00B51031" w:rsidRDefault="0018237F">
      <w:r>
        <w:t xml:space="preserve"> This section identifies the subset of the UML 2.5 Specification that is used in the definition of the AML Object Model.  Classes with direct UML analogs will be shown in grey.  We have removed generalizations, associations and properties that are addressed in the AML specifciation and, in several cases, have flattened inherited attributes and associations into a single class.</w:t>
      </w:r>
    </w:p>
    <w:p w14:paraId="0C9F9202" w14:textId="77777777" w:rsidR="005F31BE" w:rsidRDefault="001F24CC" w:rsidP="005F31BE">
      <w:pPr>
        <w:pStyle w:val="Heading3"/>
      </w:pPr>
      <w:bookmarkStart w:id="559" w:name="_Toc285534845"/>
      <w:r>
        <w:t>Primitive Data Types</w:t>
      </w:r>
      <w:bookmarkEnd w:id="559"/>
    </w:p>
    <w:p w14:paraId="60B100D6" w14:textId="77777777" w:rsidR="00B51031" w:rsidRDefault="0018237F">
      <w:r>
        <w:t>In the AML/ADL context, the term "primitive data type" is used to indicate "leaf nodes" -- data elements that are treated as being atomic and are only constrained in terms of their possible value ranges. AML data types, like UML data types, are "model Types whose instances are distinguished only by their value" but, unlike the UML definition of "Primitive Type", AML primitive types can embody the notion of substructure.</w:t>
      </w:r>
    </w:p>
    <w:p w14:paraId="0179EEBB" w14:textId="77777777" w:rsidR="00B51031" w:rsidRDefault="0018237F">
      <w:r>
        <w:t xml:space="preserve"> </w:t>
      </w:r>
    </w:p>
    <w:p w14:paraId="3DC83F5F" w14:textId="77777777" w:rsidR="00B51031" w:rsidRDefault="0018237F">
      <w:r>
        <w:t>When a AML profile is applied to a UML Reference Model, it may be necessary to map one or more of the AML types to corresponding types in the target model.</w:t>
      </w:r>
    </w:p>
    <w:p w14:paraId="4633E545" w14:textId="77777777" w:rsidR="003E4BE1" w:rsidRDefault="003E4BE1" w:rsidP="00FC2D47">
      <w:pPr>
        <w:ind w:firstLine="720"/>
      </w:pPr>
      <w:r>
        <w:rPr>
          <w:noProof/>
        </w:rPr>
        <w:drawing>
          <wp:inline distT="0" distB="0" distL="0" distR="0" wp14:anchorId="6245BD23" wp14:editId="2875D290">
            <wp:extent cx="5943600" cy="3381375"/>
            <wp:effectExtent l="0" t="0" r="0" b="0"/>
            <wp:docPr id="42" name="Picture 1245124623.png" descr="1245124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245124623.png"/>
                    <pic:cNvPicPr/>
                  </pic:nvPicPr>
                  <pic:blipFill>
                    <a:blip r:embed="rId46" cstate="print"/>
                    <a:stretch>
                      <a:fillRect/>
                    </a:stretch>
                  </pic:blipFill>
                  <pic:spPr>
                    <a:xfrm>
                      <a:off x="0" y="0"/>
                      <a:ext cx="5943600" cy="3381375"/>
                    </a:xfrm>
                    <a:prstGeom prst="rect">
                      <a:avLst/>
                    </a:prstGeom>
                  </pic:spPr>
                </pic:pic>
              </a:graphicData>
            </a:graphic>
          </wp:inline>
        </w:drawing>
      </w:r>
    </w:p>
    <w:p w14:paraId="4FEF717D"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560" w:name="_632ab8c7f599e54834cd79cfa711f90b"/>
      <w:r w:rsidRPr="007B5B34">
        <w:rPr>
          <w:b/>
          <w:sz w:val="24"/>
          <w:szCs w:val="24"/>
        </w:rPr>
        <w:t>Intervals</w:t>
      </w:r>
      <w:bookmarkEnd w:id="560"/>
    </w:p>
    <w:p w14:paraId="2FE1B80E" w14:textId="77777777" w:rsidR="00B51031" w:rsidRDefault="0018237F">
      <w:r>
        <w:t>This diagram shows data types for intervals that can be used to construct AML primitive type constraints. The duration intervals are realized by substitution of their respective types through the parameterized Interval class.</w:t>
      </w:r>
    </w:p>
    <w:p w14:paraId="015EBD4B" w14:textId="77777777" w:rsidR="003E4BE1" w:rsidRDefault="003E4BE1" w:rsidP="00FC2D47">
      <w:pPr>
        <w:ind w:firstLine="720"/>
      </w:pPr>
      <w:r>
        <w:rPr>
          <w:noProof/>
        </w:rPr>
        <w:drawing>
          <wp:inline distT="0" distB="0" distL="0" distR="0" wp14:anchorId="4B1BB8E7" wp14:editId="0191408D">
            <wp:extent cx="5934075" cy="2400300"/>
            <wp:effectExtent l="0" t="0" r="0" b="0"/>
            <wp:docPr id="44" name="Picture 1144362536.png" descr="1144362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144362536.png"/>
                    <pic:cNvPicPr/>
                  </pic:nvPicPr>
                  <pic:blipFill>
                    <a:blip r:embed="rId47" cstate="print"/>
                    <a:stretch>
                      <a:fillRect/>
                    </a:stretch>
                  </pic:blipFill>
                  <pic:spPr>
                    <a:xfrm>
                      <a:off x="0" y="0"/>
                      <a:ext cx="5934075" cy="2400300"/>
                    </a:xfrm>
                    <a:prstGeom prst="rect">
                      <a:avLst/>
                    </a:prstGeom>
                  </pic:spPr>
                </pic:pic>
              </a:graphicData>
            </a:graphic>
          </wp:inline>
        </w:drawing>
      </w:r>
    </w:p>
    <w:p w14:paraId="2A908F4F"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561" w:name="_1b4f676a5a33d3d5b1673552f8bd8ac1"/>
      <w:r w:rsidRPr="007B5B34">
        <w:rPr>
          <w:b/>
          <w:sz w:val="24"/>
          <w:szCs w:val="24"/>
        </w:rPr>
        <w:t>PrimitiveDataTypes</w:t>
      </w:r>
      <w:bookmarkEnd w:id="561"/>
    </w:p>
    <w:p w14:paraId="06D691DC" w14:textId="77777777" w:rsidR="00B51031" w:rsidRDefault="0018237F">
      <w:r>
        <w:t>This diagram shows the set of primitive data types that can be constrained using AML primitive type constraints along with the various match patterns that are used in to construct constraints.</w:t>
      </w:r>
    </w:p>
    <w:p w14:paraId="70A660D3" w14:textId="77777777" w:rsidR="00B51031" w:rsidRDefault="0018237F">
      <w:r>
        <w:t xml:space="preserve"> </w:t>
      </w:r>
    </w:p>
    <w:p w14:paraId="39DD742E" w14:textId="77777777" w:rsidR="00B51031" w:rsidRDefault="0018237F">
      <w:r>
        <w:t xml:space="preserve">Date and Time constraints follow the string syntax of the </w:t>
      </w:r>
      <w:r>
        <w:rPr>
          <w:i/>
          <w:iCs/>
        </w:rPr>
        <w:t>ISO 8601 Representation of dates and times</w:t>
      </w:r>
      <w:r>
        <w:t>. Constraint patterns are formed by using the ‘?’ (optional) or ‘x’ (prohibited) characters.</w:t>
      </w:r>
    </w:p>
    <w:p w14:paraId="7FBECBC5" w14:textId="77777777" w:rsidR="00B51031" w:rsidRDefault="0018237F">
      <w:r>
        <w:t xml:space="preserve"> </w:t>
      </w:r>
    </w:p>
    <w:p w14:paraId="559C3435" w14:textId="77777777" w:rsidR="00B51031" w:rsidRDefault="0018237F">
      <w:r>
        <w:t>The syntax of legal patterns is shown by the following regular expressions:</w:t>
      </w:r>
    </w:p>
    <w:p w14:paraId="648BC7F8" w14:textId="77777777" w:rsidR="00B51031" w:rsidRDefault="0018237F">
      <w:r>
        <w:t xml:space="preserve"> </w:t>
      </w:r>
    </w:p>
    <w:p w14:paraId="61835274" w14:textId="77777777" w:rsidR="00B51031" w:rsidRDefault="0018237F">
      <w:r>
        <w:rPr>
          <w:b/>
          <w:bCs/>
        </w:rPr>
        <w:t>date_pattern</w:t>
      </w:r>
      <w:r>
        <w:t>: yyyy-(mm|??|XX)-(dd|??|XX)</w:t>
      </w:r>
    </w:p>
    <w:p w14:paraId="05FF126C" w14:textId="77777777" w:rsidR="00B51031" w:rsidRDefault="0018237F">
      <w:r>
        <w:t xml:space="preserve"> </w:t>
      </w:r>
    </w:p>
    <w:p w14:paraId="25726A64" w14:textId="77777777" w:rsidR="00B51031" w:rsidRDefault="0018237F">
      <w:r>
        <w:rPr>
          <w:b/>
          <w:bCs/>
        </w:rPr>
        <w:t>time_pattern</w:t>
      </w:r>
      <w:r>
        <w:t>: hh:(mm|??|XX):(ss|??|XX)</w:t>
      </w:r>
    </w:p>
    <w:p w14:paraId="316837CD" w14:textId="77777777" w:rsidR="00B51031" w:rsidRDefault="0018237F">
      <w:r>
        <w:t xml:space="preserve"> </w:t>
      </w:r>
    </w:p>
    <w:p w14:paraId="0631732A" w14:textId="77777777" w:rsidR="00B51031" w:rsidRDefault="0018237F">
      <w:r>
        <w:rPr>
          <w:b/>
          <w:bCs/>
        </w:rPr>
        <w:t>time_in_date_pattern</w:t>
      </w:r>
      <w:r>
        <w:t>: T(hh|??|XX):(mm|??|XX):(ss|??|XX)</w:t>
      </w:r>
    </w:p>
    <w:p w14:paraId="321BD4DF" w14:textId="77777777" w:rsidR="00B51031" w:rsidRDefault="0018237F">
      <w:r>
        <w:t xml:space="preserve"> </w:t>
      </w:r>
    </w:p>
    <w:p w14:paraId="70C234D8" w14:textId="77777777" w:rsidR="00B51031" w:rsidRDefault="0018237F">
      <w:r>
        <w:rPr>
          <w:b/>
          <w:bCs/>
        </w:rPr>
        <w:t>date_time_pattern</w:t>
      </w:r>
      <w:r>
        <w:t>: date_pattern time_in_date_pattern</w:t>
      </w:r>
    </w:p>
    <w:p w14:paraId="65722765" w14:textId="77777777" w:rsidR="00B51031" w:rsidRDefault="0018237F">
      <w:r>
        <w:t xml:space="preserve"> </w:t>
      </w:r>
    </w:p>
    <w:p w14:paraId="675E414E" w14:textId="77777777" w:rsidR="00B51031" w:rsidRDefault="0018237F">
      <w:r>
        <w:t>Date and time intervals also require operators to define boundaries. The greater than, less than, and equal s signs are used to indicate values bounded by a value. Two stops (periods) are used to define an interval between two values.</w:t>
      </w:r>
    </w:p>
    <w:p w14:paraId="25FC3198" w14:textId="77777777" w:rsidR="00B51031" w:rsidRDefault="0018237F">
      <w:r>
        <w:t xml:space="preserve"> </w:t>
      </w:r>
    </w:p>
    <w:p w14:paraId="5707490B" w14:textId="77777777" w:rsidR="00B51031" w:rsidRDefault="0018237F">
      <w:r>
        <w:rPr>
          <w:b/>
          <w:bCs/>
        </w:rPr>
        <w:t>Single value pattern</w:t>
      </w:r>
      <w:r>
        <w:t>:  |&gt; 09:30:00| -- any time after 9:30 am</w:t>
      </w:r>
    </w:p>
    <w:p w14:paraId="4D8A0702" w14:textId="77777777" w:rsidR="00B51031" w:rsidRDefault="0018237F">
      <w:r>
        <w:rPr>
          <w:b/>
          <w:bCs/>
        </w:rPr>
        <w:t>Interval pattern</w:t>
      </w:r>
      <w:r>
        <w:t>: |2004-05-20..2004-06-02| -- a date range</w:t>
      </w:r>
    </w:p>
    <w:p w14:paraId="433BB3AA" w14:textId="77777777" w:rsidR="00B51031" w:rsidRDefault="0018237F">
      <w:r>
        <w:t xml:space="preserve"> </w:t>
      </w:r>
    </w:p>
    <w:p w14:paraId="646855B9" w14:textId="77777777" w:rsidR="00B51031" w:rsidRDefault="0018237F">
      <w:r>
        <w:t>Durations use the ISO 8601 prefix ‘P’ (period) followed by a set of unit/magnitude pairs indicating the number of years, months, weeks, days, and (with a ‘T’ time delimiter), minutes, etc. intended.</w:t>
      </w:r>
    </w:p>
    <w:p w14:paraId="11AD99AA" w14:textId="77777777" w:rsidR="00B51031" w:rsidRDefault="0018237F">
      <w:r>
        <w:t xml:space="preserve"> </w:t>
      </w:r>
    </w:p>
    <w:p w14:paraId="4BECC11C" w14:textId="77777777" w:rsidR="00B51031" w:rsidRDefault="0018237F">
      <w:r>
        <w:rPr>
          <w:b/>
          <w:bCs/>
        </w:rPr>
        <w:t>Date duration template</w:t>
      </w:r>
      <w:r>
        <w:t>: Pwd -- a duration containing weeks and/or days only, e.g. P4w</w:t>
      </w:r>
    </w:p>
    <w:p w14:paraId="54B92B68" w14:textId="77777777" w:rsidR="00B51031" w:rsidRDefault="0018237F">
      <w:r>
        <w:t xml:space="preserve"> </w:t>
      </w:r>
    </w:p>
    <w:p w14:paraId="5EC3259F" w14:textId="77777777" w:rsidR="00B51031" w:rsidRDefault="0018237F">
      <w:r>
        <w:rPr>
          <w:b/>
          <w:bCs/>
        </w:rPr>
        <w:t>Time duration template</w:t>
      </w:r>
      <w:r>
        <w:t>: PThm -- a duration containing hours and/or minutes only, e.g. PT2h30m</w:t>
      </w:r>
    </w:p>
    <w:p w14:paraId="7F8733BA" w14:textId="77777777" w:rsidR="00B51031" w:rsidRDefault="0018237F">
      <w:r>
        <w:t xml:space="preserve"> </w:t>
      </w:r>
    </w:p>
    <w:p w14:paraId="00D86727" w14:textId="77777777" w:rsidR="00B51031" w:rsidRDefault="0018237F">
      <w:r>
        <w:rPr>
          <w:b/>
          <w:bCs/>
        </w:rPr>
        <w:t>DateTime duration pattern</w:t>
      </w:r>
      <w:r>
        <w:t>: P1dT8h -- 1 day 8 hrs</w:t>
      </w:r>
    </w:p>
    <w:p w14:paraId="08F9EAF5" w14:textId="77777777" w:rsidR="00B51031" w:rsidRDefault="0018237F">
      <w:r>
        <w:t xml:space="preserve"> </w:t>
      </w:r>
    </w:p>
    <w:p w14:paraId="76B77DC9" w14:textId="77777777" w:rsidR="00B51031" w:rsidRDefault="0018237F">
      <w:r>
        <w:rPr>
          <w:b/>
          <w:bCs/>
        </w:rPr>
        <w:t>Time range pattern</w:t>
      </w:r>
      <w:r>
        <w:t>: |PT0m..PT1m30s| -- Reasonable time offset of first apgar sample</w:t>
      </w:r>
    </w:p>
    <w:p w14:paraId="786189FB" w14:textId="77777777" w:rsidR="00B51031" w:rsidRDefault="0018237F">
      <w:r>
        <w:t xml:space="preserve"> </w:t>
      </w:r>
    </w:p>
    <w:p w14:paraId="50F75174" w14:textId="77777777" w:rsidR="00B51031" w:rsidRDefault="0018237F">
      <w:r>
        <w:t xml:space="preserve"> </w:t>
      </w:r>
    </w:p>
    <w:p w14:paraId="3AFC9EF1" w14:textId="77777777" w:rsidR="005F31BE" w:rsidRDefault="001F24CC" w:rsidP="005F31BE">
      <w:pPr>
        <w:pStyle w:val="Heading3"/>
      </w:pPr>
      <w:bookmarkStart w:id="562" w:name="_Toc285534846"/>
      <w:r>
        <w:t>Reference Metamodel</w:t>
      </w:r>
      <w:bookmarkEnd w:id="562"/>
    </w:p>
    <w:p w14:paraId="086A4830" w14:textId="77777777" w:rsidR="00B51031" w:rsidRDefault="0018237F">
      <w:r>
        <w:t>This section describes the aspects of the basic UML building blocks (Class, Property, DataType, Enumeration) that are used by the AML Object Model. Note that the representation, while faithful to UML 2.5, has been flattened and simplified.</w:t>
      </w:r>
    </w:p>
    <w:p w14:paraId="70601B99" w14:textId="77777777" w:rsidR="003E4BE1" w:rsidRDefault="003E4BE1" w:rsidP="00FC2D47">
      <w:pPr>
        <w:ind w:firstLine="720"/>
      </w:pPr>
      <w:r>
        <w:rPr>
          <w:noProof/>
        </w:rPr>
        <w:drawing>
          <wp:inline distT="0" distB="0" distL="0" distR="0" wp14:anchorId="3C661167" wp14:editId="32B66E64">
            <wp:extent cx="5943600" cy="3048000"/>
            <wp:effectExtent l="0" t="0" r="0" b="0"/>
            <wp:docPr id="46" name="Picture -401217479.png" descr="-401217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01217479.png"/>
                    <pic:cNvPicPr/>
                  </pic:nvPicPr>
                  <pic:blipFill>
                    <a:blip r:embed="rId48" cstate="print"/>
                    <a:stretch>
                      <a:fillRect/>
                    </a:stretch>
                  </pic:blipFill>
                  <pic:spPr>
                    <a:xfrm>
                      <a:off x="0" y="0"/>
                      <a:ext cx="5943600" cy="3048000"/>
                    </a:xfrm>
                    <a:prstGeom prst="rect">
                      <a:avLst/>
                    </a:prstGeom>
                  </pic:spPr>
                </pic:pic>
              </a:graphicData>
            </a:graphic>
          </wp:inline>
        </w:drawing>
      </w:r>
    </w:p>
    <w:p w14:paraId="320FA555"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563" w:name="_4067d3d86b09d7e8c4b542bda7773054"/>
      <w:r w:rsidRPr="007B5B34">
        <w:rPr>
          <w:b/>
          <w:sz w:val="24"/>
          <w:szCs w:val="24"/>
        </w:rPr>
        <w:t>Reference Metamodel</w:t>
      </w:r>
      <w:bookmarkEnd w:id="563"/>
    </w:p>
    <w:p w14:paraId="1D468553" w14:textId="77777777" w:rsidR="00B51031" w:rsidRDefault="0018237F">
      <w:r>
        <w:t>This diagram shows the aspects of the UML Classifier, Property and DataType elements that are used in the AML Object Model. Some of the aspects of the model such as the MultiplicityElement have been flattened for simplification. Note that the AML Object Model specializes UML Property by differentiating properties with an upper multiplicity value of 1 and an upper multiplicity value greater than one.</w:t>
      </w:r>
    </w:p>
    <w:p w14:paraId="357573A8" w14:textId="77777777" w:rsidR="005F31BE" w:rsidRDefault="001F24CC" w:rsidP="005F31BE">
      <w:pPr>
        <w:pStyle w:val="Heading3"/>
      </w:pPr>
      <w:bookmarkStart w:id="564" w:name="_Toc285534847"/>
      <w:r>
        <w:t>Attribute Constraint References</w:t>
      </w:r>
      <w:bookmarkEnd w:id="564"/>
    </w:p>
    <w:p w14:paraId="75E2B7D7" w14:textId="77777777" w:rsidR="00B51031" w:rsidRDefault="0018237F">
      <w:r>
        <w:t>This section describes the relationships between AML attribute constraints and the corresponding specializations of the UML Property</w:t>
      </w:r>
    </w:p>
    <w:p w14:paraId="15B39BB5" w14:textId="77777777" w:rsidR="003E4BE1" w:rsidRDefault="003E4BE1" w:rsidP="00FC2D47">
      <w:pPr>
        <w:ind w:firstLine="720"/>
      </w:pPr>
      <w:r>
        <w:rPr>
          <w:noProof/>
        </w:rPr>
        <w:drawing>
          <wp:inline distT="0" distB="0" distL="0" distR="0" wp14:anchorId="1BB5CCB2" wp14:editId="287A7E64">
            <wp:extent cx="5943600" cy="4076700"/>
            <wp:effectExtent l="0" t="0" r="0" b="0"/>
            <wp:docPr id="48" name="Picture -2017030558.png" descr="-2017030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17030558.png"/>
                    <pic:cNvPicPr/>
                  </pic:nvPicPr>
                  <pic:blipFill>
                    <a:blip r:embed="rId49" cstate="print"/>
                    <a:stretch>
                      <a:fillRect/>
                    </a:stretch>
                  </pic:blipFill>
                  <pic:spPr>
                    <a:xfrm>
                      <a:off x="0" y="0"/>
                      <a:ext cx="5943600" cy="4076700"/>
                    </a:xfrm>
                    <a:prstGeom prst="rect">
                      <a:avLst/>
                    </a:prstGeom>
                  </pic:spPr>
                </pic:pic>
              </a:graphicData>
            </a:graphic>
          </wp:inline>
        </w:drawing>
      </w:r>
    </w:p>
    <w:p w14:paraId="2669381C"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565" w:name="_39027eaec61a2eaccc1fccb451cdda98"/>
      <w:r w:rsidRPr="007B5B34">
        <w:rPr>
          <w:b/>
          <w:sz w:val="24"/>
          <w:szCs w:val="24"/>
        </w:rPr>
        <w:t>Attribute Constraint References</w:t>
      </w:r>
      <w:bookmarkEnd w:id="565"/>
    </w:p>
    <w:p w14:paraId="2D9A5D58" w14:textId="77777777" w:rsidR="005F31BE" w:rsidRDefault="001F24CC" w:rsidP="005F31BE">
      <w:pPr>
        <w:pStyle w:val="Heading3"/>
      </w:pPr>
      <w:bookmarkStart w:id="566" w:name="_Toc285534848"/>
      <w:r>
        <w:t>Object Constraint References</w:t>
      </w:r>
      <w:bookmarkEnd w:id="566"/>
    </w:p>
    <w:p w14:paraId="15FBC446" w14:textId="77777777" w:rsidR="00B51031" w:rsidRDefault="0018237F">
      <w:r>
        <w:t xml:space="preserve">This section describes the relationship between AML </w:t>
      </w:r>
      <w:r>
        <w:rPr>
          <w:b/>
          <w:bCs/>
        </w:rPr>
        <w:t>NamedObjectConstraint, PrimitiveObjectConstraint</w:t>
      </w:r>
      <w:r>
        <w:t xml:space="preserve"> and the corresponding UML </w:t>
      </w:r>
      <w:r>
        <w:rPr>
          <w:b/>
          <w:bCs/>
        </w:rPr>
        <w:t>Classifier</w:t>
      </w:r>
      <w:r>
        <w:t xml:space="preserve"> specializations.  It should be noted that an AML constraint applies to </w:t>
      </w:r>
      <w:r>
        <w:rPr>
          <w:i/>
          <w:iCs/>
        </w:rPr>
        <w:t xml:space="preserve">an instance of an instance of </w:t>
      </w:r>
      <w:r>
        <w:t xml:space="preserve">a </w:t>
      </w:r>
      <w:r>
        <w:rPr>
          <w:b/>
          <w:bCs/>
        </w:rPr>
        <w:t>Classifier</w:t>
      </w:r>
      <w:r>
        <w:t xml:space="preserve">.  As an example, a reference model might define an instance of a UML </w:t>
      </w:r>
      <w:r>
        <w:rPr>
          <w:b/>
          <w:bCs/>
        </w:rPr>
        <w:t>Class</w:t>
      </w:r>
      <w:r>
        <w:t xml:space="preserve"> named "Person" with an attribute named "gender" with a type of an instance of a UML </w:t>
      </w:r>
      <w:r>
        <w:rPr>
          <w:b/>
          <w:bCs/>
        </w:rPr>
        <w:t>Enumeration</w:t>
      </w:r>
      <w:r>
        <w:t xml:space="preserve"> called "Person Gender".  A ComplexObjectConstraint named "Female Person" could be defined that restricts the instances of the Person class to those in a restriction Person Gender enumeration called "Female Gender"</w:t>
      </w:r>
    </w:p>
    <w:p w14:paraId="76A579F5" w14:textId="77777777" w:rsidR="003E4BE1" w:rsidRDefault="003E4BE1" w:rsidP="00FC2D47">
      <w:pPr>
        <w:ind w:firstLine="720"/>
      </w:pPr>
      <w:r>
        <w:rPr>
          <w:noProof/>
        </w:rPr>
        <w:drawing>
          <wp:inline distT="0" distB="0" distL="0" distR="0" wp14:anchorId="7E4F7EDE" wp14:editId="4AC301DC">
            <wp:extent cx="5943600" cy="2676525"/>
            <wp:effectExtent l="0" t="0" r="0" b="0"/>
            <wp:docPr id="50" name="Picture -224010042.png" descr="-224010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24010042.png"/>
                    <pic:cNvPicPr/>
                  </pic:nvPicPr>
                  <pic:blipFill>
                    <a:blip r:embed="rId50" cstate="print"/>
                    <a:stretch>
                      <a:fillRect/>
                    </a:stretch>
                  </pic:blipFill>
                  <pic:spPr>
                    <a:xfrm>
                      <a:off x="0" y="0"/>
                      <a:ext cx="5943600" cy="2676525"/>
                    </a:xfrm>
                    <a:prstGeom prst="rect">
                      <a:avLst/>
                    </a:prstGeom>
                  </pic:spPr>
                </pic:pic>
              </a:graphicData>
            </a:graphic>
          </wp:inline>
        </w:drawing>
      </w:r>
    </w:p>
    <w:p w14:paraId="4544A59D"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567" w:name="_960b4dbbd4fb12cd1ac74b16e654b984"/>
      <w:r w:rsidRPr="007B5B34">
        <w:rPr>
          <w:b/>
          <w:sz w:val="24"/>
          <w:szCs w:val="24"/>
        </w:rPr>
        <w:t>Object Constraint References</w:t>
      </w:r>
      <w:bookmarkEnd w:id="567"/>
    </w:p>
    <w:p w14:paraId="75924A61" w14:textId="77777777" w:rsidR="00B51031" w:rsidRDefault="0018237F">
      <w:r>
        <w:t xml:space="preserve"> </w:t>
      </w:r>
    </w:p>
    <w:p w14:paraId="083C5CFC" w14:textId="77777777" w:rsidR="005F31BE" w:rsidRDefault="001F24CC" w:rsidP="005F31BE">
      <w:pPr>
        <w:pStyle w:val="Heading3"/>
      </w:pPr>
      <w:bookmarkStart w:id="568" w:name="_Toc285534849"/>
      <w:r>
        <w:t>Template Metamodel</w:t>
      </w:r>
      <w:bookmarkEnd w:id="568"/>
    </w:p>
    <w:p w14:paraId="0EC7D8D6" w14:textId="77777777" w:rsidR="00B51031" w:rsidRDefault="0018237F">
      <w:r>
        <w:t>This section shows the subset of UML 2.5 Template Model that is applicable to the AML specification.</w:t>
      </w:r>
    </w:p>
    <w:p w14:paraId="23D64071" w14:textId="77777777" w:rsidR="00B51031" w:rsidRDefault="0018237F">
      <w:r>
        <w:t xml:space="preserve"> </w:t>
      </w:r>
    </w:p>
    <w:p w14:paraId="6D72F974" w14:textId="77777777" w:rsidR="00B51031" w:rsidRDefault="0018237F">
      <w:r>
        <w:rPr>
          <w:b/>
          <w:bCs/>
        </w:rPr>
        <w:t xml:space="preserve">Note: </w:t>
      </w:r>
      <w:r>
        <w:t xml:space="preserve">The first version of the UML specification will not include the ability to author constraints on UML templates.  This model is hsere strictly for future reference. </w:t>
      </w:r>
    </w:p>
    <w:p w14:paraId="6ED8BF23" w14:textId="77777777" w:rsidR="003E4BE1" w:rsidRDefault="003E4BE1" w:rsidP="00FC2D47">
      <w:pPr>
        <w:ind w:firstLine="720"/>
      </w:pPr>
      <w:r>
        <w:rPr>
          <w:noProof/>
        </w:rPr>
        <w:drawing>
          <wp:inline distT="0" distB="0" distL="0" distR="0" wp14:anchorId="362B2E76" wp14:editId="31A24108">
            <wp:extent cx="5934075" cy="2876550"/>
            <wp:effectExtent l="0" t="0" r="0" b="0"/>
            <wp:docPr id="52" name="Picture -819718390.png" descr="-819718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819718390.png"/>
                    <pic:cNvPicPr/>
                  </pic:nvPicPr>
                  <pic:blipFill>
                    <a:blip r:embed="rId51" cstate="print"/>
                    <a:stretch>
                      <a:fillRect/>
                    </a:stretch>
                  </pic:blipFill>
                  <pic:spPr>
                    <a:xfrm>
                      <a:off x="0" y="0"/>
                      <a:ext cx="5934075" cy="2876550"/>
                    </a:xfrm>
                    <a:prstGeom prst="rect">
                      <a:avLst/>
                    </a:prstGeom>
                  </pic:spPr>
                </pic:pic>
              </a:graphicData>
            </a:graphic>
          </wp:inline>
        </w:drawing>
      </w:r>
    </w:p>
    <w:p w14:paraId="0C29A66B"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569" w:name="_d132633918c4cbb0c3c69e16de3df9c2"/>
      <w:r w:rsidRPr="007B5B34">
        <w:rPr>
          <w:b/>
          <w:sz w:val="24"/>
          <w:szCs w:val="24"/>
        </w:rPr>
        <w:t>Template Metamodel</w:t>
      </w:r>
      <w:bookmarkEnd w:id="569"/>
    </w:p>
    <w:p w14:paraId="34E1FE5C" w14:textId="77777777" w:rsidR="00B51031" w:rsidRDefault="0018237F">
      <w:r>
        <w:t>This diagram shows the aspects of UML Templates and UML template bindings that would be applicable to the AML constraint specification were it to address template and bindings.  It is anticipated that the specification may be expanded at some future time to include these artifacts.</w:t>
      </w:r>
    </w:p>
    <w:p w14:paraId="5CE7DEB2" w14:textId="77777777" w:rsidR="005F31BE" w:rsidRDefault="001F24CC" w:rsidP="005F31BE">
      <w:pPr>
        <w:pStyle w:val="Heading3"/>
      </w:pPr>
      <w:bookmarkStart w:id="570" w:name="_Toc285534850"/>
      <w:r>
        <w:t>Instance Metamodel</w:t>
      </w:r>
      <w:bookmarkEnd w:id="570"/>
    </w:p>
    <w:p w14:paraId="4657333F" w14:textId="77777777" w:rsidR="00B51031" w:rsidRDefault="0018237F">
      <w:r>
        <w:t>Instance specifications represent one of the bigger challenges for the AML specification. The UML Reference Model consists of a set of Classes, which instances of the UML 2.5 Class, DataTypes which are instances of the UML 2.5 DataType and/or PrimitiveTypes which are instances of the UML 2.5 PrimitiveType.</w:t>
      </w:r>
    </w:p>
    <w:p w14:paraId="1A55D6E6" w14:textId="77777777" w:rsidR="00B51031" w:rsidRDefault="0018237F">
      <w:r>
        <w:t xml:space="preserve"> </w:t>
      </w:r>
    </w:p>
    <w:p w14:paraId="6A21F551" w14:textId="77777777" w:rsidR="00B51031" w:rsidRDefault="0018237F">
      <w:r>
        <w:t xml:space="preserve">The archetype constraint language requires the ability to specify assumed values for </w:t>
      </w:r>
      <w:r>
        <w:rPr>
          <w:b/>
          <w:bCs/>
        </w:rPr>
        <w:t>NamedObjectConstraints</w:t>
      </w:r>
      <w:r>
        <w:t xml:space="preserve">, which will take the form of an instance of the Reference Model </w:t>
      </w:r>
      <w:r>
        <w:rPr>
          <w:b/>
          <w:bCs/>
        </w:rPr>
        <w:t>Class</w:t>
      </w:r>
      <w:r>
        <w:t xml:space="preserve"> (or an instance of an instance of a UML class. The same pattern applies to </w:t>
      </w:r>
      <w:r>
        <w:rPr>
          <w:b/>
          <w:bCs/>
        </w:rPr>
        <w:t>DataTypes</w:t>
      </w:r>
      <w:r>
        <w:t xml:space="preserve"> and (new) </w:t>
      </w:r>
      <w:r>
        <w:rPr>
          <w:b/>
          <w:bCs/>
        </w:rPr>
        <w:t>PrimitiveTypes</w:t>
      </w:r>
      <w:r>
        <w:t>.</w:t>
      </w:r>
    </w:p>
    <w:p w14:paraId="33CD145F" w14:textId="77777777" w:rsidR="00B51031" w:rsidRDefault="0018237F">
      <w:r>
        <w:t xml:space="preserve"> </w:t>
      </w:r>
    </w:p>
    <w:p w14:paraId="5D934239" w14:textId="77777777" w:rsidR="00B51031" w:rsidRDefault="0018237F">
      <w:r>
        <w:t xml:space="preserve">The UML 2.5 modeling language supports </w:t>
      </w:r>
      <w:r>
        <w:rPr>
          <w:b/>
          <w:bCs/>
        </w:rPr>
        <w:t>Class</w:t>
      </w:r>
      <w:r>
        <w:t xml:space="preserve">, </w:t>
      </w:r>
      <w:r>
        <w:rPr>
          <w:b/>
          <w:bCs/>
        </w:rPr>
        <w:t>DataType</w:t>
      </w:r>
      <w:r>
        <w:t xml:space="preserve">, </w:t>
      </w:r>
      <w:r>
        <w:rPr>
          <w:b/>
          <w:bCs/>
        </w:rPr>
        <w:t>PrimitiveType</w:t>
      </w:r>
      <w:r>
        <w:t xml:space="preserve"> and </w:t>
      </w:r>
      <w:r>
        <w:rPr>
          <w:b/>
          <w:bCs/>
        </w:rPr>
        <w:t>Enumeration</w:t>
      </w:r>
      <w:r>
        <w:t xml:space="preserve"> an the metaclass level, and the models built using the modeling language support instances of </w:t>
      </w:r>
      <w:r>
        <w:rPr>
          <w:b/>
          <w:bCs/>
        </w:rPr>
        <w:t>Class</w:t>
      </w:r>
      <w:r>
        <w:t xml:space="preserve"> (RMClass), </w:t>
      </w:r>
      <w:r>
        <w:rPr>
          <w:b/>
          <w:bCs/>
        </w:rPr>
        <w:t>DataType</w:t>
      </w:r>
      <w:r>
        <w:t xml:space="preserve"> (RMDataType), </w:t>
      </w:r>
      <w:r>
        <w:rPr>
          <w:b/>
          <w:bCs/>
        </w:rPr>
        <w:t>PrimitiveType</w:t>
      </w:r>
      <w:r>
        <w:t xml:space="preserve"> (RMPrimitiveType) and </w:t>
      </w:r>
      <w:r>
        <w:rPr>
          <w:b/>
          <w:bCs/>
        </w:rPr>
        <w:t>Enumeration</w:t>
      </w:r>
      <w:r>
        <w:t>. In addition, the language supports a small set of instances of instances of primitive types (</w:t>
      </w:r>
      <w:r>
        <w:rPr>
          <w:b/>
          <w:bCs/>
        </w:rPr>
        <w:t>String</w:t>
      </w:r>
      <w:r>
        <w:t xml:space="preserve">, </w:t>
      </w:r>
      <w:r>
        <w:rPr>
          <w:b/>
          <w:bCs/>
        </w:rPr>
        <w:t>Real</w:t>
      </w:r>
      <w:r>
        <w:t xml:space="preserve">, </w:t>
      </w:r>
      <w:r>
        <w:rPr>
          <w:b/>
          <w:bCs/>
        </w:rPr>
        <w:t>Integer</w:t>
      </w:r>
      <w:r>
        <w:t xml:space="preserve">, etc.) as well as instances of instances of the UML </w:t>
      </w:r>
      <w:r>
        <w:rPr>
          <w:b/>
          <w:bCs/>
        </w:rPr>
        <w:t>Enumeration</w:t>
      </w:r>
      <w:r>
        <w:t xml:space="preserve"> Class (</w:t>
      </w:r>
      <w:r>
        <w:rPr>
          <w:b/>
          <w:bCs/>
        </w:rPr>
        <w:t>EnumerationLiterals</w:t>
      </w:r>
      <w:r>
        <w:t>).</w:t>
      </w:r>
    </w:p>
    <w:p w14:paraId="75606A02" w14:textId="77777777" w:rsidR="00B51031" w:rsidRDefault="0018237F">
      <w:r>
        <w:t xml:space="preserve"> </w:t>
      </w:r>
    </w:p>
    <w:p w14:paraId="0ECFBEBF" w14:textId="77777777" w:rsidR="00B51031" w:rsidRDefault="0018237F">
      <w:r>
        <w:t>The modeling language, however, does not support a mechanism for specifying and exchanging instances of reference model classes, (new) primitive types or data types. This presents an issue when it becomes necessary to represent instances in constraints (permissible values) or assumed values.</w:t>
      </w:r>
    </w:p>
    <w:p w14:paraId="52D56E24" w14:textId="77777777" w:rsidR="00B51031" w:rsidRDefault="0018237F">
      <w:r>
        <w:t xml:space="preserve"> </w:t>
      </w:r>
    </w:p>
    <w:p w14:paraId="60EF433A" w14:textId="77777777" w:rsidR="00B51031" w:rsidRDefault="0018237F">
      <w:r>
        <w:t>The AML specification addresses the DataType and Primitive type issue by defining string representations for their values and constraints. It still faces the following issues:</w:t>
      </w:r>
    </w:p>
    <w:p w14:paraId="55F2F457" w14:textId="77777777" w:rsidR="00B51031" w:rsidRDefault="0018237F">
      <w:pPr>
        <w:pStyle w:val="ListParagraph"/>
        <w:numPr>
          <w:ilvl w:val="0"/>
          <w:numId w:val="31"/>
        </w:numPr>
      </w:pPr>
      <w:r>
        <w:t>How to represent instances of reference model classes as assumed values?</w:t>
      </w:r>
    </w:p>
    <w:p w14:paraId="64949980" w14:textId="77777777" w:rsidR="00B51031" w:rsidRDefault="0018237F">
      <w:pPr>
        <w:pStyle w:val="ListParagraph"/>
        <w:numPr>
          <w:ilvl w:val="0"/>
          <w:numId w:val="31"/>
        </w:numPr>
      </w:pPr>
      <w:r>
        <w:t xml:space="preserve">How to represent instances of the AML </w:t>
      </w:r>
      <w:r>
        <w:rPr>
          <w:b/>
          <w:bCs/>
        </w:rPr>
        <w:t xml:space="preserve">ConceptReference </w:t>
      </w:r>
      <w:r>
        <w:t>class, which consists of a URI, a namespace and name and other elements</w:t>
      </w:r>
    </w:p>
    <w:p w14:paraId="33D1B2EB" w14:textId="77777777" w:rsidR="00B51031" w:rsidRDefault="0018237F">
      <w:pPr>
        <w:pStyle w:val="ListParagraph"/>
        <w:numPr>
          <w:ilvl w:val="0"/>
          <w:numId w:val="31"/>
        </w:numPr>
      </w:pPr>
      <w:r>
        <w:t>How to represent the Designatable item, which consists of instances of a language/sign/description structure.</w:t>
      </w:r>
    </w:p>
    <w:p w14:paraId="0EC9BF09" w14:textId="77777777" w:rsidR="00B51031" w:rsidRDefault="0018237F">
      <w:r>
        <w:t>The AML profile has resolved these issues by:</w:t>
      </w:r>
    </w:p>
    <w:p w14:paraId="6CB271B1" w14:textId="77777777" w:rsidR="00B51031" w:rsidRDefault="0018237F">
      <w:pPr>
        <w:pStyle w:val="ListParagraph"/>
        <w:numPr>
          <w:ilvl w:val="0"/>
          <w:numId w:val="33"/>
        </w:numPr>
      </w:pPr>
      <w:r>
        <w:t>Not allowing assumed values for non "primitive" types.  This is a limitation on the ADL specification, but there currently aren't many, if any use cases.</w:t>
      </w:r>
    </w:p>
    <w:p w14:paraId="14C080B3" w14:textId="77777777" w:rsidR="00B51031" w:rsidRDefault="0018237F">
      <w:pPr>
        <w:pStyle w:val="ListParagraph"/>
        <w:numPr>
          <w:ilvl w:val="0"/>
          <w:numId w:val="33"/>
        </w:numPr>
      </w:pPr>
      <w:r>
        <w:t>ConceptReference is modelled as an extension to EnumerationLiteral, which allows additional instance properties.</w:t>
      </w:r>
    </w:p>
    <w:p w14:paraId="38160DFF" w14:textId="77777777" w:rsidR="00B51031" w:rsidRDefault="0018237F">
      <w:pPr>
        <w:pStyle w:val="ListParagraph"/>
        <w:numPr>
          <w:ilvl w:val="0"/>
          <w:numId w:val="33"/>
        </w:numPr>
      </w:pPr>
      <w:r>
        <w:t>Designations are represented as ordered collections of primitive types, where occurrence 0 of the language, sign, description represents the first element in the structure, occurrence 1 the second, etc.</w:t>
      </w:r>
    </w:p>
    <w:p w14:paraId="4123C79A" w14:textId="77777777" w:rsidR="00B51031" w:rsidRDefault="0018237F">
      <w:r>
        <w:t xml:space="preserve"> </w:t>
      </w:r>
    </w:p>
    <w:p w14:paraId="14AD423A" w14:textId="77777777" w:rsidR="003E4BE1" w:rsidRDefault="003E4BE1" w:rsidP="00FC2D47">
      <w:pPr>
        <w:ind w:firstLine="720"/>
      </w:pPr>
      <w:r>
        <w:rPr>
          <w:noProof/>
        </w:rPr>
        <w:drawing>
          <wp:inline distT="0" distB="0" distL="0" distR="0" wp14:anchorId="38A5936B" wp14:editId="43153C99">
            <wp:extent cx="5934075" cy="3171825"/>
            <wp:effectExtent l="0" t="0" r="0" b="0"/>
            <wp:docPr id="54" name="Picture 1053986888.png" descr="1053986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053986888.png"/>
                    <pic:cNvPicPr/>
                  </pic:nvPicPr>
                  <pic:blipFill>
                    <a:blip r:embed="rId52" cstate="print"/>
                    <a:stretch>
                      <a:fillRect/>
                    </a:stretch>
                  </pic:blipFill>
                  <pic:spPr>
                    <a:xfrm>
                      <a:off x="0" y="0"/>
                      <a:ext cx="5934075" cy="3171825"/>
                    </a:xfrm>
                    <a:prstGeom prst="rect">
                      <a:avLst/>
                    </a:prstGeom>
                  </pic:spPr>
                </pic:pic>
              </a:graphicData>
            </a:graphic>
          </wp:inline>
        </w:drawing>
      </w:r>
    </w:p>
    <w:p w14:paraId="55D27865"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571" w:name="_4e8cc50476c42b847d941a87dd3d1d98"/>
      <w:r w:rsidRPr="007B5B34">
        <w:rPr>
          <w:b/>
          <w:sz w:val="24"/>
          <w:szCs w:val="24"/>
        </w:rPr>
        <w:t>Instance Metamodel</w:t>
      </w:r>
      <w:bookmarkEnd w:id="571"/>
    </w:p>
    <w:p w14:paraId="0661A5EB" w14:textId="77777777" w:rsidR="005F31BE" w:rsidRDefault="001F24CC" w:rsidP="005F31BE">
      <w:pPr>
        <w:pStyle w:val="Heading3"/>
      </w:pPr>
      <w:bookmarkStart w:id="572" w:name="_Toc285534851"/>
      <w:r>
        <w:t>Package Metamodel</w:t>
      </w:r>
      <w:bookmarkEnd w:id="572"/>
    </w:p>
    <w:p w14:paraId="6B26D912" w14:textId="77777777" w:rsidR="00B51031" w:rsidRDefault="0018237F">
      <w:r>
        <w:t>This section describes the Namespace and Package aspects of the UML 2.5 model that are used in the AML Object Model Specification.  Note that, while this model is faithful to the actual UML metamodel, it has been flattened for the purposes of simplification, showing only the classes and attributes that are relevant to the AML Object Model Specification.</w:t>
      </w:r>
    </w:p>
    <w:p w14:paraId="4C628A4A" w14:textId="77777777" w:rsidR="003E4BE1" w:rsidRDefault="003E4BE1" w:rsidP="00FC2D47">
      <w:pPr>
        <w:ind w:firstLine="720"/>
      </w:pPr>
      <w:r>
        <w:rPr>
          <w:noProof/>
        </w:rPr>
        <w:drawing>
          <wp:inline distT="0" distB="0" distL="0" distR="0" wp14:anchorId="20C2936C" wp14:editId="639E67E8">
            <wp:extent cx="3714750" cy="4229100"/>
            <wp:effectExtent l="0" t="0" r="0" b="0"/>
            <wp:docPr id="56" name="Picture 1397111947.png" descr="139711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397111947.png"/>
                    <pic:cNvPicPr/>
                  </pic:nvPicPr>
                  <pic:blipFill>
                    <a:blip r:embed="rId53" cstate="print"/>
                    <a:stretch>
                      <a:fillRect/>
                    </a:stretch>
                  </pic:blipFill>
                  <pic:spPr>
                    <a:xfrm>
                      <a:off x="0" y="0"/>
                      <a:ext cx="3714750" cy="4229100"/>
                    </a:xfrm>
                    <a:prstGeom prst="rect">
                      <a:avLst/>
                    </a:prstGeom>
                  </pic:spPr>
                </pic:pic>
              </a:graphicData>
            </a:graphic>
          </wp:inline>
        </w:drawing>
      </w:r>
    </w:p>
    <w:p w14:paraId="7B60115F"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573" w:name="_3b0b3a4361d9616ef8c8ee3fb0e56030"/>
      <w:r w:rsidRPr="007B5B34">
        <w:rPr>
          <w:b/>
          <w:sz w:val="24"/>
          <w:szCs w:val="24"/>
        </w:rPr>
        <w:t>Package Metamodel</w:t>
      </w:r>
      <w:bookmarkEnd w:id="573"/>
    </w:p>
    <w:p w14:paraId="2F875735" w14:textId="77777777" w:rsidR="00B51031" w:rsidRDefault="0018237F">
      <w:r>
        <w:t>This diagram shows the subset of the UML 2.5 Package specification that is used in the AML Object Model.  In particular, this diagram is meant to call attention to the fact that every Class is a NamedElement and, at such, has a memberNamespace which, for our purposes is a UML Package.</w:t>
      </w:r>
    </w:p>
    <w:p w14:paraId="76296318" w14:textId="77777777" w:rsidR="00B51031" w:rsidRDefault="0018237F">
      <w:r>
        <w:t xml:space="preserve"> </w:t>
      </w:r>
    </w:p>
    <w:p w14:paraId="2CCB7D91" w14:textId="77777777" w:rsidR="00B51031" w:rsidRDefault="0018237F">
      <w:r>
        <w:t>AML requires that all archetypes within a given archetype library must directly or indirectly constrain an class that is a member of the Package referenced by the containing library.</w:t>
      </w:r>
    </w:p>
    <w:p w14:paraId="159CE23E" w14:textId="77777777" w:rsidR="005F31BE" w:rsidRDefault="001F24CC" w:rsidP="005F31BE">
      <w:pPr>
        <w:pStyle w:val="Heading3"/>
      </w:pPr>
      <w:bookmarkStart w:id="574" w:name="_Toc285534852"/>
      <w:r>
        <w:t>Enumeration Metamodel</w:t>
      </w:r>
      <w:bookmarkEnd w:id="574"/>
    </w:p>
    <w:p w14:paraId="3EA031B3" w14:textId="77777777" w:rsidR="00B51031" w:rsidRDefault="0018237F">
      <w:r>
        <w:t xml:space="preserve">ADL 2.0 provides the ability to constrain UML Enumeration types.  Section 6.2.3.5 of the AOM specification describes how the AOM model represents constraints as instances of C_INTEGER or C_STRING to document the value assigned to an enumeration literal in a transformation to a programming language. The AML specification addresses the need to assign specific representations by noting that a given </w:t>
      </w:r>
      <w:r>
        <w:rPr>
          <w:b/>
          <w:bCs/>
        </w:rPr>
        <w:t>Enumeration</w:t>
      </w:r>
      <w:r>
        <w:t xml:space="preserve"> type can have attributes, allowing the </w:t>
      </w:r>
      <w:r>
        <w:rPr>
          <w:b/>
          <w:bCs/>
        </w:rPr>
        <w:t>EnumerationLiteral</w:t>
      </w:r>
      <w:r>
        <w:t xml:space="preserve"> instances to include both names and numeric or string values.</w:t>
      </w:r>
    </w:p>
    <w:p w14:paraId="229F7D51" w14:textId="77777777" w:rsidR="00B51031" w:rsidRDefault="0018237F">
      <w:r>
        <w:t xml:space="preserve"> </w:t>
      </w:r>
    </w:p>
    <w:p w14:paraId="5B97455F" w14:textId="77777777" w:rsidR="00B51031" w:rsidRDefault="0018237F">
      <w:r>
        <w:t xml:space="preserve">The diagram below shows the UML </w:t>
      </w:r>
      <w:r>
        <w:rPr>
          <w:b/>
          <w:bCs/>
        </w:rPr>
        <w:t>Enumeration</w:t>
      </w:r>
      <w:r>
        <w:t xml:space="preserve"> and </w:t>
      </w:r>
      <w:r>
        <w:rPr>
          <w:b/>
          <w:bCs/>
        </w:rPr>
        <w:t>EnumerationLiteral</w:t>
      </w:r>
      <w:r>
        <w:t xml:space="preserve"> data types and the AML extensions that blend them with the corresponding ISO 11179 Enumerated_Value_Domain and Permissible_Value types.</w:t>
      </w:r>
    </w:p>
    <w:p w14:paraId="554D2926" w14:textId="77777777" w:rsidR="00B51031" w:rsidRDefault="0018237F">
      <w:r>
        <w:t xml:space="preserve"> </w:t>
      </w:r>
    </w:p>
    <w:p w14:paraId="0C307644" w14:textId="77777777" w:rsidR="003E4BE1" w:rsidRDefault="003E4BE1" w:rsidP="00FC2D47">
      <w:pPr>
        <w:ind w:firstLine="720"/>
      </w:pPr>
      <w:r>
        <w:rPr>
          <w:noProof/>
        </w:rPr>
        <w:drawing>
          <wp:inline distT="0" distB="0" distL="0" distR="0" wp14:anchorId="4F0508AC" wp14:editId="0F2A7CB6">
            <wp:extent cx="5943600" cy="2533650"/>
            <wp:effectExtent l="0" t="0" r="0" b="0"/>
            <wp:docPr id="58" name="Picture 1294218319.png" descr="1294218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294218319.png"/>
                    <pic:cNvPicPr/>
                  </pic:nvPicPr>
                  <pic:blipFill>
                    <a:blip r:embed="rId54" cstate="print"/>
                    <a:stretch>
                      <a:fillRect/>
                    </a:stretch>
                  </pic:blipFill>
                  <pic:spPr>
                    <a:xfrm>
                      <a:off x="0" y="0"/>
                      <a:ext cx="5943600" cy="2533650"/>
                    </a:xfrm>
                    <a:prstGeom prst="rect">
                      <a:avLst/>
                    </a:prstGeom>
                  </pic:spPr>
                </pic:pic>
              </a:graphicData>
            </a:graphic>
          </wp:inline>
        </w:drawing>
      </w:r>
    </w:p>
    <w:p w14:paraId="3A35D1EA"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575" w:name="_c323459faa5aa97d8abc3c64dcd86661"/>
      <w:r w:rsidRPr="007B5B34">
        <w:rPr>
          <w:b/>
          <w:sz w:val="24"/>
          <w:szCs w:val="24"/>
        </w:rPr>
        <w:t>Enumeration Metamodel</w:t>
      </w:r>
      <w:bookmarkEnd w:id="575"/>
    </w:p>
    <w:p w14:paraId="3DC2D53A" w14:textId="77777777" w:rsidR="00B51031" w:rsidRDefault="0018237F">
      <w:r>
        <w:t xml:space="preserve">This diagram shows the relationship between the UML Enumeration and EnumerationLiteral data types and the EnumeratedValueDomain and PermissibleValue extensions. </w:t>
      </w:r>
    </w:p>
    <w:p w14:paraId="767AD607" w14:textId="77777777" w:rsidR="002C0F83" w:rsidRDefault="001F24CC" w:rsidP="00860763">
      <w:pPr>
        <w:pStyle w:val="Heading2"/>
      </w:pPr>
      <w:bookmarkStart w:id="576" w:name="_Toc285534853"/>
      <w:r w:rsidRPr="001F24CC">
        <w:t>AConstraint Meta Model</w:t>
      </w:r>
      <w:bookmarkEnd w:id="576"/>
      <w:r w:rsidR="003C6850">
        <w:t xml:space="preserve"> </w:t>
      </w:r>
    </w:p>
    <w:p w14:paraId="6171C114" w14:textId="77777777" w:rsidR="00B51031" w:rsidRDefault="0018237F">
      <w:r>
        <w:t>The constraint model is the core of the archetype design. It specifies how constraints are defined, showing the object-attribute-object pattern characteristic of object constraints.  Because objects are composed of properties, and properties consist of objects, the archetype definition consists of alternate layers of objects and attributes.</w:t>
      </w:r>
    </w:p>
    <w:p w14:paraId="640903E4" w14:textId="77777777" w:rsidR="005F31BE" w:rsidRDefault="001F24CC" w:rsidP="005F31BE">
      <w:pPr>
        <w:pStyle w:val="Heading3"/>
      </w:pPr>
      <w:bookmarkStart w:id="577" w:name="_Toc285534854"/>
      <w:r>
        <w:t>Atomic Data Type Constraints</w:t>
      </w:r>
      <w:bookmarkEnd w:id="577"/>
    </w:p>
    <w:p w14:paraId="48E723AF" w14:textId="77777777" w:rsidR="00B51031" w:rsidRDefault="0018237F">
      <w:r>
        <w:t>This section describes the atomic or "primitive type constraints" -- constraints that restrict the possible values of the built in AML data types and/or specify assumed values when the element is not included in a data instance.</w:t>
      </w:r>
    </w:p>
    <w:p w14:paraId="6650D2F4" w14:textId="77777777" w:rsidR="003E4BE1" w:rsidRDefault="003E4BE1" w:rsidP="00FC2D47">
      <w:pPr>
        <w:ind w:firstLine="720"/>
      </w:pPr>
      <w:r>
        <w:rPr>
          <w:noProof/>
        </w:rPr>
        <w:drawing>
          <wp:inline distT="0" distB="0" distL="0" distR="0" wp14:anchorId="6BFF1DDE" wp14:editId="3529BFFD">
            <wp:extent cx="5934075" cy="1876424"/>
            <wp:effectExtent l="0" t="0" r="0" b="0"/>
            <wp:docPr id="60" name="Picture 1711587156.png" descr="1711587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711587156.png"/>
                    <pic:cNvPicPr/>
                  </pic:nvPicPr>
                  <pic:blipFill>
                    <a:blip r:embed="rId55" cstate="print"/>
                    <a:stretch>
                      <a:fillRect/>
                    </a:stretch>
                  </pic:blipFill>
                  <pic:spPr>
                    <a:xfrm>
                      <a:off x="0" y="0"/>
                      <a:ext cx="5934075" cy="1876424"/>
                    </a:xfrm>
                    <a:prstGeom prst="rect">
                      <a:avLst/>
                    </a:prstGeom>
                  </pic:spPr>
                </pic:pic>
              </a:graphicData>
            </a:graphic>
          </wp:inline>
        </w:drawing>
      </w:r>
    </w:p>
    <w:p w14:paraId="45B9C770"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578" w:name="_2ca64b6794a95c8188c5478872196c54"/>
      <w:r w:rsidRPr="007B5B34">
        <w:rPr>
          <w:b/>
          <w:sz w:val="24"/>
          <w:szCs w:val="24"/>
        </w:rPr>
        <w:t>Atomic Data Type Constraints</w:t>
      </w:r>
      <w:bookmarkEnd w:id="578"/>
    </w:p>
    <w:p w14:paraId="0324E3A4" w14:textId="77777777" w:rsidR="00B51031" w:rsidRDefault="0018237F">
      <w:r>
        <w:t>Primitive object constraints define patterns that archetypes use to constrain the values of primitive or atomic types. All complex constraints are composed of primitive constraints at the leaf level.</w:t>
      </w:r>
    </w:p>
    <w:p w14:paraId="393DB6C9" w14:textId="77777777" w:rsidR="005F31BE" w:rsidRDefault="001F24CC" w:rsidP="005F31BE">
      <w:pPr>
        <w:pStyle w:val="Heading3"/>
      </w:pPr>
      <w:bookmarkStart w:id="579" w:name="_Toc285534855"/>
      <w:r>
        <w:t>Terminology Constraints</w:t>
      </w:r>
      <w:bookmarkEnd w:id="579"/>
    </w:p>
    <w:p w14:paraId="0F9A1D4F" w14:textId="77777777" w:rsidR="00B51031" w:rsidRDefault="0018237F">
      <w:r>
        <w:t xml:space="preserve">This section describes how instances of the </w:t>
      </w:r>
      <w:r>
        <w:rPr>
          <w:b/>
          <w:bCs/>
        </w:rPr>
        <w:t>TerminologyCode</w:t>
      </w:r>
      <w:r>
        <w:t xml:space="preserve"> data type are constrained via a </w:t>
      </w:r>
      <w:r>
        <w:rPr>
          <w:b/>
          <w:bCs/>
        </w:rPr>
        <w:t>TerminologyCodeConstraint</w:t>
      </w:r>
      <w:r>
        <w:t>. The AML TerminologyCode acts as a bridge between the Common Terminology Services 2 (CTS2), the ISO 11179-3 designation, definition and identification sections and the</w:t>
      </w:r>
    </w:p>
    <w:p w14:paraId="2663137A" w14:textId="77777777" w:rsidR="00B51031" w:rsidRDefault="0018237F">
      <w:r>
        <w:t xml:space="preserve">requirements imposed by various reference model targets, including ISO 21090 Coded Data (CD) types and its derivatives, FHIR Coding data type, openEHR DV_CODED_TEXT, CIMI CODED_TEXT etc. The </w:t>
      </w:r>
      <w:r>
        <w:rPr>
          <w:b/>
          <w:bCs/>
        </w:rPr>
        <w:t>TerminologyCode</w:t>
      </w:r>
      <w:r>
        <w:t xml:space="preserve"> target allows a given instance to include, at a bare minimum, an identifier of the scoping namespace (</w:t>
      </w:r>
      <w:r>
        <w:rPr>
          <w:i/>
          <w:iCs/>
        </w:rPr>
        <w:t>terminologyId</w:t>
      </w:r>
      <w:r>
        <w:t>) and the unique code within that namespace(</w:t>
      </w:r>
      <w:r>
        <w:rPr>
          <w:i/>
          <w:iCs/>
        </w:rPr>
        <w:t>codeString</w:t>
      </w:r>
      <w:r>
        <w:t>).  While this information may or may not be sufficient to transform to an external target, it supports the minimum requirement that AML allow terminology codes to be restricted by simple, internal enumerations as represented by the "ac" ADL codes and the corresponding "at" code value sets.</w:t>
      </w:r>
    </w:p>
    <w:p w14:paraId="41EEF681" w14:textId="77777777" w:rsidR="00B51031" w:rsidRDefault="0018237F">
      <w:r>
        <w:t xml:space="preserve"> </w:t>
      </w:r>
    </w:p>
    <w:p w14:paraId="07737BC6" w14:textId="77777777" w:rsidR="00B51031" w:rsidRDefault="0018237F">
      <w:r>
        <w:t xml:space="preserve">Constraints are expressed as sets of </w:t>
      </w:r>
      <w:r>
        <w:rPr>
          <w:b/>
          <w:bCs/>
        </w:rPr>
        <w:t>PermissibleValues</w:t>
      </w:r>
      <w:r>
        <w:t xml:space="preserve"> -- either directly via the </w:t>
      </w:r>
      <w:r>
        <w:rPr>
          <w:i/>
          <w:iCs/>
        </w:rPr>
        <w:t>possibleValues</w:t>
      </w:r>
      <w:r>
        <w:t xml:space="preserve"> attribute or indirectly through the </w:t>
      </w:r>
      <w:r>
        <w:rPr>
          <w:i/>
          <w:iCs/>
        </w:rPr>
        <w:t>valueSetConstraint</w:t>
      </w:r>
      <w:r>
        <w:t xml:space="preserve"> attribute which, possibly with the assistance of a terminology service, also results in a collection of </w:t>
      </w:r>
      <w:r>
        <w:rPr>
          <w:b/>
          <w:bCs/>
        </w:rPr>
        <w:t>PermissibleValues</w:t>
      </w:r>
      <w:r>
        <w:t>.</w:t>
      </w:r>
    </w:p>
    <w:p w14:paraId="7460044A" w14:textId="77777777" w:rsidR="00B51031" w:rsidRDefault="0018237F">
      <w:r>
        <w:t xml:space="preserve"> </w:t>
      </w:r>
    </w:p>
    <w:p w14:paraId="22916EEA" w14:textId="77777777" w:rsidR="00B51031" w:rsidRDefault="0018237F">
      <w:r>
        <w:t>A PermissibleValue can represent:</w:t>
      </w:r>
    </w:p>
    <w:p w14:paraId="4058CD5E" w14:textId="77777777" w:rsidR="00B51031" w:rsidRDefault="0018237F">
      <w:pPr>
        <w:pStyle w:val="ListParagraph"/>
        <w:numPr>
          <w:ilvl w:val="0"/>
          <w:numId w:val="35"/>
        </w:numPr>
      </w:pPr>
      <w:r>
        <w:t xml:space="preserve">a simple </w:t>
      </w:r>
      <w:r>
        <w:rPr>
          <w:b/>
          <w:bCs/>
        </w:rPr>
        <w:t>EnumerationLiteral</w:t>
      </w:r>
    </w:p>
    <w:p w14:paraId="29CB5821" w14:textId="77777777" w:rsidR="00B51031" w:rsidRDefault="0018237F">
      <w:pPr>
        <w:pStyle w:val="ListParagraph"/>
        <w:numPr>
          <w:ilvl w:val="0"/>
          <w:numId w:val="35"/>
        </w:numPr>
      </w:pPr>
      <w:r>
        <w:t xml:space="preserve">an </w:t>
      </w:r>
      <w:r>
        <w:rPr>
          <w:b/>
          <w:bCs/>
        </w:rPr>
        <w:t>PermissibleValue</w:t>
      </w:r>
      <w:r>
        <w:t xml:space="preserve"> with one or more </w:t>
      </w:r>
      <w:r>
        <w:rPr>
          <w:i/>
          <w:iCs/>
        </w:rPr>
        <w:t>identifiers</w:t>
      </w:r>
      <w:r>
        <w:t xml:space="preserve"> of type </w:t>
      </w:r>
      <w:r>
        <w:rPr>
          <w:b/>
          <w:bCs/>
        </w:rPr>
        <w:t>Scoped_Identifier</w:t>
      </w:r>
    </w:p>
    <w:p w14:paraId="7900C0AD" w14:textId="77777777" w:rsidR="00B51031" w:rsidRDefault="0018237F">
      <w:pPr>
        <w:pStyle w:val="ListParagraph"/>
        <w:numPr>
          <w:ilvl w:val="0"/>
          <w:numId w:val="35"/>
        </w:numPr>
      </w:pPr>
      <w:r>
        <w:t xml:space="preserve">an </w:t>
      </w:r>
      <w:r>
        <w:rPr>
          <w:b/>
          <w:bCs/>
        </w:rPr>
        <w:t>PermissibleValue</w:t>
      </w:r>
      <w:r>
        <w:t xml:space="preserve"> with an associated </w:t>
      </w:r>
      <w:r>
        <w:rPr>
          <w:i/>
          <w:iCs/>
        </w:rPr>
        <w:t>valueMeaning</w:t>
      </w:r>
      <w:r>
        <w:t xml:space="preserve"> of type </w:t>
      </w:r>
      <w:r>
        <w:rPr>
          <w:b/>
          <w:bCs/>
        </w:rPr>
        <w:t>ConceptReference</w:t>
      </w:r>
    </w:p>
    <w:p w14:paraId="2CECB31F" w14:textId="77777777" w:rsidR="00B51031" w:rsidRDefault="0018237F">
      <w:r>
        <w:t xml:space="preserve"> </w:t>
      </w:r>
    </w:p>
    <w:p w14:paraId="0FA072EC" w14:textId="77777777" w:rsidR="00B51031" w:rsidRDefault="0018237F">
      <w:r>
        <w:t>Each of these situations has a different analog in terms of the target TerminologyCode.</w:t>
      </w:r>
    </w:p>
    <w:p w14:paraId="1965863A" w14:textId="77777777" w:rsidR="00B51031" w:rsidRDefault="0018237F">
      <w:r>
        <w:t xml:space="preserve"> </w:t>
      </w:r>
    </w:p>
    <w:p w14:paraId="66DB2547" w14:textId="77777777" w:rsidR="00B51031" w:rsidRDefault="0018237F">
      <w:r>
        <w:rPr>
          <w:b/>
          <w:bCs/>
        </w:rPr>
        <w:t>Simple EnumerationLiteral</w:t>
      </w:r>
    </w:p>
    <w:p w14:paraId="0031F634" w14:textId="77777777" w:rsidR="00B51031" w:rsidRDefault="0018237F">
      <w:pPr>
        <w:pStyle w:val="ListParagraph"/>
        <w:numPr>
          <w:ilvl w:val="0"/>
          <w:numId w:val="37"/>
        </w:numPr>
      </w:pPr>
      <w:r>
        <w:t xml:space="preserve">The </w:t>
      </w:r>
      <w:r>
        <w:rPr>
          <w:i/>
          <w:iCs/>
        </w:rPr>
        <w:t>name</w:t>
      </w:r>
      <w:r>
        <w:t xml:space="preserve"> of the containing </w:t>
      </w:r>
      <w:r>
        <w:rPr>
          <w:b/>
          <w:bCs/>
        </w:rPr>
        <w:t>Enumeration</w:t>
      </w:r>
      <w:r>
        <w:t xml:space="preserve"> maps to </w:t>
      </w:r>
      <w:r>
        <w:rPr>
          <w:i/>
          <w:iCs/>
        </w:rPr>
        <w:t>terminologyId</w:t>
      </w:r>
    </w:p>
    <w:p w14:paraId="17BEE177" w14:textId="77777777" w:rsidR="00B51031" w:rsidRDefault="0018237F">
      <w:pPr>
        <w:pStyle w:val="ListParagraph"/>
        <w:numPr>
          <w:ilvl w:val="0"/>
          <w:numId w:val="37"/>
        </w:numPr>
      </w:pPr>
      <w:r>
        <w:t xml:space="preserve">The </w:t>
      </w:r>
      <w:r>
        <w:rPr>
          <w:i/>
          <w:iCs/>
        </w:rPr>
        <w:t>name</w:t>
      </w:r>
      <w:r>
        <w:t xml:space="preserve"> of the </w:t>
      </w:r>
      <w:r>
        <w:rPr>
          <w:b/>
          <w:bCs/>
        </w:rPr>
        <w:t>EnumerationLiteral</w:t>
      </w:r>
      <w:r>
        <w:t xml:space="preserve"> maps to </w:t>
      </w:r>
      <w:r>
        <w:rPr>
          <w:i/>
          <w:iCs/>
        </w:rPr>
        <w:t>codeString</w:t>
      </w:r>
    </w:p>
    <w:p w14:paraId="10DC4B08" w14:textId="77777777" w:rsidR="00B51031" w:rsidRDefault="0018237F">
      <w:r>
        <w:t>The uri attribute may be populated via the namespace map.</w:t>
      </w:r>
    </w:p>
    <w:p w14:paraId="6E37279C" w14:textId="77777777" w:rsidR="00B51031" w:rsidRDefault="0018237F">
      <w:r>
        <w:t xml:space="preserve"> </w:t>
      </w:r>
    </w:p>
    <w:p w14:paraId="54F7766D" w14:textId="77777777" w:rsidR="00B51031" w:rsidRDefault="0018237F">
      <w:r>
        <w:t xml:space="preserve">Note that the ADL specification may require that enumeration values may need to be represented as integers and strings.  This may be accomplished by adding an inteter or string to the scoping </w:t>
      </w:r>
      <w:r>
        <w:rPr>
          <w:b/>
          <w:bCs/>
        </w:rPr>
        <w:t>Enumeration</w:t>
      </w:r>
      <w:r>
        <w:t xml:space="preserve"> type and then adding a corresponding slot to each </w:t>
      </w:r>
      <w:r>
        <w:rPr>
          <w:b/>
          <w:bCs/>
        </w:rPr>
        <w:t>EnumerationLiteral</w:t>
      </w:r>
      <w:r>
        <w:t xml:space="preserve"> instance.  The mechanism and mapping for this approach are outside of the scope of the AML specification.</w:t>
      </w:r>
    </w:p>
    <w:p w14:paraId="34870F16" w14:textId="77777777" w:rsidR="00B51031" w:rsidRDefault="0018237F">
      <w:r>
        <w:t xml:space="preserve"> </w:t>
      </w:r>
    </w:p>
    <w:p w14:paraId="3C5A9084" w14:textId="77777777" w:rsidR="00B51031" w:rsidRDefault="0018237F">
      <w:r>
        <w:rPr>
          <w:b/>
          <w:bCs/>
        </w:rPr>
        <w:t xml:space="preserve">PermissibleValue with an </w:t>
      </w:r>
      <w:r>
        <w:rPr>
          <w:b/>
          <w:bCs/>
          <w:i/>
          <w:iCs/>
        </w:rPr>
        <w:t>identifier</w:t>
      </w:r>
    </w:p>
    <w:p w14:paraId="7966E367" w14:textId="77777777" w:rsidR="00B51031" w:rsidRDefault="0018237F">
      <w:r>
        <w:t xml:space="preserve">If the </w:t>
      </w:r>
      <w:r>
        <w:rPr>
          <w:b/>
          <w:bCs/>
        </w:rPr>
        <w:t>PermissibleValue</w:t>
      </w:r>
      <w:r>
        <w:t xml:space="preserve"> has an associated </w:t>
      </w:r>
      <w:r>
        <w:rPr>
          <w:i/>
          <w:iCs/>
        </w:rPr>
        <w:t>identifier</w:t>
      </w:r>
      <w:r>
        <w:t xml:space="preserve">, the </w:t>
      </w:r>
      <w:r>
        <w:rPr>
          <w:i/>
          <w:iCs/>
        </w:rPr>
        <w:t>identifier</w:t>
      </w:r>
      <w:r>
        <w:t xml:space="preserve"> attribute of the target </w:t>
      </w:r>
      <w:r>
        <w:rPr>
          <w:i/>
          <w:iCs/>
        </w:rPr>
        <w:t>identifier</w:t>
      </w:r>
      <w:r>
        <w:t xml:space="preserve"> maps to codeString and, if present, the shorthand_prefix of the identifier </w:t>
      </w:r>
      <w:r>
        <w:rPr>
          <w:i/>
          <w:iCs/>
        </w:rPr>
        <w:t>scope</w:t>
      </w:r>
      <w:r>
        <w:t xml:space="preserve"> maps to </w:t>
      </w:r>
      <w:r>
        <w:rPr>
          <w:i/>
          <w:iCs/>
        </w:rPr>
        <w:t>terminologyId</w:t>
      </w:r>
      <w:r>
        <w:t xml:space="preserve">.  If </w:t>
      </w:r>
      <w:r>
        <w:rPr>
          <w:i/>
          <w:iCs/>
        </w:rPr>
        <w:t>shorthand_prefix</w:t>
      </w:r>
      <w:r>
        <w:t xml:space="preserve"> is absent, then the </w:t>
      </w:r>
      <w:r>
        <w:rPr>
          <w:i/>
          <w:iCs/>
        </w:rPr>
        <w:t>name</w:t>
      </w:r>
      <w:r>
        <w:t xml:space="preserve"> of the </w:t>
      </w:r>
      <w:r>
        <w:rPr>
          <w:i/>
          <w:iCs/>
        </w:rPr>
        <w:t>scope</w:t>
      </w:r>
      <w:r>
        <w:t xml:space="preserve"> </w:t>
      </w:r>
      <w:r>
        <w:rPr>
          <w:b/>
          <w:bCs/>
        </w:rPr>
        <w:t>Namespace</w:t>
      </w:r>
      <w:r>
        <w:t xml:space="preserve"> is used.  If more than one </w:t>
      </w:r>
      <w:r>
        <w:rPr>
          <w:i/>
          <w:iCs/>
        </w:rPr>
        <w:t>identifier</w:t>
      </w:r>
      <w:r>
        <w:t xml:space="preserve"> is present, an implementation may choose which identifier will be mapped.</w:t>
      </w:r>
    </w:p>
    <w:p w14:paraId="7B2EE33F" w14:textId="77777777" w:rsidR="00B51031" w:rsidRDefault="0018237F">
      <w:r>
        <w:t xml:space="preserve"> </w:t>
      </w:r>
    </w:p>
    <w:p w14:paraId="50D0D967" w14:textId="77777777" w:rsidR="00B51031" w:rsidRDefault="0018237F">
      <w:r>
        <w:t xml:space="preserve">The </w:t>
      </w:r>
      <w:r>
        <w:rPr>
          <w:i/>
          <w:iCs/>
        </w:rPr>
        <w:t>uri</w:t>
      </w:r>
      <w:r>
        <w:t xml:space="preserve"> attribute may be populated via the namespace map.</w:t>
      </w:r>
    </w:p>
    <w:p w14:paraId="77312572" w14:textId="77777777" w:rsidR="00B51031" w:rsidRDefault="0018237F">
      <w:r>
        <w:t xml:space="preserve"> </w:t>
      </w:r>
    </w:p>
    <w:p w14:paraId="33768F3C" w14:textId="77777777" w:rsidR="00B51031" w:rsidRDefault="0018237F">
      <w:r>
        <w:t xml:space="preserve"> </w:t>
      </w:r>
    </w:p>
    <w:p w14:paraId="6661BE58" w14:textId="77777777" w:rsidR="00B51031" w:rsidRDefault="0018237F">
      <w:r>
        <w:rPr>
          <w:b/>
          <w:bCs/>
        </w:rPr>
        <w:t xml:space="preserve">PermissibleValue with a </w:t>
      </w:r>
      <w:r>
        <w:rPr>
          <w:b/>
          <w:bCs/>
          <w:i/>
          <w:iCs/>
        </w:rPr>
        <w:t>valueMeaning</w:t>
      </w:r>
    </w:p>
    <w:p w14:paraId="4ED03618" w14:textId="77777777" w:rsidR="00B51031" w:rsidRDefault="0018237F">
      <w:r>
        <w:t xml:space="preserve"> </w:t>
      </w:r>
    </w:p>
    <w:p w14:paraId="24B827CA" w14:textId="77777777" w:rsidR="00B51031" w:rsidRDefault="0018237F">
      <w:r>
        <w:t xml:space="preserve">The </w:t>
      </w:r>
      <w:r>
        <w:rPr>
          <w:i/>
          <w:iCs/>
        </w:rPr>
        <w:t>valueMeaning</w:t>
      </w:r>
      <w:r>
        <w:t xml:space="preserve"> attribute is of type </w:t>
      </w:r>
      <w:r>
        <w:rPr>
          <w:b/>
          <w:bCs/>
        </w:rPr>
        <w:t>ConceptReference</w:t>
      </w:r>
      <w:r>
        <w:t xml:space="preserve"> and carries the equivalent of a "term binding" for an ADL "at" code.  In this case, the target </w:t>
      </w:r>
      <w:r>
        <w:rPr>
          <w:b/>
          <w:bCs/>
        </w:rPr>
        <w:t>ConceptReference</w:t>
      </w:r>
      <w:r>
        <w:t xml:space="preserve"> is mapped to the </w:t>
      </w:r>
      <w:r>
        <w:rPr>
          <w:b/>
          <w:bCs/>
        </w:rPr>
        <w:t>TerminologyCode</w:t>
      </w:r>
      <w:r>
        <w:t xml:space="preserve"> as:</w:t>
      </w:r>
    </w:p>
    <w:p w14:paraId="47DB2788" w14:textId="77777777" w:rsidR="00B51031" w:rsidRDefault="0018237F">
      <w:pPr>
        <w:pStyle w:val="ListParagraph"/>
        <w:numPr>
          <w:ilvl w:val="0"/>
          <w:numId w:val="16"/>
        </w:numPr>
      </w:pPr>
      <w:r>
        <w:t xml:space="preserve">The </w:t>
      </w:r>
      <w:r>
        <w:rPr>
          <w:i/>
          <w:iCs/>
        </w:rPr>
        <w:t>conceptReference</w:t>
      </w:r>
      <w:r>
        <w:t xml:space="preserve"> </w:t>
      </w:r>
      <w:r>
        <w:rPr>
          <w:i/>
          <w:iCs/>
        </w:rPr>
        <w:t>uri</w:t>
      </w:r>
      <w:r>
        <w:t xml:space="preserve"> maps to the </w:t>
      </w:r>
      <w:r>
        <w:rPr>
          <w:i/>
          <w:iCs/>
        </w:rPr>
        <w:t>TerminologyCode</w:t>
      </w:r>
      <w:r>
        <w:t xml:space="preserve"> </w:t>
      </w:r>
      <w:r>
        <w:rPr>
          <w:i/>
          <w:iCs/>
        </w:rPr>
        <w:t>uri</w:t>
      </w:r>
    </w:p>
    <w:p w14:paraId="3D885A42" w14:textId="77777777" w:rsidR="00B51031" w:rsidRDefault="0018237F">
      <w:pPr>
        <w:pStyle w:val="ListParagraph"/>
        <w:numPr>
          <w:ilvl w:val="0"/>
          <w:numId w:val="16"/>
        </w:numPr>
      </w:pPr>
      <w:r>
        <w:t xml:space="preserve">If the </w:t>
      </w:r>
      <w:r>
        <w:rPr>
          <w:i/>
          <w:iCs/>
        </w:rPr>
        <w:t>conceptReference</w:t>
      </w:r>
      <w:r>
        <w:t xml:space="preserve"> has a </w:t>
      </w:r>
      <w:r>
        <w:rPr>
          <w:i/>
          <w:iCs/>
        </w:rPr>
        <w:t>name</w:t>
      </w:r>
      <w:r>
        <w:t xml:space="preserve"> attribute (type </w:t>
      </w:r>
      <w:r>
        <w:rPr>
          <w:b/>
          <w:bCs/>
        </w:rPr>
        <w:t>ScopedEntityName</w:t>
      </w:r>
      <w:r>
        <w:t xml:space="preserve">), the </w:t>
      </w:r>
      <w:r>
        <w:rPr>
          <w:i/>
          <w:iCs/>
        </w:rPr>
        <w:t>namespace</w:t>
      </w:r>
      <w:r>
        <w:t xml:space="preserve"> maps to the </w:t>
      </w:r>
      <w:r>
        <w:rPr>
          <w:i/>
          <w:iCs/>
        </w:rPr>
        <w:t>terminologyId</w:t>
      </w:r>
      <w:r>
        <w:t xml:space="preserve"> attribute and </w:t>
      </w:r>
      <w:r>
        <w:rPr>
          <w:i/>
          <w:iCs/>
        </w:rPr>
        <w:t>name</w:t>
      </w:r>
      <w:r>
        <w:t xml:space="preserve"> to </w:t>
      </w:r>
      <w:r>
        <w:rPr>
          <w:i/>
          <w:iCs/>
        </w:rPr>
        <w:t>codeString</w:t>
      </w:r>
    </w:p>
    <w:p w14:paraId="32FB6540" w14:textId="77777777" w:rsidR="00B51031" w:rsidRDefault="0018237F">
      <w:pPr>
        <w:pStyle w:val="ListParagraph"/>
        <w:numPr>
          <w:ilvl w:val="0"/>
          <w:numId w:val="16"/>
        </w:numPr>
      </w:pPr>
      <w:r>
        <w:t xml:space="preserve">If the </w:t>
      </w:r>
      <w:r>
        <w:rPr>
          <w:i/>
          <w:iCs/>
        </w:rPr>
        <w:t>conceptReference</w:t>
      </w:r>
      <w:r>
        <w:t xml:space="preserve"> does not have a </w:t>
      </w:r>
      <w:r>
        <w:rPr>
          <w:i/>
          <w:iCs/>
        </w:rPr>
        <w:t>name</w:t>
      </w:r>
      <w:r>
        <w:t xml:space="preserve"> attribute, the identifier rules above should be employed or, lacking an identifier, the simple </w:t>
      </w:r>
      <w:r>
        <w:rPr>
          <w:b/>
          <w:bCs/>
        </w:rPr>
        <w:t>EnumerationLiteral</w:t>
      </w:r>
      <w:r>
        <w:t xml:space="preserve"> rules.</w:t>
      </w:r>
    </w:p>
    <w:p w14:paraId="716828D4" w14:textId="77777777" w:rsidR="00B51031" w:rsidRDefault="0018237F">
      <w:pPr>
        <w:pStyle w:val="ListParagraph"/>
        <w:numPr>
          <w:ilvl w:val="0"/>
          <w:numId w:val="16"/>
        </w:numPr>
      </w:pPr>
      <w:r>
        <w:t xml:space="preserve">If the </w:t>
      </w:r>
      <w:r>
        <w:rPr>
          <w:i/>
          <w:iCs/>
        </w:rPr>
        <w:t>conceptReference</w:t>
      </w:r>
      <w:r>
        <w:t xml:space="preserve"> has a </w:t>
      </w:r>
      <w:r>
        <w:rPr>
          <w:i/>
          <w:iCs/>
        </w:rPr>
        <w:t>describingCodeSystemAndVersion</w:t>
      </w:r>
      <w:r>
        <w:t xml:space="preserve"> attribute thenit maps to the corresponding </w:t>
      </w:r>
      <w:r>
        <w:rPr>
          <w:i/>
          <w:iCs/>
        </w:rPr>
        <w:t>terminologyVersion</w:t>
      </w:r>
      <w:r>
        <w:t xml:space="preserve">. If the </w:t>
      </w:r>
      <w:r>
        <w:rPr>
          <w:i/>
          <w:iCs/>
        </w:rPr>
        <w:t>conceptReference</w:t>
      </w:r>
      <w:r>
        <w:t xml:space="preserve"> does not have a </w:t>
      </w:r>
      <w:r>
        <w:rPr>
          <w:i/>
          <w:iCs/>
        </w:rPr>
        <w:t>describingCodeSystemAndVersion</w:t>
      </w:r>
      <w:r>
        <w:t xml:space="preserve"> attribute, then the </w:t>
      </w:r>
      <w:r>
        <w:rPr>
          <w:i/>
          <w:iCs/>
        </w:rPr>
        <w:t>terminologyVersion</w:t>
      </w:r>
      <w:r>
        <w:t xml:space="preserve"> attribute should be left empty.</w:t>
      </w:r>
    </w:p>
    <w:p w14:paraId="43F35263" w14:textId="77777777" w:rsidR="00B51031" w:rsidRDefault="0018237F">
      <w:r>
        <w:t xml:space="preserve"> </w:t>
      </w:r>
    </w:p>
    <w:p w14:paraId="68AC8617" w14:textId="77777777" w:rsidR="00B51031" w:rsidRDefault="0018237F">
      <w:r>
        <w:t xml:space="preserve"> </w:t>
      </w:r>
    </w:p>
    <w:p w14:paraId="3DA1104C" w14:textId="77777777" w:rsidR="003E4BE1" w:rsidRDefault="003E4BE1" w:rsidP="00FC2D47">
      <w:pPr>
        <w:ind w:firstLine="720"/>
      </w:pPr>
      <w:r>
        <w:rPr>
          <w:noProof/>
        </w:rPr>
        <w:drawing>
          <wp:inline distT="0" distB="0" distL="0" distR="0" wp14:anchorId="1DB72DF2" wp14:editId="176A5902">
            <wp:extent cx="5943600" cy="1895475"/>
            <wp:effectExtent l="0" t="0" r="0" b="0"/>
            <wp:docPr id="62" name="Picture 735273475.png" descr="735273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735273475.png"/>
                    <pic:cNvPicPr/>
                  </pic:nvPicPr>
                  <pic:blipFill>
                    <a:blip r:embed="rId56" cstate="print"/>
                    <a:stretch>
                      <a:fillRect/>
                    </a:stretch>
                  </pic:blipFill>
                  <pic:spPr>
                    <a:xfrm>
                      <a:off x="0" y="0"/>
                      <a:ext cx="5943600" cy="1895475"/>
                    </a:xfrm>
                    <a:prstGeom prst="rect">
                      <a:avLst/>
                    </a:prstGeom>
                  </pic:spPr>
                </pic:pic>
              </a:graphicData>
            </a:graphic>
          </wp:inline>
        </w:drawing>
      </w:r>
    </w:p>
    <w:p w14:paraId="66FB1BAF"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580" w:name="_2c065eee9fec4768da07422243566f39"/>
      <w:r w:rsidRPr="007B5B34">
        <w:rPr>
          <w:b/>
          <w:sz w:val="24"/>
          <w:szCs w:val="24"/>
        </w:rPr>
        <w:t>TerminologyConstraints</w:t>
      </w:r>
      <w:bookmarkEnd w:id="580"/>
    </w:p>
    <w:p w14:paraId="4A61EDE1" w14:textId="77777777" w:rsidR="005F31BE" w:rsidRDefault="001F24CC" w:rsidP="005F31BE">
      <w:pPr>
        <w:pStyle w:val="Heading3"/>
      </w:pPr>
      <w:bookmarkStart w:id="581" w:name="_Toc285534856"/>
      <w:r>
        <w:t>Enumeration Constraints</w:t>
      </w:r>
      <w:bookmarkEnd w:id="581"/>
    </w:p>
    <w:p w14:paraId="29EF9A65" w14:textId="77777777" w:rsidR="00B51031" w:rsidRDefault="0018237F">
      <w:r>
        <w:t>This section describes the AML artifacts that constrain UML Enumerations and the ISO 11179-3 extension, EnumeratedValueDomain.</w:t>
      </w:r>
    </w:p>
    <w:p w14:paraId="6802DD5F" w14:textId="77777777" w:rsidR="003E4BE1" w:rsidRDefault="003E4BE1" w:rsidP="00FC2D47">
      <w:pPr>
        <w:ind w:firstLine="720"/>
      </w:pPr>
      <w:r>
        <w:rPr>
          <w:noProof/>
        </w:rPr>
        <w:drawing>
          <wp:inline distT="0" distB="0" distL="0" distR="0" wp14:anchorId="65E56F20" wp14:editId="2DE510D1">
            <wp:extent cx="5934075" cy="1857375"/>
            <wp:effectExtent l="0" t="0" r="0" b="0"/>
            <wp:docPr id="64" name="Picture 1687201556.png" descr="1687201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687201556.png"/>
                    <pic:cNvPicPr/>
                  </pic:nvPicPr>
                  <pic:blipFill>
                    <a:blip r:embed="rId57" cstate="print"/>
                    <a:stretch>
                      <a:fillRect/>
                    </a:stretch>
                  </pic:blipFill>
                  <pic:spPr>
                    <a:xfrm>
                      <a:off x="0" y="0"/>
                      <a:ext cx="5934075" cy="1857375"/>
                    </a:xfrm>
                    <a:prstGeom prst="rect">
                      <a:avLst/>
                    </a:prstGeom>
                  </pic:spPr>
                </pic:pic>
              </a:graphicData>
            </a:graphic>
          </wp:inline>
        </w:drawing>
      </w:r>
    </w:p>
    <w:p w14:paraId="50F366B1"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582" w:name="_9a0e8e1c8e8cdbf68da35592986a39eb"/>
      <w:r w:rsidRPr="007B5B34">
        <w:rPr>
          <w:b/>
          <w:sz w:val="24"/>
          <w:szCs w:val="24"/>
        </w:rPr>
        <w:t>EnumerationConstraints</w:t>
      </w:r>
      <w:bookmarkEnd w:id="582"/>
    </w:p>
    <w:p w14:paraId="24B784B2" w14:textId="77777777" w:rsidR="005F31BE" w:rsidRDefault="001F24CC" w:rsidP="005F31BE">
      <w:pPr>
        <w:pStyle w:val="Heading3"/>
      </w:pPr>
      <w:bookmarkStart w:id="583" w:name="_Toc285534857"/>
      <w:r>
        <w:t>Object Constraints</w:t>
      </w:r>
      <w:bookmarkEnd w:id="583"/>
    </w:p>
    <w:p w14:paraId="2F6A65D3" w14:textId="77777777" w:rsidR="003E4BE1" w:rsidRDefault="003E4BE1" w:rsidP="00FC2D47">
      <w:pPr>
        <w:ind w:firstLine="720"/>
      </w:pPr>
      <w:r>
        <w:rPr>
          <w:noProof/>
        </w:rPr>
        <w:drawing>
          <wp:inline distT="0" distB="0" distL="0" distR="0" wp14:anchorId="47C2F4DF" wp14:editId="1D38EBC7">
            <wp:extent cx="5934075" cy="3143250"/>
            <wp:effectExtent l="0" t="0" r="0" b="0"/>
            <wp:docPr id="66" name="Picture 1530597377.png" descr="1530597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530597377.png"/>
                    <pic:cNvPicPr/>
                  </pic:nvPicPr>
                  <pic:blipFill>
                    <a:blip r:embed="rId58" cstate="print"/>
                    <a:stretch>
                      <a:fillRect/>
                    </a:stretch>
                  </pic:blipFill>
                  <pic:spPr>
                    <a:xfrm>
                      <a:off x="0" y="0"/>
                      <a:ext cx="5934075" cy="3143250"/>
                    </a:xfrm>
                    <a:prstGeom prst="rect">
                      <a:avLst/>
                    </a:prstGeom>
                  </pic:spPr>
                </pic:pic>
              </a:graphicData>
            </a:graphic>
          </wp:inline>
        </w:drawing>
      </w:r>
    </w:p>
    <w:p w14:paraId="1FD11C3B"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584" w:name="_778c20eb327fafc2160b6a98a6014e5d"/>
      <w:r w:rsidRPr="007B5B34">
        <w:rPr>
          <w:b/>
          <w:sz w:val="24"/>
          <w:szCs w:val="24"/>
        </w:rPr>
        <w:t>Object Constraints</w:t>
      </w:r>
      <w:bookmarkEnd w:id="584"/>
    </w:p>
    <w:p w14:paraId="3434CF56" w14:textId="77777777" w:rsidR="002C0F83" w:rsidRPr="005F31BE" w:rsidRDefault="001F24CC" w:rsidP="005F31BE">
      <w:pPr>
        <w:pStyle w:val="Heading4"/>
      </w:pPr>
      <w:bookmarkStart w:id="585" w:name="_Toc285534858"/>
      <w:r w:rsidRPr="005F31BE">
        <w:t>Named Object Constraints</w:t>
      </w:r>
      <w:bookmarkEnd w:id="585"/>
    </w:p>
    <w:p w14:paraId="6902F027" w14:textId="77777777" w:rsidR="003E4BE1" w:rsidRDefault="003E4BE1" w:rsidP="00FC2D47">
      <w:pPr>
        <w:ind w:firstLine="720"/>
      </w:pPr>
      <w:r>
        <w:rPr>
          <w:noProof/>
        </w:rPr>
        <w:drawing>
          <wp:inline distT="0" distB="0" distL="0" distR="0" wp14:anchorId="2BB9DFD3" wp14:editId="14CC73C7">
            <wp:extent cx="5943600" cy="3876675"/>
            <wp:effectExtent l="0" t="0" r="0" b="0"/>
            <wp:docPr id="68" name="Picture 1660771468.png" descr="1660771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660771468.png"/>
                    <pic:cNvPicPr/>
                  </pic:nvPicPr>
                  <pic:blipFill>
                    <a:blip r:embed="rId59" cstate="print"/>
                    <a:stretch>
                      <a:fillRect/>
                    </a:stretch>
                  </pic:blipFill>
                  <pic:spPr>
                    <a:xfrm>
                      <a:off x="0" y="0"/>
                      <a:ext cx="5943600" cy="3876675"/>
                    </a:xfrm>
                    <a:prstGeom prst="rect">
                      <a:avLst/>
                    </a:prstGeom>
                  </pic:spPr>
                </pic:pic>
              </a:graphicData>
            </a:graphic>
          </wp:inline>
        </w:drawing>
      </w:r>
    </w:p>
    <w:p w14:paraId="30C4072C"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586" w:name="_9247c31608028a4b9ce5cbb4664b4baa"/>
      <w:r w:rsidRPr="007B5B34">
        <w:rPr>
          <w:b/>
          <w:sz w:val="24"/>
          <w:szCs w:val="24"/>
        </w:rPr>
        <w:t>Named Object Constraints</w:t>
      </w:r>
      <w:bookmarkEnd w:id="586"/>
    </w:p>
    <w:p w14:paraId="6B53F840" w14:textId="77777777" w:rsidR="005F31BE" w:rsidRDefault="001F24CC" w:rsidP="005F31BE">
      <w:pPr>
        <w:pStyle w:val="Heading3"/>
      </w:pPr>
      <w:bookmarkStart w:id="587" w:name="_Toc285534859"/>
      <w:r>
        <w:t>Attribute Constraints</w:t>
      </w:r>
      <w:bookmarkEnd w:id="587"/>
    </w:p>
    <w:p w14:paraId="0F67A437" w14:textId="77777777" w:rsidR="003E4BE1" w:rsidRDefault="003E4BE1" w:rsidP="00FC2D47">
      <w:pPr>
        <w:ind w:firstLine="720"/>
      </w:pPr>
      <w:r>
        <w:rPr>
          <w:noProof/>
        </w:rPr>
        <w:drawing>
          <wp:inline distT="0" distB="0" distL="0" distR="0" wp14:anchorId="02824FC5" wp14:editId="5C3AEE10">
            <wp:extent cx="5934075" cy="3429000"/>
            <wp:effectExtent l="0" t="0" r="0" b="0"/>
            <wp:docPr id="70" name="Picture -882752302.png" descr="-88275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882752302.png"/>
                    <pic:cNvPicPr/>
                  </pic:nvPicPr>
                  <pic:blipFill>
                    <a:blip r:embed="rId60" cstate="print"/>
                    <a:stretch>
                      <a:fillRect/>
                    </a:stretch>
                  </pic:blipFill>
                  <pic:spPr>
                    <a:xfrm>
                      <a:off x="0" y="0"/>
                      <a:ext cx="5934075" cy="3429000"/>
                    </a:xfrm>
                    <a:prstGeom prst="rect">
                      <a:avLst/>
                    </a:prstGeom>
                  </pic:spPr>
                </pic:pic>
              </a:graphicData>
            </a:graphic>
          </wp:inline>
        </w:drawing>
      </w:r>
    </w:p>
    <w:p w14:paraId="16139A4A"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588" w:name="_a74fdcc000d4318dcb5580a5fa8fbfce"/>
      <w:r w:rsidRPr="007B5B34">
        <w:rPr>
          <w:b/>
          <w:sz w:val="24"/>
          <w:szCs w:val="24"/>
        </w:rPr>
        <w:t>Attribute Constraints</w:t>
      </w:r>
      <w:bookmarkEnd w:id="588"/>
    </w:p>
    <w:p w14:paraId="0912C73A" w14:textId="77777777" w:rsidR="002C0F83" w:rsidRDefault="001F24CC" w:rsidP="00860763">
      <w:pPr>
        <w:pStyle w:val="Heading2"/>
      </w:pPr>
      <w:bookmarkStart w:id="589" w:name="_Toc285534860"/>
      <w:r w:rsidRPr="001F24CC">
        <w:t>ATerminology Object Model</w:t>
      </w:r>
      <w:bookmarkEnd w:id="589"/>
      <w:r w:rsidR="003C6850">
        <w:t xml:space="preserve"> </w:t>
      </w:r>
    </w:p>
    <w:p w14:paraId="3071B458" w14:textId="77777777" w:rsidR="00B51031" w:rsidRDefault="0018237F">
      <w:r>
        <w:t>This section describes how a combination of the applicable elements of the Common Terminology Services (CTS2) and the ISO 11179-3  Metadata registries (MDR) - Part 3: Registry metamodel and basic attributes 3rd Edition can be combined to implement the ADL/AOM "id", "at" and "ac" identifier schemes and the term_definitions, term_bindings and value set sections of the Archetype Modeling Language.</w:t>
      </w:r>
    </w:p>
    <w:p w14:paraId="15205742" w14:textId="77777777" w:rsidR="00B51031" w:rsidRDefault="0018237F">
      <w:r>
        <w:t xml:space="preserve"> </w:t>
      </w:r>
    </w:p>
    <w:p w14:paraId="14C036CD" w14:textId="77777777" w:rsidR="00B51031" w:rsidRDefault="0018237F">
      <w:r>
        <w:t>We begin by describing the subsetting the core set of elements that are used from the CTS2 Core Model and some minor extensions that are needed for the AML Object Model.  We then repeat this process with the ISO 11179-3 elements, integrating them with the CTS2 core elements.  We finally identify the AML model components that have identities and corresponding entries in the terminology section.</w:t>
      </w:r>
    </w:p>
    <w:p w14:paraId="2D031650" w14:textId="77777777" w:rsidR="005F31BE" w:rsidRDefault="001F24CC" w:rsidP="005F31BE">
      <w:pPr>
        <w:pStyle w:val="Heading3"/>
      </w:pPr>
      <w:bookmarkStart w:id="590" w:name="_Toc285534861"/>
      <w:r>
        <w:t>Common Terminology Services Components</w:t>
      </w:r>
      <w:bookmarkEnd w:id="590"/>
    </w:p>
    <w:p w14:paraId="6A7BCB9C" w14:textId="77777777" w:rsidR="003E4BE1" w:rsidRDefault="003E4BE1" w:rsidP="00FC2D47">
      <w:pPr>
        <w:ind w:firstLine="720"/>
      </w:pPr>
      <w:r>
        <w:rPr>
          <w:noProof/>
        </w:rPr>
        <w:drawing>
          <wp:inline distT="0" distB="0" distL="0" distR="0" wp14:anchorId="5BCBD02D" wp14:editId="34FE4290">
            <wp:extent cx="5934075" cy="3333750"/>
            <wp:effectExtent l="0" t="0" r="0" b="0"/>
            <wp:docPr id="72" name="Picture 1665807583.png" descr="1665807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665807583.png"/>
                    <pic:cNvPicPr/>
                  </pic:nvPicPr>
                  <pic:blipFill>
                    <a:blip r:embed="rId61" cstate="print"/>
                    <a:stretch>
                      <a:fillRect/>
                    </a:stretch>
                  </pic:blipFill>
                  <pic:spPr>
                    <a:xfrm>
                      <a:off x="0" y="0"/>
                      <a:ext cx="5934075" cy="3333750"/>
                    </a:xfrm>
                    <a:prstGeom prst="rect">
                      <a:avLst/>
                    </a:prstGeom>
                  </pic:spPr>
                </pic:pic>
              </a:graphicData>
            </a:graphic>
          </wp:inline>
        </w:drawing>
      </w:r>
    </w:p>
    <w:p w14:paraId="2A3F03A1"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591" w:name="_dcc5ad33945195c14fa1ef7b2e5b33ff"/>
      <w:r w:rsidRPr="007B5B34">
        <w:rPr>
          <w:b/>
          <w:sz w:val="24"/>
          <w:szCs w:val="24"/>
        </w:rPr>
        <w:t>CTSCore Components</w:t>
      </w:r>
      <w:bookmarkEnd w:id="591"/>
    </w:p>
    <w:p w14:paraId="4E7AF6CD" w14:textId="77777777" w:rsidR="00B51031" w:rsidRDefault="0018237F">
      <w:r>
        <w:t xml:space="preserve">This diagram contains the subset of the </w:t>
      </w:r>
      <w:hyperlink r:id="rId62" w:history="1">
        <w:r>
          <w:rPr>
            <w:color w:val="0000FF"/>
            <w:u w:val="single"/>
          </w:rPr>
          <w:t>CTS2 Core Model Elements</w:t>
        </w:r>
      </w:hyperlink>
      <w:r>
        <w:t xml:space="preserve"> that are used by the AML Object Model.  The URI types are derived from Section 2.1.3, ScopedEntityName and URIAndEntityName from Section 2.2.3 Entity References and the NameAndMeaning references from Section</w:t>
      </w:r>
    </w:p>
    <w:p w14:paraId="5E5B02F8" w14:textId="77777777" w:rsidR="00B51031" w:rsidRDefault="0018237F">
      <w:r>
        <w:t xml:space="preserve"> </w:t>
      </w:r>
    </w:p>
    <w:p w14:paraId="648DBE88" w14:textId="77777777" w:rsidR="00B51031" w:rsidRDefault="0018237F">
      <w:r>
        <w:t>The AML specification adds the following restrictions to these types:</w:t>
      </w:r>
    </w:p>
    <w:p w14:paraId="2CD34A77" w14:textId="77777777" w:rsidR="00B51031" w:rsidRDefault="0018237F">
      <w:pPr>
        <w:pStyle w:val="ListParagraph"/>
        <w:numPr>
          <w:ilvl w:val="0"/>
          <w:numId w:val="18"/>
        </w:numPr>
      </w:pPr>
      <w:r>
        <w:t>The href attribute is not used in URIAndENtityName or NameAndMeaningReference</w:t>
      </w:r>
    </w:p>
    <w:p w14:paraId="40DC6FA7" w14:textId="77777777" w:rsidR="00B51031" w:rsidRDefault="0018237F">
      <w:pPr>
        <w:pStyle w:val="ListParagraph"/>
        <w:numPr>
          <w:ilvl w:val="0"/>
          <w:numId w:val="18"/>
        </w:numPr>
      </w:pPr>
      <w:r>
        <w:t>NameAndMeaningReference.domain is determined by the type of the specialization and is omitted.</w:t>
      </w:r>
    </w:p>
    <w:p w14:paraId="63B42AE3" w14:textId="77777777" w:rsidR="00B51031" w:rsidRDefault="0018237F">
      <w:pPr>
        <w:pStyle w:val="ListParagraph"/>
        <w:numPr>
          <w:ilvl w:val="0"/>
          <w:numId w:val="18"/>
        </w:numPr>
      </w:pPr>
      <w:r>
        <w:t>URI is mandatory for NameAndMeaning reference.</w:t>
      </w:r>
    </w:p>
    <w:p w14:paraId="11DE42C6" w14:textId="77777777" w:rsidR="00B51031" w:rsidRDefault="0018237F">
      <w:r>
        <w:t xml:space="preserve"> </w:t>
      </w:r>
    </w:p>
    <w:p w14:paraId="16B46685" w14:textId="77777777" w:rsidR="00B51031" w:rsidRDefault="0018237F">
      <w:r>
        <w:t>The ConceptReference class is specific to AML.   The CTS2 model used the term "EntityReference", but the AML and 11179 communities are both used to using the notion of "Concept", although sometimes it is used to reference an identifier, sometimes a description and sometimes an abstract category in the viewer's mind.  In AML, we are only interested in the first case, where ConceptReference is an identifier that can be described (or "included" in 11179 parliance) in one or more CodeSystems (Concept_System in 11179 terms).</w:t>
      </w:r>
    </w:p>
    <w:p w14:paraId="21CDC5D3" w14:textId="77777777" w:rsidR="00B51031" w:rsidRDefault="0018237F">
      <w:r>
        <w:t xml:space="preserve"> </w:t>
      </w:r>
    </w:p>
    <w:p w14:paraId="6E2AEA65" w14:textId="77777777" w:rsidR="00B51031" w:rsidRDefault="0018237F">
      <w:r>
        <w:t xml:space="preserve">The ADL and AOM require that a Terminology_Code (concept reference) include the identifier of the code system or version of a code system version that was used to determine the intended meaning of the concept at the point in time it was used.  This requires one additional data type, "CodeSystemVersionReference", which in the AML context always includes the identifier of a code system but may or may not include a version.  </w:t>
      </w:r>
    </w:p>
    <w:p w14:paraId="7F6F0E1D" w14:textId="77777777" w:rsidR="005F31BE" w:rsidRDefault="001F24CC" w:rsidP="005F31BE">
      <w:pPr>
        <w:pStyle w:val="Heading3"/>
      </w:pPr>
      <w:bookmarkStart w:id="592" w:name="_Toc285534862"/>
      <w:r>
        <w:t>ISO 11179 Model Components</w:t>
      </w:r>
      <w:bookmarkEnd w:id="592"/>
    </w:p>
    <w:p w14:paraId="627D5E40" w14:textId="77777777" w:rsidR="00B51031" w:rsidRDefault="0018237F">
      <w:r>
        <w:t xml:space="preserve">This section describes the subset of the </w:t>
      </w:r>
      <w:r>
        <w:rPr>
          <w:i/>
          <w:iCs/>
        </w:rPr>
        <w:t xml:space="preserve">ISO 11179-3 Information technology - Metadata registries (MDR) - Part 3: Registry metamodel and basic attributes 3rd Edition </w:t>
      </w:r>
      <w:r>
        <w:t xml:space="preserve">that are used in the construction of the AML Object Model.  Model elements borrowed from ISO 11179 are identified with a </w:t>
      </w:r>
      <w:r>
        <w:rPr>
          <w:color w:val="FFCC00"/>
        </w:rPr>
        <w:t xml:space="preserve">yellow </w:t>
      </w:r>
      <w:r>
        <w:rPr>
          <w:color w:val="000000"/>
        </w:rPr>
        <w:t>background to distinguish them from AML, CTS2 and UML Reference Model components.   The first section describes the relationship between the designation, definition and identification sections and AML while the second addresses the meaning/representation links and their AML equivalent.</w:t>
      </w:r>
    </w:p>
    <w:p w14:paraId="7E95B6DB" w14:textId="77777777" w:rsidR="002C0F83" w:rsidRPr="005F31BE" w:rsidRDefault="001F24CC" w:rsidP="005F31BE">
      <w:pPr>
        <w:pStyle w:val="Heading4"/>
      </w:pPr>
      <w:bookmarkStart w:id="593" w:name="_Toc285534863"/>
      <w:r w:rsidRPr="005F31BE">
        <w:t>Designation, Definition and Identification</w:t>
      </w:r>
      <w:bookmarkEnd w:id="593"/>
    </w:p>
    <w:p w14:paraId="5094E831" w14:textId="77777777" w:rsidR="003E4BE1" w:rsidRDefault="003E4BE1" w:rsidP="00FC2D47">
      <w:pPr>
        <w:ind w:firstLine="720"/>
      </w:pPr>
      <w:r>
        <w:rPr>
          <w:noProof/>
        </w:rPr>
        <w:drawing>
          <wp:inline distT="0" distB="0" distL="0" distR="0" wp14:anchorId="194C5D97" wp14:editId="21AF2414">
            <wp:extent cx="5934075" cy="4029075"/>
            <wp:effectExtent l="0" t="0" r="0" b="0"/>
            <wp:docPr id="74" name="Picture -129672547.png" descr="-12967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29672547.png"/>
                    <pic:cNvPicPr/>
                  </pic:nvPicPr>
                  <pic:blipFill>
                    <a:blip r:embed="rId63" cstate="print"/>
                    <a:stretch>
                      <a:fillRect/>
                    </a:stretch>
                  </pic:blipFill>
                  <pic:spPr>
                    <a:xfrm>
                      <a:off x="0" y="0"/>
                      <a:ext cx="5934075" cy="4029075"/>
                    </a:xfrm>
                    <a:prstGeom prst="rect">
                      <a:avLst/>
                    </a:prstGeom>
                  </pic:spPr>
                </pic:pic>
              </a:graphicData>
            </a:graphic>
          </wp:inline>
        </w:drawing>
      </w:r>
    </w:p>
    <w:p w14:paraId="7B9C8AB8"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594" w:name="_39265938304977d9288c6eb410872362"/>
      <w:r w:rsidRPr="007B5B34">
        <w:rPr>
          <w:b/>
          <w:sz w:val="24"/>
          <w:szCs w:val="24"/>
        </w:rPr>
        <w:t>Designation and Definition metamodel region</w:t>
      </w:r>
      <w:bookmarkEnd w:id="594"/>
    </w:p>
    <w:p w14:paraId="3F82BCC4" w14:textId="77777777" w:rsidR="00B51031" w:rsidRDefault="0018237F">
      <w:r>
        <w:t>This diagram contains the subset of the ISO 11179-3:2012(E) model elements in sections 7.2.2 Identification metamodel region and 7.3.2 Designation and Definition metamodel region that are used in the AML Object Model, accompanied by supporting elements drawn from several other sections.</w:t>
      </w:r>
    </w:p>
    <w:p w14:paraId="159071DD" w14:textId="77777777" w:rsidR="00B51031" w:rsidRDefault="0018237F">
      <w:r>
        <w:t xml:space="preserve"> </w:t>
      </w:r>
    </w:p>
    <w:p w14:paraId="616CE9C6" w14:textId="77777777" w:rsidR="00B51031" w:rsidRDefault="0018237F">
      <w:r>
        <w:t>The AML object model is able to use the Designation, Definition and Scoped_Identifier classes directly with the restrictions mentioned below.  It is not able to use Designatable_Item, which supports an unlimited number of definitions and/or designations while the AML specification includes the following restrictions:</w:t>
      </w:r>
    </w:p>
    <w:p w14:paraId="2A513D81" w14:textId="77777777" w:rsidR="00B51031" w:rsidRDefault="0018237F">
      <w:pPr>
        <w:pStyle w:val="ListParagraph"/>
        <w:numPr>
          <w:ilvl w:val="0"/>
          <w:numId w:val="20"/>
        </w:numPr>
      </w:pPr>
      <w:r>
        <w:t>There must be at most one ItemDescription per language</w:t>
      </w:r>
    </w:p>
    <w:p w14:paraId="09B138E9" w14:textId="77777777" w:rsidR="00B51031" w:rsidRDefault="0018237F">
      <w:pPr>
        <w:pStyle w:val="ListParagraph"/>
        <w:numPr>
          <w:ilvl w:val="0"/>
          <w:numId w:val="20"/>
        </w:numPr>
      </w:pPr>
      <w:r>
        <w:t>Every description must consist of exactly one Designation and zero or one Definitions</w:t>
      </w:r>
    </w:p>
    <w:p w14:paraId="6EE0FB36" w14:textId="77777777" w:rsidR="00B51031" w:rsidRDefault="0018237F">
      <w:pPr>
        <w:pStyle w:val="ListParagraph"/>
        <w:numPr>
          <w:ilvl w:val="0"/>
          <w:numId w:val="20"/>
        </w:numPr>
      </w:pPr>
      <w:r>
        <w:t>The language attribute is required</w:t>
      </w:r>
    </w:p>
    <w:p w14:paraId="48124C24" w14:textId="77777777" w:rsidR="00B51031" w:rsidRDefault="0018237F">
      <w:pPr>
        <w:pStyle w:val="ListParagraph"/>
        <w:numPr>
          <w:ilvl w:val="0"/>
          <w:numId w:val="20"/>
        </w:numPr>
      </w:pPr>
      <w:r>
        <w:t>The language attributes of the Definition and Designation pairs must match.</w:t>
      </w:r>
    </w:p>
    <w:p w14:paraId="00FFCEEF" w14:textId="77777777" w:rsidR="00B51031" w:rsidRDefault="0018237F">
      <w:r>
        <w:t xml:space="preserve"> </w:t>
      </w:r>
    </w:p>
    <w:p w14:paraId="70B24FBC" w14:textId="77777777" w:rsidR="00B51031" w:rsidRDefault="0018237F">
      <w:r>
        <w:t>It is also not able to take advantage of the Identified_Item class because  ISO 11179 requires that all  Identified_Items have at least one Scoped_Identifier.  While this is strictly true in the case of UML, the UML NamedEntity name serves this role and does not need to be exposed to the users unless they intend to export or import from an external system such as ADL.  Because of this, we need to create a new relationship between DescribedItem and Scoped_Identifier with a cardinality of 0..*.</w:t>
      </w:r>
    </w:p>
    <w:p w14:paraId="03A9BFE2" w14:textId="77777777" w:rsidR="00B51031" w:rsidRDefault="0018237F">
      <w:r>
        <w:t xml:space="preserve"> </w:t>
      </w:r>
    </w:p>
    <w:p w14:paraId="2233055D" w14:textId="77777777" w:rsidR="00B51031" w:rsidRDefault="0018237F">
      <w:r>
        <w:t xml:space="preserve"> </w:t>
      </w:r>
    </w:p>
    <w:p w14:paraId="1A618679" w14:textId="77777777" w:rsidR="00B51031" w:rsidRDefault="0018237F">
      <w:r>
        <w:t xml:space="preserve"> </w:t>
      </w:r>
    </w:p>
    <w:p w14:paraId="2A708096" w14:textId="77777777" w:rsidR="002C0F83" w:rsidRPr="005F31BE" w:rsidRDefault="001F24CC" w:rsidP="005F31BE">
      <w:pPr>
        <w:pStyle w:val="Heading4"/>
      </w:pPr>
      <w:bookmarkStart w:id="595" w:name="_Toc285534864"/>
      <w:r w:rsidRPr="005F31BE">
        <w:t>Describable Items in AML</w:t>
      </w:r>
      <w:bookmarkEnd w:id="595"/>
    </w:p>
    <w:p w14:paraId="3901CFE9" w14:textId="77777777" w:rsidR="00800588" w:rsidRPr="00800588" w:rsidRDefault="00800588" w:rsidP="005F31BE">
      <w:pPr>
        <w:pStyle w:val="Heading5"/>
      </w:pPr>
      <w:r w:rsidRPr="00800588">
        <w:t>Conceptual and Value Domains</w:t>
      </w:r>
    </w:p>
    <w:p w14:paraId="1591FA2F" w14:textId="77777777" w:rsidR="002C2D8E" w:rsidRDefault="00800588" w:rsidP="002C2D8E">
      <w:pPr>
        <w:ind w:left="1440"/>
      </w:pPr>
      <w:r>
        <w:t xml:space="preserve"> </w:t>
      </w:r>
    </w:p>
    <w:p w14:paraId="1C379D11" w14:textId="77777777" w:rsidR="003E4BE1" w:rsidRDefault="003E4BE1" w:rsidP="00FC2D47">
      <w:pPr>
        <w:ind w:firstLine="720"/>
      </w:pPr>
      <w:r>
        <w:rPr>
          <w:noProof/>
        </w:rPr>
        <w:drawing>
          <wp:inline distT="0" distB="0" distL="0" distR="0" wp14:anchorId="5707CBE9" wp14:editId="61268FC5">
            <wp:extent cx="5934075" cy="2390775"/>
            <wp:effectExtent l="0" t="0" r="0" b="0"/>
            <wp:docPr id="76" name="Picture 1847348211.png" descr="1847348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847348211.png"/>
                    <pic:cNvPicPr/>
                  </pic:nvPicPr>
                  <pic:blipFill>
                    <a:blip r:embed="rId64" cstate="print"/>
                    <a:stretch>
                      <a:fillRect/>
                    </a:stretch>
                  </pic:blipFill>
                  <pic:spPr>
                    <a:xfrm>
                      <a:off x="0" y="0"/>
                      <a:ext cx="5934075" cy="2390775"/>
                    </a:xfrm>
                    <a:prstGeom prst="rect">
                      <a:avLst/>
                    </a:prstGeom>
                  </pic:spPr>
                </pic:pic>
              </a:graphicData>
            </a:graphic>
          </wp:inline>
        </w:drawing>
      </w:r>
    </w:p>
    <w:p w14:paraId="1C914D4D"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596" w:name="_c940c3b06c77c12f4e6ddf81cb3280bc"/>
      <w:r w:rsidRPr="007B5B34">
        <w:rPr>
          <w:b/>
          <w:sz w:val="24"/>
          <w:szCs w:val="24"/>
        </w:rPr>
        <w:t>Conceptual and value domain metamodel region</w:t>
      </w:r>
      <w:bookmarkEnd w:id="596"/>
    </w:p>
    <w:p w14:paraId="0D4F3853" w14:textId="77777777" w:rsidR="00B51031" w:rsidRDefault="0018237F">
      <w:r>
        <w:t>A Conceptual_Domain sometimes contains a finite allowed inventory of notions that can be enumerated. Such a Conceptual_Domain is referred to as an Enumerated_Conceptual_Domain.</w:t>
      </w:r>
    </w:p>
    <w:p w14:paraId="33308838" w14:textId="77777777" w:rsidR="00B51031" w:rsidRDefault="0018237F">
      <w:r>
        <w:t xml:space="preserve"> </w:t>
      </w:r>
    </w:p>
    <w:p w14:paraId="67E68B6E" w14:textId="77777777" w:rsidR="00800588" w:rsidRPr="00800588" w:rsidRDefault="00800588" w:rsidP="005F31BE">
      <w:pPr>
        <w:pStyle w:val="Heading5"/>
      </w:pPr>
      <w:r w:rsidRPr="00800588">
        <w:t>Data Element and Data Element Concept</w:t>
      </w:r>
    </w:p>
    <w:p w14:paraId="127FF8EB" w14:textId="77777777" w:rsidR="002C2D8E" w:rsidRDefault="00800588" w:rsidP="002C2D8E">
      <w:pPr>
        <w:ind w:left="1440"/>
      </w:pPr>
      <w:r>
        <w:t xml:space="preserve"> </w:t>
      </w:r>
    </w:p>
    <w:p w14:paraId="527D0FCF" w14:textId="77777777" w:rsidR="003E4BE1" w:rsidRDefault="003E4BE1" w:rsidP="00FC2D47">
      <w:pPr>
        <w:ind w:firstLine="720"/>
      </w:pPr>
      <w:r>
        <w:rPr>
          <w:noProof/>
        </w:rPr>
        <w:drawing>
          <wp:inline distT="0" distB="0" distL="0" distR="0" wp14:anchorId="1F666883" wp14:editId="36C42B4E">
            <wp:extent cx="5934075" cy="3981449"/>
            <wp:effectExtent l="0" t="0" r="0" b="0"/>
            <wp:docPr id="78" name="Picture 487665511.png" descr="48766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487665511.png"/>
                    <pic:cNvPicPr/>
                  </pic:nvPicPr>
                  <pic:blipFill>
                    <a:blip r:embed="rId65" cstate="print"/>
                    <a:stretch>
                      <a:fillRect/>
                    </a:stretch>
                  </pic:blipFill>
                  <pic:spPr>
                    <a:xfrm>
                      <a:off x="0" y="0"/>
                      <a:ext cx="5934075" cy="3981449"/>
                    </a:xfrm>
                    <a:prstGeom prst="rect">
                      <a:avLst/>
                    </a:prstGeom>
                  </pic:spPr>
                </pic:pic>
              </a:graphicData>
            </a:graphic>
          </wp:inline>
        </w:drawing>
      </w:r>
    </w:p>
    <w:p w14:paraId="22D45A22"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597" w:name="_ea1c0f7548bd076f87be813f2a93f734"/>
      <w:r w:rsidRPr="007B5B34">
        <w:rPr>
          <w:b/>
          <w:sz w:val="24"/>
          <w:szCs w:val="24"/>
        </w:rPr>
        <w:t>Data Element and Data Element Concept</w:t>
      </w:r>
      <w:bookmarkEnd w:id="597"/>
    </w:p>
    <w:p w14:paraId="47928D56" w14:textId="77777777" w:rsidR="00B51031" w:rsidRDefault="0018237F">
      <w:r>
        <w:t xml:space="preserve">This diagram shows the AML equivalent for the ISO 11179 Data_Element and Data_Element_Concept element.  The first thing to note is that, according to ISO 11179, a Data_Element is "a unit of data that is </w:t>
      </w:r>
      <w:r>
        <w:rPr>
          <w:i/>
          <w:iCs/>
        </w:rPr>
        <w:t>considered in context to be indivisible</w:t>
      </w:r>
      <w:r>
        <w:t xml:space="preserve">".   While this covers certain ObjectConstraints, the AML requirements need to assign meaning to both indivisible </w:t>
      </w:r>
      <w:r>
        <w:rPr>
          <w:i/>
          <w:iCs/>
        </w:rPr>
        <w:t xml:space="preserve">and </w:t>
      </w:r>
      <w:r>
        <w:t>divisible information artifacts, meaning that the data_element_meaning relationship is a subset of ObjectConstraint.about.</w:t>
      </w:r>
    </w:p>
    <w:p w14:paraId="5C4504EA" w14:textId="77777777" w:rsidR="00B51031" w:rsidRDefault="0018237F">
      <w:r>
        <w:t xml:space="preserve"> </w:t>
      </w:r>
    </w:p>
    <w:p w14:paraId="5EDA7BB1" w14:textId="77777777" w:rsidR="00B51031" w:rsidRDefault="0018237F">
      <w:r>
        <w:t xml:space="preserve">The second thing to note is that, from the perspective of ISO 11179, every Data_Element must be associated with exactly one meaning.  From the AML perspective, while every ObjectConstraint possibly </w:t>
      </w:r>
      <w:r>
        <w:rPr>
          <w:i/>
          <w:iCs/>
        </w:rPr>
        <w:t>should</w:t>
      </w:r>
      <w:r>
        <w:t xml:space="preserve"> be associated with a corresponding (Data Element) concept that provides meaning, it will frequently be the case that such an association will not be available.</w:t>
      </w:r>
    </w:p>
    <w:p w14:paraId="7EC82AB6" w14:textId="77777777" w:rsidR="005F31BE" w:rsidRDefault="001F24CC" w:rsidP="005F31BE">
      <w:pPr>
        <w:pStyle w:val="Heading3"/>
      </w:pPr>
      <w:bookmarkStart w:id="598" w:name="_Toc285534865"/>
      <w:r>
        <w:t>AML Described Items</w:t>
      </w:r>
      <w:bookmarkEnd w:id="598"/>
    </w:p>
    <w:p w14:paraId="601B7A28" w14:textId="77777777" w:rsidR="00B51031" w:rsidRDefault="0018237F">
      <w:r>
        <w:t xml:space="preserve">This section describes how the term_definitions subsection of the ARCHETYPE_TERMINOLOGY class is represented in the AML Object Model.  The term_definitions attribute is defined as "Hash &lt;Hash &lt;ARCHETYPE_TERM, String&gt;, String&gt; [0..1]", where the outer hash key is a language code, e.g. "en", "de" while the inner hash codes are term codes, e.g. "id17", "at4".  </w:t>
      </w:r>
    </w:p>
    <w:p w14:paraId="192A3C0E" w14:textId="77777777" w:rsidR="00B51031" w:rsidRDefault="0018237F">
      <w:r>
        <w:t xml:space="preserve"> </w:t>
      </w:r>
    </w:p>
    <w:p w14:paraId="044EB1AB" w14:textId="77777777" w:rsidR="00B51031" w:rsidRDefault="0018237F">
      <w:r>
        <w:t xml:space="preserve">ARCHETYPE_TERM, in turn, is defined as a combination of a </w:t>
      </w:r>
      <w:r>
        <w:rPr>
          <w:i/>
          <w:iCs/>
        </w:rPr>
        <w:t>code</w:t>
      </w:r>
      <w:r>
        <w:t xml:space="preserve"> with accompanying </w:t>
      </w:r>
      <w:r>
        <w:rPr>
          <w:i/>
          <w:iCs/>
        </w:rPr>
        <w:t>text</w:t>
      </w:r>
      <w:r>
        <w:t xml:space="preserve">, </w:t>
      </w:r>
      <w:r>
        <w:rPr>
          <w:i/>
          <w:iCs/>
        </w:rPr>
        <w:t>description</w:t>
      </w:r>
      <w:r>
        <w:t xml:space="preserve"> and </w:t>
      </w:r>
      <w:r>
        <w:rPr>
          <w:i/>
          <w:iCs/>
        </w:rPr>
        <w:t>other_items</w:t>
      </w:r>
      <w:r>
        <w:t>, an arbitrary collection of tag/value pairs.</w:t>
      </w:r>
    </w:p>
    <w:p w14:paraId="5A0292A9" w14:textId="77777777" w:rsidR="00B51031" w:rsidRDefault="0018237F">
      <w:r>
        <w:t xml:space="preserve"> </w:t>
      </w:r>
    </w:p>
    <w:p w14:paraId="2FC1374F" w14:textId="77777777" w:rsidR="00B51031" w:rsidRDefault="0018237F">
      <w:r>
        <w:t xml:space="preserve"> </w:t>
      </w:r>
    </w:p>
    <w:p w14:paraId="2273AA57" w14:textId="77777777" w:rsidR="003E4BE1" w:rsidRDefault="003E4BE1" w:rsidP="00FC2D47">
      <w:pPr>
        <w:ind w:firstLine="720"/>
      </w:pPr>
      <w:r>
        <w:rPr>
          <w:noProof/>
        </w:rPr>
        <w:drawing>
          <wp:inline distT="0" distB="0" distL="0" distR="0" wp14:anchorId="1EBE0E47" wp14:editId="7C368372">
            <wp:extent cx="4400550" cy="1190625"/>
            <wp:effectExtent l="0" t="0" r="0" b="0"/>
            <wp:docPr id="80" name="Picture -486172573.png" descr="-486172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486172573.png"/>
                    <pic:cNvPicPr/>
                  </pic:nvPicPr>
                  <pic:blipFill>
                    <a:blip r:embed="rId66" cstate="print"/>
                    <a:stretch>
                      <a:fillRect/>
                    </a:stretch>
                  </pic:blipFill>
                  <pic:spPr>
                    <a:xfrm>
                      <a:off x="0" y="0"/>
                      <a:ext cx="4400550" cy="1190625"/>
                    </a:xfrm>
                    <a:prstGeom prst="rect">
                      <a:avLst/>
                    </a:prstGeom>
                  </pic:spPr>
                </pic:pic>
              </a:graphicData>
            </a:graphic>
          </wp:inline>
        </w:drawing>
      </w:r>
    </w:p>
    <w:p w14:paraId="4A5AA0E0"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599" w:name="_e01fdbb84f109fa2531577050a9e4ad8"/>
      <w:r w:rsidRPr="007B5B34">
        <w:rPr>
          <w:b/>
          <w:sz w:val="24"/>
          <w:szCs w:val="24"/>
        </w:rPr>
        <w:t>AML DescribedItems</w:t>
      </w:r>
      <w:bookmarkEnd w:id="599"/>
    </w:p>
    <w:p w14:paraId="11DA7FFA" w14:textId="77777777" w:rsidR="00B51031" w:rsidRDefault="0018237F">
      <w:r>
        <w:t>This document shows the AML artifacts that can have entries in the ADL terminology_definitions section.  The ADL equivalent of an ObjectConstraint is identified by an "id" code, an EnumeratedValueDomain as an "ac" code and a PermissibleValue as an "at" code.</w:t>
      </w:r>
    </w:p>
    <w:p w14:paraId="066C620E" w14:textId="77777777" w:rsidR="00B51031" w:rsidRDefault="0018237F">
      <w:r>
        <w:t xml:space="preserve"> </w:t>
      </w:r>
    </w:p>
    <w:p w14:paraId="06FA6A76" w14:textId="77777777" w:rsidR="00B51031" w:rsidRDefault="0018237F">
      <w:r>
        <w:t xml:space="preserve"> </w:t>
      </w:r>
    </w:p>
    <w:p w14:paraId="4FD2ED42" w14:textId="77777777" w:rsidR="00B51031" w:rsidRDefault="0018237F">
      <w:r>
        <w:t>Note that the ADL language imposes an additional constraint that there must be an entry for the archetype originalLanguage as well as an entry for each translation language and that there cannot be an entry for any additional languages.  The AML specification leaves enforcement of this type of constraint to language specific validation and export tools.</w:t>
      </w:r>
    </w:p>
    <w:p w14:paraId="69E4E640" w14:textId="77777777" w:rsidR="00B51031" w:rsidRDefault="0018237F">
      <w:r>
        <w:t xml:space="preserve"> </w:t>
      </w:r>
    </w:p>
    <w:p w14:paraId="0D6206F6" w14:textId="77777777" w:rsidR="00B51031" w:rsidRDefault="0018237F">
      <w:r>
        <w:t>Also note that the ADL specification requires that every entry have an Scoped_Identifier.  Again, this requirement is not necessary if one is modeling strictly with UML and will need to be enforced in a language specific validation/export tool.</w:t>
      </w:r>
    </w:p>
    <w:p w14:paraId="04B1B974" w14:textId="77777777" w:rsidR="000B5713" w:rsidRPr="00C867D8" w:rsidRDefault="007B402A" w:rsidP="0051087E">
      <w:r w:rsidRPr="00C867D8">
        <w:t xml:space="preserve"> </w:t>
      </w:r>
    </w:p>
    <w:p w14:paraId="31243F74" w14:textId="77777777" w:rsidR="002C0F83" w:rsidRDefault="00A4049A" w:rsidP="00860763">
      <w:pPr>
        <w:pStyle w:val="Heading1"/>
      </w:pPr>
      <w:bookmarkStart w:id="600" w:name="_Toc285534866"/>
      <w:r>
        <w:t>B Reference Model Profile Examples</w:t>
      </w:r>
      <w:bookmarkEnd w:id="600"/>
      <w:r w:rsidR="003C6850">
        <w:t xml:space="preserve"> </w:t>
      </w:r>
    </w:p>
    <w:p w14:paraId="56A31457" w14:textId="77777777" w:rsidR="002C0F83" w:rsidRDefault="001F24CC" w:rsidP="00860763">
      <w:pPr>
        <w:pStyle w:val="Heading2"/>
      </w:pPr>
      <w:bookmarkStart w:id="601" w:name="_Toc285534867"/>
      <w:r w:rsidRPr="001F24CC">
        <w:t>BDataBinding Example</w:t>
      </w:r>
      <w:bookmarkEnd w:id="601"/>
      <w:r w:rsidR="003C6850">
        <w:t xml:space="preserve"> </w:t>
      </w:r>
    </w:p>
    <w:p w14:paraId="49502738" w14:textId="77777777" w:rsidR="00B51031" w:rsidRDefault="0018237F">
      <w:r>
        <w:t>The following section is a non-normative example of how the AMLDataType, MappedDataType and DataBinding stereotypes are used to connect an AML Archetype to a Reference Model.</w:t>
      </w:r>
    </w:p>
    <w:p w14:paraId="22FD727A" w14:textId="77777777" w:rsidR="005F31BE" w:rsidRDefault="001F24CC" w:rsidP="005F31BE">
      <w:pPr>
        <w:pStyle w:val="Heading3"/>
      </w:pPr>
      <w:bookmarkStart w:id="602" w:name="_Toc285534868"/>
      <w:r>
        <w:t>BSample Reference Model</w:t>
      </w:r>
      <w:bookmarkEnd w:id="602"/>
    </w:p>
    <w:p w14:paraId="701D71B5" w14:textId="77777777" w:rsidR="003E4BE1" w:rsidRDefault="003E4BE1" w:rsidP="00FC2D47">
      <w:pPr>
        <w:ind w:firstLine="720"/>
      </w:pPr>
      <w:r>
        <w:rPr>
          <w:noProof/>
        </w:rPr>
        <w:drawing>
          <wp:inline distT="0" distB="0" distL="0" distR="0" wp14:anchorId="525D9B75" wp14:editId="6C21B8D5">
            <wp:extent cx="2628900" cy="1609725"/>
            <wp:effectExtent l="0" t="0" r="0" b="0"/>
            <wp:docPr id="82" name="Picture 332038623.png" descr="332038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332038623.png"/>
                    <pic:cNvPicPr/>
                  </pic:nvPicPr>
                  <pic:blipFill>
                    <a:blip r:embed="rId67" cstate="print"/>
                    <a:stretch>
                      <a:fillRect/>
                    </a:stretch>
                  </pic:blipFill>
                  <pic:spPr>
                    <a:xfrm>
                      <a:off x="0" y="0"/>
                      <a:ext cx="2628900" cy="1609725"/>
                    </a:xfrm>
                    <a:prstGeom prst="rect">
                      <a:avLst/>
                    </a:prstGeom>
                  </pic:spPr>
                </pic:pic>
              </a:graphicData>
            </a:graphic>
          </wp:inline>
        </w:drawing>
      </w:r>
    </w:p>
    <w:p w14:paraId="34A02038"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603" w:name="_ee9ffd00f21ae726d591ff29117ce0b2"/>
      <w:r w:rsidRPr="007B5B34">
        <w:rPr>
          <w:b/>
          <w:sz w:val="24"/>
          <w:szCs w:val="24"/>
        </w:rPr>
        <w:t>Sample Reference Model</w:t>
      </w:r>
      <w:bookmarkEnd w:id="603"/>
    </w:p>
    <w:p w14:paraId="7E00DABC" w14:textId="77777777" w:rsidR="00B51031" w:rsidRDefault="0018237F">
      <w:r>
        <w:t>The figure above shows a sample reference model.  The class, InventoryItem has three attributes:</w:t>
      </w:r>
    </w:p>
    <w:p w14:paraId="01D448B3" w14:textId="77777777" w:rsidR="00B51031" w:rsidRDefault="0018237F">
      <w:pPr>
        <w:pStyle w:val="ListParagraph"/>
        <w:numPr>
          <w:ilvl w:val="0"/>
          <w:numId w:val="23"/>
        </w:numPr>
      </w:pPr>
      <w:r>
        <w:rPr>
          <w:i/>
          <w:iCs/>
        </w:rPr>
        <w:t>name</w:t>
      </w:r>
      <w:r>
        <w:t xml:space="preserve">: type </w:t>
      </w:r>
      <w:r>
        <w:rPr>
          <w:b/>
          <w:bCs/>
        </w:rPr>
        <w:t>String</w:t>
      </w:r>
      <w:r>
        <w:t xml:space="preserve"> (a UML </w:t>
      </w:r>
      <w:r>
        <w:rPr>
          <w:b/>
          <w:bCs/>
        </w:rPr>
        <w:t>PrimitiveType</w:t>
      </w:r>
      <w:r>
        <w:t>)</w:t>
      </w:r>
    </w:p>
    <w:p w14:paraId="47F5ABCE" w14:textId="77777777" w:rsidR="00B51031" w:rsidRDefault="0018237F">
      <w:pPr>
        <w:pStyle w:val="ListParagraph"/>
        <w:numPr>
          <w:ilvl w:val="0"/>
          <w:numId w:val="23"/>
        </w:numPr>
      </w:pPr>
      <w:r>
        <w:rPr>
          <w:i/>
          <w:iCs/>
        </w:rPr>
        <w:t>restockDate</w:t>
      </w:r>
      <w:r>
        <w:t xml:space="preserve"> : type </w:t>
      </w:r>
      <w:r>
        <w:rPr>
          <w:b/>
          <w:bCs/>
        </w:rPr>
        <w:t>DV_Date</w:t>
      </w:r>
      <w:r>
        <w:t xml:space="preserve"> (a </w:t>
      </w:r>
      <w:r>
        <w:rPr>
          <w:b/>
          <w:bCs/>
        </w:rPr>
        <w:t>Class</w:t>
      </w:r>
      <w:r>
        <w:t>)</w:t>
      </w:r>
    </w:p>
    <w:p w14:paraId="36CCE132" w14:textId="77777777" w:rsidR="00B51031" w:rsidRDefault="0018237F">
      <w:pPr>
        <w:pStyle w:val="ListParagraph"/>
        <w:numPr>
          <w:ilvl w:val="0"/>
          <w:numId w:val="23"/>
        </w:numPr>
      </w:pPr>
      <w:r>
        <w:rPr>
          <w:i/>
          <w:iCs/>
        </w:rPr>
        <w:t>quantity</w:t>
      </w:r>
      <w:r>
        <w:t xml:space="preserve"> : type </w:t>
      </w:r>
      <w:r>
        <w:rPr>
          <w:b/>
          <w:bCs/>
        </w:rPr>
        <w:t>DV_Integer</w:t>
      </w:r>
      <w:r>
        <w:t xml:space="preserve"> (a </w:t>
      </w:r>
      <w:r>
        <w:rPr>
          <w:b/>
          <w:bCs/>
        </w:rPr>
        <w:t>DataType</w:t>
      </w:r>
      <w:r>
        <w:t xml:space="preserve">) </w:t>
      </w:r>
    </w:p>
    <w:p w14:paraId="6CE80018" w14:textId="77777777" w:rsidR="005F31BE" w:rsidRDefault="001F24CC" w:rsidP="005F31BE">
      <w:pPr>
        <w:pStyle w:val="Heading3"/>
      </w:pPr>
      <w:bookmarkStart w:id="604" w:name="_Toc285534869"/>
      <w:r>
        <w:t>BSample DataBinding</w:t>
      </w:r>
      <w:bookmarkEnd w:id="604"/>
    </w:p>
    <w:p w14:paraId="1B589D1F" w14:textId="77777777" w:rsidR="003E4BE1" w:rsidRDefault="003E4BE1" w:rsidP="00FC2D47">
      <w:pPr>
        <w:ind w:firstLine="720"/>
      </w:pPr>
      <w:r>
        <w:rPr>
          <w:noProof/>
        </w:rPr>
        <w:drawing>
          <wp:inline distT="0" distB="0" distL="0" distR="0" wp14:anchorId="64BCC1B5" wp14:editId="3860202F">
            <wp:extent cx="5943600" cy="1714500"/>
            <wp:effectExtent l="0" t="0" r="0" b="0"/>
            <wp:docPr id="84" name="Picture -976167482.png" descr="-976167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976167482.png"/>
                    <pic:cNvPicPr/>
                  </pic:nvPicPr>
                  <pic:blipFill>
                    <a:blip r:embed="rId68" cstate="print"/>
                    <a:stretch>
                      <a:fillRect/>
                    </a:stretch>
                  </pic:blipFill>
                  <pic:spPr>
                    <a:xfrm>
                      <a:off x="0" y="0"/>
                      <a:ext cx="5943600" cy="1714500"/>
                    </a:xfrm>
                    <a:prstGeom prst="rect">
                      <a:avLst/>
                    </a:prstGeom>
                  </pic:spPr>
                </pic:pic>
              </a:graphicData>
            </a:graphic>
          </wp:inline>
        </w:drawing>
      </w:r>
    </w:p>
    <w:p w14:paraId="3190603D"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605" w:name="_8548f4699761fde908c0fa2fe95f29ba"/>
      <w:r w:rsidRPr="007B5B34">
        <w:rPr>
          <w:b/>
          <w:sz w:val="24"/>
          <w:szCs w:val="24"/>
        </w:rPr>
        <w:t>Sample Data Binding</w:t>
      </w:r>
      <w:bookmarkEnd w:id="605"/>
    </w:p>
    <w:p w14:paraId="0AC8E3EC" w14:textId="77777777" w:rsidR="00B51031" w:rsidRDefault="0018237F">
      <w:r>
        <w:t xml:space="preserve">This diagram shows the two data types defined in the Sample Reference Model data types with added MappedDataType stereotype.  This identifies them as a mapped representation of an AML primitived type, which means AML constraints cannot be applied to their owned attributes (e.g. </w:t>
      </w:r>
      <w:r>
        <w:rPr>
          <w:i/>
          <w:iCs/>
        </w:rPr>
        <w:t>year</w:t>
      </w:r>
      <w:r>
        <w:t xml:space="preserve"> cannot be constrained within the </w:t>
      </w:r>
      <w:r>
        <w:rPr>
          <w:b/>
          <w:bCs/>
        </w:rPr>
        <w:t>DV_Date</w:t>
      </w:r>
      <w:r>
        <w:t xml:space="preserve"> class because it is is mapped from the AML </w:t>
      </w:r>
      <w:r>
        <w:rPr>
          <w:b/>
          <w:bCs/>
        </w:rPr>
        <w:t>Date</w:t>
      </w:r>
      <w:r>
        <w:t xml:space="preserve"> </w:t>
      </w:r>
      <w:r>
        <w:rPr>
          <w:i/>
          <w:iCs/>
        </w:rPr>
        <w:t>value</w:t>
      </w:r>
      <w:r>
        <w:t>.)</w:t>
      </w:r>
    </w:p>
    <w:p w14:paraId="57DC8D74" w14:textId="77777777" w:rsidR="00B51031" w:rsidRDefault="0018237F">
      <w:r>
        <w:t xml:space="preserve"> </w:t>
      </w:r>
    </w:p>
    <w:p w14:paraId="432B883D" w14:textId="77777777" w:rsidR="005F31BE" w:rsidRDefault="001F24CC" w:rsidP="005F31BE">
      <w:pPr>
        <w:pStyle w:val="Heading3"/>
      </w:pPr>
      <w:bookmarkStart w:id="606" w:name="_Toc285534870"/>
      <w:r>
        <w:t>BSample Constraint</w:t>
      </w:r>
      <w:bookmarkEnd w:id="606"/>
    </w:p>
    <w:p w14:paraId="7816519E" w14:textId="77777777" w:rsidR="003E4BE1" w:rsidRDefault="003E4BE1" w:rsidP="00FC2D47">
      <w:pPr>
        <w:ind w:firstLine="720"/>
      </w:pPr>
      <w:r>
        <w:rPr>
          <w:noProof/>
        </w:rPr>
        <w:drawing>
          <wp:inline distT="0" distB="0" distL="0" distR="0" wp14:anchorId="5ABF8656" wp14:editId="0091743A">
            <wp:extent cx="4448175" cy="4114800"/>
            <wp:effectExtent l="0" t="0" r="0" b="0"/>
            <wp:docPr id="86" name="Picture -1852248590.png" descr="-1852248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852248590.png"/>
                    <pic:cNvPicPr/>
                  </pic:nvPicPr>
                  <pic:blipFill>
                    <a:blip r:embed="rId69" cstate="print"/>
                    <a:stretch>
                      <a:fillRect/>
                    </a:stretch>
                  </pic:blipFill>
                  <pic:spPr>
                    <a:xfrm>
                      <a:off x="0" y="0"/>
                      <a:ext cx="4448175" cy="4114800"/>
                    </a:xfrm>
                    <a:prstGeom prst="rect">
                      <a:avLst/>
                    </a:prstGeom>
                  </pic:spPr>
                </pic:pic>
              </a:graphicData>
            </a:graphic>
          </wp:inline>
        </w:drawing>
      </w:r>
    </w:p>
    <w:p w14:paraId="0B4602DA"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607" w:name="_40567bb1c344f2e9ddb760c83dac78ce"/>
      <w:r w:rsidRPr="007B5B34">
        <w:rPr>
          <w:b/>
          <w:sz w:val="24"/>
          <w:szCs w:val="24"/>
        </w:rPr>
        <w:t>Sample Constraint</w:t>
      </w:r>
      <w:bookmarkEnd w:id="607"/>
    </w:p>
    <w:p w14:paraId="17E820C4" w14:textId="77777777" w:rsidR="00B51031" w:rsidRDefault="0018237F">
      <w:r>
        <w:t xml:space="preserve">The diagram above shows how attribute constraints are applied to the sample reference model mapping.  The first constraint, </w:t>
      </w:r>
      <w:r>
        <w:rPr>
          <w:b/>
          <w:bCs/>
        </w:rPr>
        <w:t>AcmeName</w:t>
      </w:r>
      <w:r>
        <w:t xml:space="preserve"> is a specialization of the UML PrimitiveType, </w:t>
      </w:r>
      <w:r>
        <w:rPr>
          <w:b/>
          <w:bCs/>
        </w:rPr>
        <w:t>String</w:t>
      </w:r>
      <w:r>
        <w:t xml:space="preserve">.  As the </w:t>
      </w:r>
      <w:r>
        <w:rPr>
          <w:i/>
          <w:iCs/>
        </w:rPr>
        <w:t>name</w:t>
      </w:r>
      <w:r>
        <w:t xml:space="preserve"> attribute in the </w:t>
      </w:r>
      <w:r>
        <w:rPr>
          <w:b/>
          <w:bCs/>
        </w:rPr>
        <w:t>Inventory</w:t>
      </w:r>
      <w:r>
        <w:t xml:space="preserve"> class is of the same type, no data binding is needed -- the </w:t>
      </w:r>
      <w:r>
        <w:rPr>
          <w:b/>
          <w:bCs/>
        </w:rPr>
        <w:t>ACMEInventoryItem</w:t>
      </w:r>
      <w:r>
        <w:t xml:space="preserve"> constraint can directly redefine it.</w:t>
      </w:r>
    </w:p>
    <w:p w14:paraId="3F3DC230" w14:textId="77777777" w:rsidR="00B51031" w:rsidRDefault="0018237F">
      <w:r>
        <w:t xml:space="preserve"> </w:t>
      </w:r>
    </w:p>
    <w:p w14:paraId="3F4F941D" w14:textId="77777777" w:rsidR="00B51031" w:rsidRDefault="0018237F">
      <w:r>
        <w:t xml:space="preserve">In the case of </w:t>
      </w:r>
      <w:r>
        <w:rPr>
          <w:i/>
          <w:iCs/>
        </w:rPr>
        <w:t>restockDate</w:t>
      </w:r>
      <w:r>
        <w:t xml:space="preserve"> and </w:t>
      </w:r>
      <w:r>
        <w:rPr>
          <w:i/>
          <w:iCs/>
        </w:rPr>
        <w:t>quantity</w:t>
      </w:r>
      <w:r>
        <w:t xml:space="preserve">, the AML profile has no knowledge of the </w:t>
      </w:r>
      <w:r>
        <w:rPr>
          <w:b/>
          <w:bCs/>
        </w:rPr>
        <w:t>DV_Integer</w:t>
      </w:r>
      <w:r>
        <w:t xml:space="preserve"> and </w:t>
      </w:r>
      <w:r>
        <w:rPr>
          <w:b/>
          <w:bCs/>
        </w:rPr>
        <w:t>DV_Date</w:t>
      </w:r>
      <w:r>
        <w:t xml:space="preserve"> types.  The </w:t>
      </w:r>
      <w:r>
        <w:rPr>
          <w:b/>
          <w:bCs/>
        </w:rPr>
        <w:t>MappedInteger</w:t>
      </w:r>
      <w:r>
        <w:t xml:space="preserve"> and </w:t>
      </w:r>
      <w:r>
        <w:rPr>
          <w:b/>
          <w:bCs/>
        </w:rPr>
        <w:t>MappedDate</w:t>
      </w:r>
      <w:r>
        <w:t xml:space="preserve"> classes allow AML constraints to be applied to the corresponding AML primitive types of </w:t>
      </w:r>
      <w:r>
        <w:rPr>
          <w:b/>
          <w:bCs/>
        </w:rPr>
        <w:t>AMLInteger</w:t>
      </w:r>
      <w:r>
        <w:t xml:space="preserve"> and </w:t>
      </w:r>
      <w:r>
        <w:rPr>
          <w:b/>
          <w:bCs/>
        </w:rPr>
        <w:t xml:space="preserve">Date </w:t>
      </w:r>
      <w:r>
        <w:t xml:space="preserve">respectively, while simutaneously applying to and allowing redefinition of the </w:t>
      </w:r>
      <w:r>
        <w:rPr>
          <w:b/>
          <w:bCs/>
        </w:rPr>
        <w:t>InventoryItem</w:t>
      </w:r>
      <w:r>
        <w:t xml:space="preserve"> </w:t>
      </w:r>
      <w:r>
        <w:rPr>
          <w:i/>
          <w:iCs/>
        </w:rPr>
        <w:t>restockDate</w:t>
      </w:r>
      <w:r>
        <w:t xml:space="preserve"> and </w:t>
      </w:r>
      <w:r>
        <w:rPr>
          <w:i/>
          <w:iCs/>
        </w:rPr>
        <w:t>quantity</w:t>
      </w:r>
      <w:r>
        <w:t xml:space="preserve"> attributes.</w:t>
      </w:r>
    </w:p>
    <w:p w14:paraId="6AF1ECDB" w14:textId="77777777" w:rsidR="00CB0928" w:rsidRDefault="00CB0928" w:rsidP="00ED4063"/>
    <w:p w14:paraId="5E1882F8" w14:textId="77777777" w:rsidR="006977BE" w:rsidRDefault="006977BE" w:rsidP="005C51C2">
      <w:pPr>
        <w:rPr>
          <w:b/>
        </w:rPr>
      </w:pPr>
    </w:p>
    <w:p w14:paraId="6D655635" w14:textId="77777777" w:rsidR="006650C6" w:rsidRDefault="006650C6" w:rsidP="005C51C2">
      <w:pPr>
        <w:rPr>
          <w:b/>
        </w:rPr>
      </w:pPr>
    </w:p>
    <w:p w14:paraId="63A92198" w14:textId="77777777" w:rsidR="006650C6" w:rsidRPr="005C51C2" w:rsidRDefault="006650C6" w:rsidP="006650C6">
      <w:pPr>
        <w:pStyle w:val="Heading1"/>
        <w:numPr>
          <w:ilvl w:val="0"/>
          <w:numId w:val="0"/>
        </w:numPr>
      </w:pPr>
      <w:bookmarkStart w:id="608" w:name="_Toc285534871"/>
      <w:r>
        <w:t>Appendix A: AML MetaModel</w:t>
      </w:r>
      <w:bookmarkEnd w:id="608"/>
    </w:p>
    <w:sectPr w:rsidR="006650C6" w:rsidRPr="005C51C2" w:rsidSect="00561F5A">
      <w:headerReference w:type="default" r:id="rId70"/>
      <w:footerReference w:type="default" r:id="rId71"/>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B98F2D" w14:textId="77777777" w:rsidR="008D618B" w:rsidRDefault="008D618B" w:rsidP="000B2E69">
      <w:r>
        <w:separator/>
      </w:r>
    </w:p>
  </w:endnote>
  <w:endnote w:type="continuationSeparator" w:id="0">
    <w:p w14:paraId="6C4EE167" w14:textId="77777777" w:rsidR="008D618B" w:rsidRDefault="008D618B" w:rsidP="000B2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00002A87" w:usb1="80000000" w:usb2="00000008" w:usb3="00000000" w:csb0="000001FF" w:csb1="00000000"/>
  </w:font>
  <w:font w:name="Wingdings">
    <w:panose1 w:val="02000500000000000000"/>
    <w:charset w:val="02"/>
    <w:family w:val="auto"/>
    <w:pitch w:val="variable"/>
    <w:sig w:usb0="00000000" w:usb1="10000000" w:usb2="00000000" w:usb3="00000000" w:csb0="8000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893" w:type="pct"/>
      <w:tblBorders>
        <w:bottom w:val="single" w:sz="4" w:space="0" w:color="BFBFBF"/>
      </w:tblBorders>
      <w:tblCellMar>
        <w:left w:w="115" w:type="dxa"/>
        <w:right w:w="115" w:type="dxa"/>
      </w:tblCellMar>
      <w:tblLook w:val="04A0" w:firstRow="1" w:lastRow="0" w:firstColumn="1" w:lastColumn="0" w:noHBand="0" w:noVBand="1"/>
    </w:tblPr>
    <w:tblGrid>
      <w:gridCol w:w="745"/>
      <w:gridCol w:w="8640"/>
    </w:tblGrid>
    <w:tr w:rsidR="008D618B" w:rsidRPr="00685E82" w14:paraId="478DD572" w14:textId="77777777" w:rsidTr="00685E82">
      <w:tc>
        <w:tcPr>
          <w:tcW w:w="397" w:type="pct"/>
          <w:tcBorders>
            <w:bottom w:val="nil"/>
            <w:right w:val="single" w:sz="4" w:space="0" w:color="BFBFBF"/>
          </w:tcBorders>
        </w:tcPr>
        <w:p w14:paraId="4D5C4AC2" w14:textId="77777777" w:rsidR="008D618B" w:rsidRPr="00685E82" w:rsidRDefault="008D618B" w:rsidP="00685E82">
          <w:pPr>
            <w:rPr>
              <w:rFonts w:eastAsia="Cambria"/>
              <w:color w:val="595959" w:themeColor="text1" w:themeTint="A6"/>
            </w:rPr>
          </w:pPr>
          <w:r w:rsidRPr="00685E82">
            <w:rPr>
              <w:color w:val="595959" w:themeColor="text1" w:themeTint="A6"/>
            </w:rPr>
            <w:fldChar w:fldCharType="begin"/>
          </w:r>
          <w:r w:rsidRPr="00685E82">
            <w:rPr>
              <w:color w:val="595959" w:themeColor="text1" w:themeTint="A6"/>
            </w:rPr>
            <w:instrText xml:space="preserve"> PAGE   \* MERGEFORMAT </w:instrText>
          </w:r>
          <w:r w:rsidRPr="00685E82">
            <w:rPr>
              <w:color w:val="595959" w:themeColor="text1" w:themeTint="A6"/>
            </w:rPr>
            <w:fldChar w:fldCharType="separate"/>
          </w:r>
          <w:r w:rsidR="00A92D54">
            <w:rPr>
              <w:noProof/>
              <w:color w:val="595959" w:themeColor="text1" w:themeTint="A6"/>
            </w:rPr>
            <w:t>94</w:t>
          </w:r>
          <w:r w:rsidRPr="00685E82">
            <w:rPr>
              <w:color w:val="595959" w:themeColor="text1" w:themeTint="A6"/>
            </w:rPr>
            <w:fldChar w:fldCharType="end"/>
          </w:r>
        </w:p>
      </w:tc>
      <w:tc>
        <w:tcPr>
          <w:tcW w:w="4603" w:type="pct"/>
          <w:tcBorders>
            <w:left w:val="single" w:sz="4" w:space="0" w:color="BFBFBF"/>
            <w:bottom w:val="nil"/>
          </w:tcBorders>
        </w:tcPr>
        <w:p w14:paraId="68ACC852" w14:textId="77777777" w:rsidR="008D618B" w:rsidRPr="00685E82" w:rsidRDefault="008D618B" w:rsidP="00685E82">
          <w:pPr>
            <w:jc w:val="right"/>
            <w:rPr>
              <w:rFonts w:eastAsia="Cambria"/>
              <w:color w:val="595959" w:themeColor="text1" w:themeTint="A6"/>
            </w:rPr>
          </w:pPr>
          <w:sdt>
            <w:sdtPr>
              <w:rPr>
                <w:color w:val="595959" w:themeColor="text1" w:themeTint="A6"/>
              </w:rPr>
              <w:alias w:val="Title"/>
              <w:id w:val="-1812397384"/>
              <w:placeholder>
                <w:docPart w:val="C321CEE2B5502D4DA2089F213D4166C7"/>
              </w:placeholder>
              <w:dataBinding w:prefixMappings="xmlns:ns0='http://schemas.openxmlformats.org/package/2006/metadata/core-properties' xmlns:ns1='http://purl.org/dc/elements/1.1/'" w:xpath="/ns0:coreProperties[1]/ns1:title[1]" w:storeItemID="{6C3C8BC8-F283-45AE-878A-BAB7291924A1}"/>
              <w:text/>
            </w:sdtPr>
            <w:sdtContent>
              <w:r>
                <w:rPr>
                  <w:color w:val="595959" w:themeColor="text1" w:themeTint="A6"/>
                </w:rPr>
                <w:t xml:space="preserve"> Archetype Modeling Language (AML), 1.0</w:t>
              </w:r>
            </w:sdtContent>
          </w:sdt>
        </w:p>
      </w:tc>
    </w:tr>
  </w:tbl>
  <w:p w14:paraId="27424038" w14:textId="77777777" w:rsidR="008D618B" w:rsidRDefault="008D618B" w:rsidP="00BE4A19">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Layout w:type="fixed"/>
      <w:tblCellMar>
        <w:left w:w="115" w:type="dxa"/>
        <w:right w:w="115" w:type="dxa"/>
      </w:tblCellMar>
      <w:tblLook w:val="04A0" w:firstRow="1" w:lastRow="0" w:firstColumn="1" w:lastColumn="0" w:noHBand="0" w:noVBand="1"/>
    </w:tblPr>
    <w:tblGrid>
      <w:gridCol w:w="8780"/>
      <w:gridCol w:w="837"/>
    </w:tblGrid>
    <w:tr w:rsidR="008D618B" w:rsidRPr="009E4072" w14:paraId="538A4445" w14:textId="77777777" w:rsidTr="00685E82">
      <w:trPr>
        <w:trHeight w:val="73"/>
      </w:trPr>
      <w:tc>
        <w:tcPr>
          <w:tcW w:w="4565" w:type="pct"/>
          <w:tcBorders>
            <w:bottom w:val="nil"/>
            <w:right w:val="single" w:sz="4" w:space="0" w:color="BFBFBF"/>
          </w:tcBorders>
        </w:tcPr>
        <w:p w14:paraId="70620F33" w14:textId="77777777" w:rsidR="008D618B" w:rsidRPr="009E4072" w:rsidRDefault="008D618B" w:rsidP="009E4072">
          <w:pPr>
            <w:framePr w:w="9387" w:wrap="around" w:vAnchor="text" w:hAnchor="page" w:x="1408" w:y="-172"/>
            <w:rPr>
              <w:rFonts w:eastAsia="Cambria"/>
              <w:color w:val="595959" w:themeColor="text1" w:themeTint="A6"/>
            </w:rPr>
          </w:pPr>
          <w:sdt>
            <w:sdtPr>
              <w:rPr>
                <w:color w:val="595959" w:themeColor="text1" w:themeTint="A6"/>
              </w:rPr>
              <w:alias w:val="Title"/>
              <w:id w:val="-2016595619"/>
              <w:dataBinding w:prefixMappings="xmlns:ns0='http://schemas.openxmlformats.org/package/2006/metadata/core-properties' xmlns:ns1='http://purl.org/dc/elements/1.1/'" w:xpath="/ns0:coreProperties[1]/ns1:title[1]" w:storeItemID="{6C3C8BC8-F283-45AE-878A-BAB7291924A1}"/>
              <w:text/>
            </w:sdtPr>
            <w:sdtContent>
              <w:r w:rsidRPr="009E4072">
                <w:rPr>
                  <w:rFonts w:eastAsia="Arial"/>
                  <w:color w:val="000000"/>
                  <w:lang w:eastAsia="ja-JP"/>
                </w:rPr>
                <w:t xml:space="preserve"> Archetype Modeling Language (AML)</w:t>
              </w:r>
              <w:r>
                <w:rPr>
                  <w:color w:val="595959" w:themeColor="text1" w:themeTint="A6"/>
                </w:rPr>
                <w:t>, 1.0</w:t>
              </w:r>
            </w:sdtContent>
          </w:sdt>
        </w:p>
      </w:tc>
      <w:tc>
        <w:tcPr>
          <w:tcW w:w="435" w:type="pct"/>
          <w:tcBorders>
            <w:left w:val="single" w:sz="4" w:space="0" w:color="BFBFBF"/>
            <w:bottom w:val="nil"/>
          </w:tcBorders>
        </w:tcPr>
        <w:p w14:paraId="7CEE0D89" w14:textId="77777777" w:rsidR="008D618B" w:rsidRPr="009E4072" w:rsidRDefault="008D618B" w:rsidP="00685E82">
          <w:pPr>
            <w:framePr w:w="9387" w:wrap="around" w:vAnchor="text" w:hAnchor="page" w:x="1408" w:y="-172"/>
            <w:jc w:val="right"/>
            <w:rPr>
              <w:rFonts w:eastAsia="Cambria"/>
              <w:color w:val="595959" w:themeColor="text1" w:themeTint="A6"/>
            </w:rPr>
          </w:pPr>
          <w:r w:rsidRPr="009E4072">
            <w:rPr>
              <w:color w:val="595959" w:themeColor="text1" w:themeTint="A6"/>
            </w:rPr>
            <w:fldChar w:fldCharType="begin"/>
          </w:r>
          <w:r w:rsidRPr="009E4072">
            <w:rPr>
              <w:color w:val="595959" w:themeColor="text1" w:themeTint="A6"/>
            </w:rPr>
            <w:instrText xml:space="preserve"> PAGE   \* MERGEFORMAT </w:instrText>
          </w:r>
          <w:r w:rsidRPr="009E4072">
            <w:rPr>
              <w:color w:val="595959" w:themeColor="text1" w:themeTint="A6"/>
            </w:rPr>
            <w:fldChar w:fldCharType="separate"/>
          </w:r>
          <w:r w:rsidR="00A92D54">
            <w:rPr>
              <w:noProof/>
              <w:color w:val="595959" w:themeColor="text1" w:themeTint="A6"/>
            </w:rPr>
            <w:t>95</w:t>
          </w:r>
          <w:r w:rsidRPr="009E4072">
            <w:rPr>
              <w:color w:val="595959" w:themeColor="text1" w:themeTint="A6"/>
            </w:rPr>
            <w:fldChar w:fldCharType="end"/>
          </w:r>
        </w:p>
      </w:tc>
    </w:tr>
  </w:tbl>
  <w:p w14:paraId="7A69DC83" w14:textId="77777777" w:rsidR="008D618B" w:rsidRDefault="008D618B" w:rsidP="00685E82">
    <w:pPr>
      <w:pStyle w:val="Footer"/>
      <w:framePr w:w="9387" w:wrap="around" w:vAnchor="text" w:hAnchor="page" w:x="1408" w:y="-172"/>
      <w:ind w:right="360" w:firstLine="360"/>
      <w:rPr>
        <w:rStyle w:val="PageNumber"/>
      </w:rPr>
    </w:pPr>
  </w:p>
  <w:p w14:paraId="4A3D7870" w14:textId="77777777" w:rsidR="008D618B" w:rsidRDefault="008D618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248685" w14:textId="77777777" w:rsidR="008D618B" w:rsidRDefault="008D618B" w:rsidP="000B2E69">
      <w:r>
        <w:separator/>
      </w:r>
    </w:p>
  </w:footnote>
  <w:footnote w:type="continuationSeparator" w:id="0">
    <w:p w14:paraId="4559FF36" w14:textId="77777777" w:rsidR="008D618B" w:rsidRDefault="008D618B" w:rsidP="000B2E6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8D618B" w14:paraId="3E538976" w14:textId="77777777">
      <w:trPr>
        <w:trHeight w:val="720"/>
      </w:trPr>
      <w:tc>
        <w:tcPr>
          <w:tcW w:w="11735" w:type="dxa"/>
        </w:tcPr>
        <w:p w14:paraId="51E7A28B" w14:textId="77777777" w:rsidR="008D618B" w:rsidRDefault="008D618B">
          <w:pPr>
            <w:spacing w:line="1" w:lineRule="auto"/>
          </w:pPr>
        </w:p>
      </w:tc>
    </w:tr>
  </w:tbl>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8D618B" w14:paraId="58F3897A" w14:textId="77777777">
      <w:trPr>
        <w:trHeight w:val="720"/>
      </w:trPr>
      <w:tc>
        <w:tcPr>
          <w:tcW w:w="11735" w:type="dxa"/>
        </w:tcPr>
        <w:p w14:paraId="14C8084F" w14:textId="77777777" w:rsidR="008D618B" w:rsidRDefault="008D618B">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1C964C"/>
    <w:lvl w:ilvl="0">
      <w:numFmt w:val="decimal"/>
      <w:lvlText w:val="*"/>
      <w:lvlJc w:val="left"/>
    </w:lvl>
  </w:abstractNum>
  <w:abstractNum w:abstractNumId="1">
    <w:nsid w:val="00000014"/>
    <w:multiLevelType w:val="hybridMultilevel"/>
    <w:tmpl w:val="0000001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
    <w:nsid w:val="00000015"/>
    <w:multiLevelType w:val="hybridMultilevel"/>
    <w:tmpl w:val="0000001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
    <w:nsid w:val="00000016"/>
    <w:multiLevelType w:val="hybridMultilevel"/>
    <w:tmpl w:val="0000001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nsid w:val="00000017"/>
    <w:multiLevelType w:val="hybridMultilevel"/>
    <w:tmpl w:val="00000017"/>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5">
    <w:nsid w:val="00000018"/>
    <w:multiLevelType w:val="hybridMultilevel"/>
    <w:tmpl w:val="0000001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6">
    <w:nsid w:val="00000019"/>
    <w:multiLevelType w:val="hybridMultilevel"/>
    <w:tmpl w:val="0000001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7">
    <w:nsid w:val="00000020"/>
    <w:multiLevelType w:val="hybridMultilevel"/>
    <w:tmpl w:val="0000002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8">
    <w:nsid w:val="00000021"/>
    <w:multiLevelType w:val="hybridMultilevel"/>
    <w:tmpl w:val="00000021"/>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9">
    <w:nsid w:val="00000022"/>
    <w:multiLevelType w:val="hybridMultilevel"/>
    <w:tmpl w:val="0000002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0">
    <w:nsid w:val="00000023"/>
    <w:multiLevelType w:val="hybridMultilevel"/>
    <w:tmpl w:val="0000002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1">
    <w:nsid w:val="00000024"/>
    <w:multiLevelType w:val="hybridMultilevel"/>
    <w:tmpl w:val="0000002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2">
    <w:nsid w:val="00000025"/>
    <w:multiLevelType w:val="hybridMultilevel"/>
    <w:tmpl w:val="0000002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3">
    <w:nsid w:val="00000026"/>
    <w:multiLevelType w:val="hybridMultilevel"/>
    <w:tmpl w:val="0000002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4">
    <w:nsid w:val="00000027"/>
    <w:multiLevelType w:val="hybridMultilevel"/>
    <w:tmpl w:val="0000002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5">
    <w:nsid w:val="00000028"/>
    <w:multiLevelType w:val="hybridMultilevel"/>
    <w:tmpl w:val="0000002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6">
    <w:nsid w:val="00000029"/>
    <w:multiLevelType w:val="hybridMultilevel"/>
    <w:tmpl w:val="0000002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7">
    <w:nsid w:val="00000030"/>
    <w:multiLevelType w:val="hybridMultilevel"/>
    <w:tmpl w:val="0000003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8">
    <w:nsid w:val="00000031"/>
    <w:multiLevelType w:val="hybridMultilevel"/>
    <w:tmpl w:val="00000031"/>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9">
    <w:nsid w:val="00000032"/>
    <w:multiLevelType w:val="hybridMultilevel"/>
    <w:tmpl w:val="00000032"/>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0">
    <w:nsid w:val="00000033"/>
    <w:multiLevelType w:val="hybridMultilevel"/>
    <w:tmpl w:val="0000003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1">
    <w:nsid w:val="00000034"/>
    <w:multiLevelType w:val="hybridMultilevel"/>
    <w:tmpl w:val="0000003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2">
    <w:nsid w:val="00000035"/>
    <w:multiLevelType w:val="hybridMultilevel"/>
    <w:tmpl w:val="0000003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3">
    <w:nsid w:val="00000036"/>
    <w:multiLevelType w:val="hybridMultilevel"/>
    <w:tmpl w:val="0000003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4">
    <w:nsid w:val="05EC6319"/>
    <w:multiLevelType w:val="hybridMultilevel"/>
    <w:tmpl w:val="FA7AAADA"/>
    <w:lvl w:ilvl="0" w:tplc="941C964C">
      <w:start w:val="1"/>
      <w:numFmt w:val="bullet"/>
      <w:lvlText w:val="%1"/>
      <w:legacy w:legacy="1" w:legacySpace="0" w:legacyIndent="360"/>
      <w:lvlJc w:val="left"/>
      <w:pPr>
        <w:ind w:left="504"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6B4560E"/>
    <w:multiLevelType w:val="hybridMultilevel"/>
    <w:tmpl w:val="3542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081544A4"/>
    <w:multiLevelType w:val="multilevel"/>
    <w:tmpl w:val="EA44D9B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1A641CFF"/>
    <w:multiLevelType w:val="hybridMultilevel"/>
    <w:tmpl w:val="4AFCFFB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32D45CEA">
      <w:start w:val="1"/>
      <w:numFmt w:val="decimal"/>
      <w:lvlText w:val="Figure %6."/>
      <w:lvlJc w:val="left"/>
      <w:pPr>
        <w:ind w:left="4500" w:hanging="360"/>
      </w:pPr>
      <w:rPr>
        <w:rFonts w:ascii="Times New Roman" w:hAnsi="Times New Roman" w:cs="Times New Roman"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258487B"/>
    <w:multiLevelType w:val="multilevel"/>
    <w:tmpl w:val="A7CAA2E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nsid w:val="35594530"/>
    <w:multiLevelType w:val="multilevel"/>
    <w:tmpl w:val="9FE6DC48"/>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3D07730B"/>
    <w:multiLevelType w:val="multilevel"/>
    <w:tmpl w:val="914EC206"/>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none"/>
      <w:lvlText w:val="8.4.1.1.1"/>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nsid w:val="405C5B0B"/>
    <w:multiLevelType w:val="multilevel"/>
    <w:tmpl w:val="34086E6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nsid w:val="42945F87"/>
    <w:multiLevelType w:val="hybridMultilevel"/>
    <w:tmpl w:val="8DCC6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FD24D03"/>
    <w:multiLevelType w:val="hybridMultilevel"/>
    <w:tmpl w:val="2D187346"/>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604176EF"/>
    <w:multiLevelType w:val="hybridMultilevel"/>
    <w:tmpl w:val="087E0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F3B74BC"/>
    <w:multiLevelType w:val="multilevel"/>
    <w:tmpl w:val="9274DBD4"/>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nsid w:val="7CC31221"/>
    <w:multiLevelType w:val="hybridMultilevel"/>
    <w:tmpl w:val="6B2AC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7"/>
  </w:num>
  <w:num w:numId="2">
    <w:abstractNumId w:val="30"/>
  </w:num>
  <w:num w:numId="3">
    <w:abstractNumId w:val="32"/>
  </w:num>
  <w:num w:numId="4">
    <w:abstractNumId w:val="36"/>
  </w:num>
  <w:num w:numId="5">
    <w:abstractNumId w:val="26"/>
  </w:num>
  <w:num w:numId="6">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33"/>
  </w:num>
  <w:num w:numId="8">
    <w:abstractNumId w:val="34"/>
  </w:num>
  <w:num w:numId="9">
    <w:abstractNumId w:val="24"/>
  </w:num>
  <w:num w:numId="10">
    <w:abstractNumId w:val="25"/>
  </w:num>
  <w:num w:numId="11">
    <w:abstractNumId w:val="28"/>
  </w:num>
  <w:num w:numId="12">
    <w:abstractNumId w:val="31"/>
  </w:num>
  <w:num w:numId="13">
    <w:abstractNumId w:val="29"/>
  </w:num>
  <w:num w:numId="14">
    <w:abstractNumId w:val="35"/>
  </w:num>
  <w:num w:numId="15">
    <w:abstractNumId w:val="9"/>
  </w:num>
  <w:num w:numId="16">
    <w:abstractNumId w:val="20"/>
  </w:num>
  <w:num w:numId="17">
    <w:abstractNumId w:val="10"/>
  </w:num>
  <w:num w:numId="18">
    <w:abstractNumId w:val="21"/>
  </w:num>
  <w:num w:numId="19">
    <w:abstractNumId w:val="11"/>
  </w:num>
  <w:num w:numId="20">
    <w:abstractNumId w:val="22"/>
  </w:num>
  <w:num w:numId="21">
    <w:abstractNumId w:val="1"/>
  </w:num>
  <w:num w:numId="22">
    <w:abstractNumId w:val="12"/>
  </w:num>
  <w:num w:numId="23">
    <w:abstractNumId w:val="23"/>
  </w:num>
  <w:num w:numId="24">
    <w:abstractNumId w:val="2"/>
  </w:num>
  <w:num w:numId="25">
    <w:abstractNumId w:val="13"/>
  </w:num>
  <w:num w:numId="26">
    <w:abstractNumId w:val="3"/>
  </w:num>
  <w:num w:numId="27">
    <w:abstractNumId w:val="14"/>
  </w:num>
  <w:num w:numId="28">
    <w:abstractNumId w:val="4"/>
  </w:num>
  <w:num w:numId="29">
    <w:abstractNumId w:val="15"/>
  </w:num>
  <w:num w:numId="30">
    <w:abstractNumId w:val="5"/>
  </w:num>
  <w:num w:numId="31">
    <w:abstractNumId w:val="16"/>
  </w:num>
  <w:num w:numId="32">
    <w:abstractNumId w:val="6"/>
  </w:num>
  <w:num w:numId="33">
    <w:abstractNumId w:val="17"/>
  </w:num>
  <w:num w:numId="34">
    <w:abstractNumId w:val="7"/>
  </w:num>
  <w:num w:numId="35">
    <w:abstractNumId w:val="18"/>
  </w:num>
  <w:num w:numId="36">
    <w:abstractNumId w:val="8"/>
  </w:num>
  <w:num w:numId="37">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activeWritingStyle w:appName="MSWord" w:lang="en-US" w:vendorID="64" w:dllVersion="131078" w:nlCheck="1" w:checkStyle="1"/>
  <w:proofState w:grammar="clean"/>
  <w:trackRevisions/>
  <w:defaultTabStop w:val="720"/>
  <w:evenAndOddHeaders/>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109F"/>
    <w:rsid w:val="000048AF"/>
    <w:rsid w:val="0000606B"/>
    <w:rsid w:val="00006795"/>
    <w:rsid w:val="00010CB5"/>
    <w:rsid w:val="0001304D"/>
    <w:rsid w:val="00014333"/>
    <w:rsid w:val="0001444D"/>
    <w:rsid w:val="00015515"/>
    <w:rsid w:val="00016806"/>
    <w:rsid w:val="00017D30"/>
    <w:rsid w:val="00020AA7"/>
    <w:rsid w:val="00020FDD"/>
    <w:rsid w:val="000214DD"/>
    <w:rsid w:val="00021C9B"/>
    <w:rsid w:val="00022C8A"/>
    <w:rsid w:val="000242C7"/>
    <w:rsid w:val="00024A52"/>
    <w:rsid w:val="000250BE"/>
    <w:rsid w:val="00026C81"/>
    <w:rsid w:val="000309A2"/>
    <w:rsid w:val="00030B9E"/>
    <w:rsid w:val="00033384"/>
    <w:rsid w:val="00034184"/>
    <w:rsid w:val="00035328"/>
    <w:rsid w:val="000364A0"/>
    <w:rsid w:val="00040AF0"/>
    <w:rsid w:val="00041B47"/>
    <w:rsid w:val="000420F3"/>
    <w:rsid w:val="00042537"/>
    <w:rsid w:val="00043B78"/>
    <w:rsid w:val="00045540"/>
    <w:rsid w:val="000473E0"/>
    <w:rsid w:val="00050FE9"/>
    <w:rsid w:val="00052C7F"/>
    <w:rsid w:val="00052D85"/>
    <w:rsid w:val="00053EE4"/>
    <w:rsid w:val="00055017"/>
    <w:rsid w:val="000553A7"/>
    <w:rsid w:val="00055F18"/>
    <w:rsid w:val="00056265"/>
    <w:rsid w:val="00057587"/>
    <w:rsid w:val="000575B9"/>
    <w:rsid w:val="00060B90"/>
    <w:rsid w:val="000611D7"/>
    <w:rsid w:val="00063910"/>
    <w:rsid w:val="00063FA4"/>
    <w:rsid w:val="00064BF5"/>
    <w:rsid w:val="00065CD1"/>
    <w:rsid w:val="00066170"/>
    <w:rsid w:val="000670E2"/>
    <w:rsid w:val="000679A8"/>
    <w:rsid w:val="00070062"/>
    <w:rsid w:val="00070841"/>
    <w:rsid w:val="000708BD"/>
    <w:rsid w:val="000708C6"/>
    <w:rsid w:val="000714BF"/>
    <w:rsid w:val="00072C93"/>
    <w:rsid w:val="000738BB"/>
    <w:rsid w:val="00073B1C"/>
    <w:rsid w:val="00075E5D"/>
    <w:rsid w:val="00080B59"/>
    <w:rsid w:val="00081DAD"/>
    <w:rsid w:val="00084AAB"/>
    <w:rsid w:val="0008688E"/>
    <w:rsid w:val="0008762F"/>
    <w:rsid w:val="00087B0A"/>
    <w:rsid w:val="00087E3A"/>
    <w:rsid w:val="00091C94"/>
    <w:rsid w:val="00094705"/>
    <w:rsid w:val="000948F9"/>
    <w:rsid w:val="00094A78"/>
    <w:rsid w:val="00095C47"/>
    <w:rsid w:val="000A00F4"/>
    <w:rsid w:val="000A12FD"/>
    <w:rsid w:val="000A2683"/>
    <w:rsid w:val="000A4320"/>
    <w:rsid w:val="000A6302"/>
    <w:rsid w:val="000A672F"/>
    <w:rsid w:val="000B2C28"/>
    <w:rsid w:val="000B2C8F"/>
    <w:rsid w:val="000B2E69"/>
    <w:rsid w:val="000B5713"/>
    <w:rsid w:val="000B5C31"/>
    <w:rsid w:val="000B6621"/>
    <w:rsid w:val="000B68B2"/>
    <w:rsid w:val="000C01B9"/>
    <w:rsid w:val="000C0660"/>
    <w:rsid w:val="000C08B4"/>
    <w:rsid w:val="000C0D5C"/>
    <w:rsid w:val="000C18F7"/>
    <w:rsid w:val="000C50C7"/>
    <w:rsid w:val="000C59C7"/>
    <w:rsid w:val="000C63FE"/>
    <w:rsid w:val="000C7A20"/>
    <w:rsid w:val="000D0D2F"/>
    <w:rsid w:val="000D23E8"/>
    <w:rsid w:val="000D2FCF"/>
    <w:rsid w:val="000D305D"/>
    <w:rsid w:val="000D476C"/>
    <w:rsid w:val="000D4FE2"/>
    <w:rsid w:val="000D66A6"/>
    <w:rsid w:val="000D7757"/>
    <w:rsid w:val="000E0914"/>
    <w:rsid w:val="000E0EE5"/>
    <w:rsid w:val="000E166D"/>
    <w:rsid w:val="000E57B5"/>
    <w:rsid w:val="000E6167"/>
    <w:rsid w:val="000E68A1"/>
    <w:rsid w:val="000E7BB4"/>
    <w:rsid w:val="000F2202"/>
    <w:rsid w:val="000F2E2E"/>
    <w:rsid w:val="000F3EE2"/>
    <w:rsid w:val="000F5C31"/>
    <w:rsid w:val="000F6683"/>
    <w:rsid w:val="000F6F12"/>
    <w:rsid w:val="001009E7"/>
    <w:rsid w:val="0010476B"/>
    <w:rsid w:val="00105952"/>
    <w:rsid w:val="001119A3"/>
    <w:rsid w:val="00112323"/>
    <w:rsid w:val="001130D3"/>
    <w:rsid w:val="001136BB"/>
    <w:rsid w:val="001154D2"/>
    <w:rsid w:val="0011761B"/>
    <w:rsid w:val="00120268"/>
    <w:rsid w:val="00120AAE"/>
    <w:rsid w:val="00121910"/>
    <w:rsid w:val="00122C7A"/>
    <w:rsid w:val="001238DC"/>
    <w:rsid w:val="001239F1"/>
    <w:rsid w:val="001247BF"/>
    <w:rsid w:val="00124CEE"/>
    <w:rsid w:val="00125A93"/>
    <w:rsid w:val="001265C4"/>
    <w:rsid w:val="0013040A"/>
    <w:rsid w:val="00130FCE"/>
    <w:rsid w:val="00133C28"/>
    <w:rsid w:val="00134A37"/>
    <w:rsid w:val="00134F05"/>
    <w:rsid w:val="00135446"/>
    <w:rsid w:val="00136C89"/>
    <w:rsid w:val="00140608"/>
    <w:rsid w:val="001412EE"/>
    <w:rsid w:val="00143AC8"/>
    <w:rsid w:val="00144014"/>
    <w:rsid w:val="0014419A"/>
    <w:rsid w:val="001443D1"/>
    <w:rsid w:val="00144591"/>
    <w:rsid w:val="001453C4"/>
    <w:rsid w:val="00145C05"/>
    <w:rsid w:val="00145C1D"/>
    <w:rsid w:val="001464C5"/>
    <w:rsid w:val="0014693B"/>
    <w:rsid w:val="001502FC"/>
    <w:rsid w:val="0015061C"/>
    <w:rsid w:val="00151004"/>
    <w:rsid w:val="00152642"/>
    <w:rsid w:val="00152B84"/>
    <w:rsid w:val="001551F5"/>
    <w:rsid w:val="0015740B"/>
    <w:rsid w:val="001624A2"/>
    <w:rsid w:val="00164189"/>
    <w:rsid w:val="00164816"/>
    <w:rsid w:val="00164C53"/>
    <w:rsid w:val="001651E2"/>
    <w:rsid w:val="00165C0C"/>
    <w:rsid w:val="00171205"/>
    <w:rsid w:val="0017289A"/>
    <w:rsid w:val="0017576D"/>
    <w:rsid w:val="00176377"/>
    <w:rsid w:val="001768EC"/>
    <w:rsid w:val="00176ECD"/>
    <w:rsid w:val="00180754"/>
    <w:rsid w:val="00181BFE"/>
    <w:rsid w:val="00182055"/>
    <w:rsid w:val="0018237F"/>
    <w:rsid w:val="00183E11"/>
    <w:rsid w:val="00183E33"/>
    <w:rsid w:val="00184A55"/>
    <w:rsid w:val="0018514D"/>
    <w:rsid w:val="00185234"/>
    <w:rsid w:val="0018565F"/>
    <w:rsid w:val="00187EF2"/>
    <w:rsid w:val="00191C28"/>
    <w:rsid w:val="00194C71"/>
    <w:rsid w:val="0019567B"/>
    <w:rsid w:val="001956CC"/>
    <w:rsid w:val="00195AE7"/>
    <w:rsid w:val="00196FB9"/>
    <w:rsid w:val="001973EB"/>
    <w:rsid w:val="001A048B"/>
    <w:rsid w:val="001A0F8D"/>
    <w:rsid w:val="001A12B4"/>
    <w:rsid w:val="001A6FA1"/>
    <w:rsid w:val="001A792A"/>
    <w:rsid w:val="001A7D45"/>
    <w:rsid w:val="001B147E"/>
    <w:rsid w:val="001B1C51"/>
    <w:rsid w:val="001B1F4E"/>
    <w:rsid w:val="001B2C38"/>
    <w:rsid w:val="001B3949"/>
    <w:rsid w:val="001B3981"/>
    <w:rsid w:val="001B3B08"/>
    <w:rsid w:val="001B60E6"/>
    <w:rsid w:val="001C101F"/>
    <w:rsid w:val="001C252B"/>
    <w:rsid w:val="001C26F5"/>
    <w:rsid w:val="001C58D9"/>
    <w:rsid w:val="001C7395"/>
    <w:rsid w:val="001D01C1"/>
    <w:rsid w:val="001D2AB0"/>
    <w:rsid w:val="001D2F28"/>
    <w:rsid w:val="001D59E5"/>
    <w:rsid w:val="001D67E7"/>
    <w:rsid w:val="001E0DEB"/>
    <w:rsid w:val="001E0E22"/>
    <w:rsid w:val="001E0E61"/>
    <w:rsid w:val="001E208E"/>
    <w:rsid w:val="001E3827"/>
    <w:rsid w:val="001E3C9D"/>
    <w:rsid w:val="001F1813"/>
    <w:rsid w:val="001F24CC"/>
    <w:rsid w:val="001F3922"/>
    <w:rsid w:val="001F406D"/>
    <w:rsid w:val="001F5272"/>
    <w:rsid w:val="001F5FCA"/>
    <w:rsid w:val="001F6DE7"/>
    <w:rsid w:val="001F732F"/>
    <w:rsid w:val="001F75F0"/>
    <w:rsid w:val="0020059F"/>
    <w:rsid w:val="0020291D"/>
    <w:rsid w:val="002038E6"/>
    <w:rsid w:val="00206036"/>
    <w:rsid w:val="0021081B"/>
    <w:rsid w:val="002116EE"/>
    <w:rsid w:val="002122CB"/>
    <w:rsid w:val="00213A2B"/>
    <w:rsid w:val="00214B19"/>
    <w:rsid w:val="002150EE"/>
    <w:rsid w:val="00215A4D"/>
    <w:rsid w:val="00216CE6"/>
    <w:rsid w:val="0022290B"/>
    <w:rsid w:val="0022458D"/>
    <w:rsid w:val="002247A3"/>
    <w:rsid w:val="00225469"/>
    <w:rsid w:val="00226C18"/>
    <w:rsid w:val="002277F4"/>
    <w:rsid w:val="00230F2E"/>
    <w:rsid w:val="002331F5"/>
    <w:rsid w:val="00233429"/>
    <w:rsid w:val="0023454C"/>
    <w:rsid w:val="00235899"/>
    <w:rsid w:val="002367C0"/>
    <w:rsid w:val="00237391"/>
    <w:rsid w:val="00237BD1"/>
    <w:rsid w:val="00243EA5"/>
    <w:rsid w:val="00244CED"/>
    <w:rsid w:val="00246955"/>
    <w:rsid w:val="002474A5"/>
    <w:rsid w:val="00247ACE"/>
    <w:rsid w:val="002506DE"/>
    <w:rsid w:val="0025363F"/>
    <w:rsid w:val="00254351"/>
    <w:rsid w:val="0025513A"/>
    <w:rsid w:val="002559B3"/>
    <w:rsid w:val="002559CE"/>
    <w:rsid w:val="002566D2"/>
    <w:rsid w:val="00261C96"/>
    <w:rsid w:val="00263593"/>
    <w:rsid w:val="0026415E"/>
    <w:rsid w:val="00264C26"/>
    <w:rsid w:val="00265077"/>
    <w:rsid w:val="002664BC"/>
    <w:rsid w:val="002674A6"/>
    <w:rsid w:val="002722A2"/>
    <w:rsid w:val="0027293A"/>
    <w:rsid w:val="002746AB"/>
    <w:rsid w:val="00275861"/>
    <w:rsid w:val="002777AA"/>
    <w:rsid w:val="002820AA"/>
    <w:rsid w:val="00282737"/>
    <w:rsid w:val="0028317B"/>
    <w:rsid w:val="0028456F"/>
    <w:rsid w:val="002857FE"/>
    <w:rsid w:val="002863F4"/>
    <w:rsid w:val="00286984"/>
    <w:rsid w:val="002869C4"/>
    <w:rsid w:val="00286D98"/>
    <w:rsid w:val="0028761C"/>
    <w:rsid w:val="00293E93"/>
    <w:rsid w:val="00294EDD"/>
    <w:rsid w:val="00296D50"/>
    <w:rsid w:val="00297F8B"/>
    <w:rsid w:val="002A12F9"/>
    <w:rsid w:val="002A578F"/>
    <w:rsid w:val="002A6FE1"/>
    <w:rsid w:val="002A7324"/>
    <w:rsid w:val="002B51B2"/>
    <w:rsid w:val="002B5914"/>
    <w:rsid w:val="002B5F7F"/>
    <w:rsid w:val="002B6C4B"/>
    <w:rsid w:val="002B75E2"/>
    <w:rsid w:val="002C0352"/>
    <w:rsid w:val="002C0F83"/>
    <w:rsid w:val="002C23ED"/>
    <w:rsid w:val="002C2D8E"/>
    <w:rsid w:val="002C44BC"/>
    <w:rsid w:val="002C56F7"/>
    <w:rsid w:val="002C6917"/>
    <w:rsid w:val="002D0AC3"/>
    <w:rsid w:val="002D1041"/>
    <w:rsid w:val="002D1D31"/>
    <w:rsid w:val="002D24A8"/>
    <w:rsid w:val="002D3C83"/>
    <w:rsid w:val="002D57F0"/>
    <w:rsid w:val="002D7F3E"/>
    <w:rsid w:val="002E012E"/>
    <w:rsid w:val="002E0338"/>
    <w:rsid w:val="002E29E7"/>
    <w:rsid w:val="002E397C"/>
    <w:rsid w:val="002E4322"/>
    <w:rsid w:val="002E5CA9"/>
    <w:rsid w:val="002E66B3"/>
    <w:rsid w:val="002E79DB"/>
    <w:rsid w:val="002E7C7D"/>
    <w:rsid w:val="002F05AE"/>
    <w:rsid w:val="002F1445"/>
    <w:rsid w:val="002F1C44"/>
    <w:rsid w:val="002F2083"/>
    <w:rsid w:val="002F2E77"/>
    <w:rsid w:val="002F35E3"/>
    <w:rsid w:val="002F3800"/>
    <w:rsid w:val="002F3960"/>
    <w:rsid w:val="002F3EB5"/>
    <w:rsid w:val="002F6855"/>
    <w:rsid w:val="002F689F"/>
    <w:rsid w:val="002F7AF5"/>
    <w:rsid w:val="002F7AFA"/>
    <w:rsid w:val="0030108F"/>
    <w:rsid w:val="003017F8"/>
    <w:rsid w:val="00301B17"/>
    <w:rsid w:val="00305C94"/>
    <w:rsid w:val="00306436"/>
    <w:rsid w:val="00306759"/>
    <w:rsid w:val="00306CB8"/>
    <w:rsid w:val="003075D1"/>
    <w:rsid w:val="00307696"/>
    <w:rsid w:val="00310BEA"/>
    <w:rsid w:val="00311E8D"/>
    <w:rsid w:val="00312947"/>
    <w:rsid w:val="00312ECB"/>
    <w:rsid w:val="00314007"/>
    <w:rsid w:val="003175A2"/>
    <w:rsid w:val="003229B3"/>
    <w:rsid w:val="00324424"/>
    <w:rsid w:val="00326066"/>
    <w:rsid w:val="003268C1"/>
    <w:rsid w:val="00327F82"/>
    <w:rsid w:val="0033065A"/>
    <w:rsid w:val="0033072C"/>
    <w:rsid w:val="003323B1"/>
    <w:rsid w:val="0033324E"/>
    <w:rsid w:val="003335AC"/>
    <w:rsid w:val="003346B4"/>
    <w:rsid w:val="00334C75"/>
    <w:rsid w:val="0034392E"/>
    <w:rsid w:val="003442A4"/>
    <w:rsid w:val="00344720"/>
    <w:rsid w:val="00346E15"/>
    <w:rsid w:val="003477E1"/>
    <w:rsid w:val="00351124"/>
    <w:rsid w:val="0035529F"/>
    <w:rsid w:val="0035702D"/>
    <w:rsid w:val="00357575"/>
    <w:rsid w:val="003600EC"/>
    <w:rsid w:val="003607F7"/>
    <w:rsid w:val="00360A05"/>
    <w:rsid w:val="00361AED"/>
    <w:rsid w:val="003623FE"/>
    <w:rsid w:val="00364489"/>
    <w:rsid w:val="003644D4"/>
    <w:rsid w:val="003647D3"/>
    <w:rsid w:val="003650DF"/>
    <w:rsid w:val="0036657B"/>
    <w:rsid w:val="00367BD5"/>
    <w:rsid w:val="00367E0E"/>
    <w:rsid w:val="00367FE5"/>
    <w:rsid w:val="00370A49"/>
    <w:rsid w:val="00371273"/>
    <w:rsid w:val="00372424"/>
    <w:rsid w:val="00373337"/>
    <w:rsid w:val="003736A6"/>
    <w:rsid w:val="00374907"/>
    <w:rsid w:val="00375FF0"/>
    <w:rsid w:val="00376B11"/>
    <w:rsid w:val="00377E18"/>
    <w:rsid w:val="0038041C"/>
    <w:rsid w:val="00381D36"/>
    <w:rsid w:val="00382124"/>
    <w:rsid w:val="00383112"/>
    <w:rsid w:val="003833C9"/>
    <w:rsid w:val="00383490"/>
    <w:rsid w:val="00383698"/>
    <w:rsid w:val="003864DE"/>
    <w:rsid w:val="00391197"/>
    <w:rsid w:val="00393DF5"/>
    <w:rsid w:val="0039400D"/>
    <w:rsid w:val="00395CCF"/>
    <w:rsid w:val="00396659"/>
    <w:rsid w:val="003A0C7B"/>
    <w:rsid w:val="003A26C0"/>
    <w:rsid w:val="003A31FA"/>
    <w:rsid w:val="003A3556"/>
    <w:rsid w:val="003A3988"/>
    <w:rsid w:val="003A39A4"/>
    <w:rsid w:val="003A4C25"/>
    <w:rsid w:val="003B03DA"/>
    <w:rsid w:val="003B0526"/>
    <w:rsid w:val="003B570D"/>
    <w:rsid w:val="003B6508"/>
    <w:rsid w:val="003B6965"/>
    <w:rsid w:val="003B6BAF"/>
    <w:rsid w:val="003B6BD4"/>
    <w:rsid w:val="003B74A9"/>
    <w:rsid w:val="003C0C7D"/>
    <w:rsid w:val="003C117F"/>
    <w:rsid w:val="003C198D"/>
    <w:rsid w:val="003C1EFA"/>
    <w:rsid w:val="003C2FE6"/>
    <w:rsid w:val="003C31A7"/>
    <w:rsid w:val="003C4668"/>
    <w:rsid w:val="003C4E78"/>
    <w:rsid w:val="003C512F"/>
    <w:rsid w:val="003C5201"/>
    <w:rsid w:val="003C61C8"/>
    <w:rsid w:val="003C6850"/>
    <w:rsid w:val="003D3DFD"/>
    <w:rsid w:val="003D5109"/>
    <w:rsid w:val="003D59BF"/>
    <w:rsid w:val="003D60F3"/>
    <w:rsid w:val="003D6DC0"/>
    <w:rsid w:val="003D7D90"/>
    <w:rsid w:val="003D7FDD"/>
    <w:rsid w:val="003E01AA"/>
    <w:rsid w:val="003E3F9B"/>
    <w:rsid w:val="003E4BE1"/>
    <w:rsid w:val="003E5CAA"/>
    <w:rsid w:val="003E6042"/>
    <w:rsid w:val="003E65A7"/>
    <w:rsid w:val="003E7695"/>
    <w:rsid w:val="003F056D"/>
    <w:rsid w:val="003F0AB7"/>
    <w:rsid w:val="003F1689"/>
    <w:rsid w:val="003F16F4"/>
    <w:rsid w:val="003F2B37"/>
    <w:rsid w:val="003F3584"/>
    <w:rsid w:val="003F48C6"/>
    <w:rsid w:val="003F5AF9"/>
    <w:rsid w:val="003F5E53"/>
    <w:rsid w:val="003F7248"/>
    <w:rsid w:val="003F7FA4"/>
    <w:rsid w:val="00405883"/>
    <w:rsid w:val="00405E6A"/>
    <w:rsid w:val="00406076"/>
    <w:rsid w:val="00412E8B"/>
    <w:rsid w:val="0041328C"/>
    <w:rsid w:val="004133B1"/>
    <w:rsid w:val="00413F47"/>
    <w:rsid w:val="00414000"/>
    <w:rsid w:val="00414923"/>
    <w:rsid w:val="0041514D"/>
    <w:rsid w:val="004178A8"/>
    <w:rsid w:val="00420892"/>
    <w:rsid w:val="00421933"/>
    <w:rsid w:val="00421F27"/>
    <w:rsid w:val="004233E8"/>
    <w:rsid w:val="00423C33"/>
    <w:rsid w:val="00424075"/>
    <w:rsid w:val="00424D4E"/>
    <w:rsid w:val="004250EC"/>
    <w:rsid w:val="00427092"/>
    <w:rsid w:val="00430B41"/>
    <w:rsid w:val="0043192F"/>
    <w:rsid w:val="00432294"/>
    <w:rsid w:val="00433056"/>
    <w:rsid w:val="004348BD"/>
    <w:rsid w:val="0043546C"/>
    <w:rsid w:val="0043596D"/>
    <w:rsid w:val="0044096D"/>
    <w:rsid w:val="00442B47"/>
    <w:rsid w:val="00445181"/>
    <w:rsid w:val="00445B36"/>
    <w:rsid w:val="00451675"/>
    <w:rsid w:val="004519B2"/>
    <w:rsid w:val="00452BAE"/>
    <w:rsid w:val="00453330"/>
    <w:rsid w:val="00453BF6"/>
    <w:rsid w:val="00454220"/>
    <w:rsid w:val="00454D42"/>
    <w:rsid w:val="00454FE3"/>
    <w:rsid w:val="0045556A"/>
    <w:rsid w:val="00455D31"/>
    <w:rsid w:val="00456C9A"/>
    <w:rsid w:val="00462539"/>
    <w:rsid w:val="00463F38"/>
    <w:rsid w:val="00467F03"/>
    <w:rsid w:val="00471CDF"/>
    <w:rsid w:val="00471EE4"/>
    <w:rsid w:val="0047488C"/>
    <w:rsid w:val="00475CF2"/>
    <w:rsid w:val="00477682"/>
    <w:rsid w:val="00481CEC"/>
    <w:rsid w:val="004834A2"/>
    <w:rsid w:val="00483991"/>
    <w:rsid w:val="00484BED"/>
    <w:rsid w:val="00484DDE"/>
    <w:rsid w:val="00485A04"/>
    <w:rsid w:val="004867DC"/>
    <w:rsid w:val="00486EFD"/>
    <w:rsid w:val="004904E5"/>
    <w:rsid w:val="0049107F"/>
    <w:rsid w:val="0049112A"/>
    <w:rsid w:val="00494357"/>
    <w:rsid w:val="00494560"/>
    <w:rsid w:val="0049651D"/>
    <w:rsid w:val="0049729E"/>
    <w:rsid w:val="0049796B"/>
    <w:rsid w:val="004A018E"/>
    <w:rsid w:val="004A2527"/>
    <w:rsid w:val="004A256C"/>
    <w:rsid w:val="004A2EEE"/>
    <w:rsid w:val="004A3077"/>
    <w:rsid w:val="004A424A"/>
    <w:rsid w:val="004A4F0F"/>
    <w:rsid w:val="004A6BBF"/>
    <w:rsid w:val="004A705E"/>
    <w:rsid w:val="004B081A"/>
    <w:rsid w:val="004B279F"/>
    <w:rsid w:val="004B3D3C"/>
    <w:rsid w:val="004B4070"/>
    <w:rsid w:val="004B40B0"/>
    <w:rsid w:val="004B477D"/>
    <w:rsid w:val="004B7038"/>
    <w:rsid w:val="004B7242"/>
    <w:rsid w:val="004C1655"/>
    <w:rsid w:val="004C2C13"/>
    <w:rsid w:val="004C4BB7"/>
    <w:rsid w:val="004C5258"/>
    <w:rsid w:val="004C6CE7"/>
    <w:rsid w:val="004C7043"/>
    <w:rsid w:val="004C7C83"/>
    <w:rsid w:val="004D1016"/>
    <w:rsid w:val="004D2635"/>
    <w:rsid w:val="004D26E3"/>
    <w:rsid w:val="004D292F"/>
    <w:rsid w:val="004D327B"/>
    <w:rsid w:val="004D6BE0"/>
    <w:rsid w:val="004D70AC"/>
    <w:rsid w:val="004D7157"/>
    <w:rsid w:val="004E116B"/>
    <w:rsid w:val="004E1E2C"/>
    <w:rsid w:val="004E2CA4"/>
    <w:rsid w:val="004E4A78"/>
    <w:rsid w:val="004E6243"/>
    <w:rsid w:val="004E641B"/>
    <w:rsid w:val="004E7C04"/>
    <w:rsid w:val="004F0135"/>
    <w:rsid w:val="004F0D18"/>
    <w:rsid w:val="004F1175"/>
    <w:rsid w:val="004F1E94"/>
    <w:rsid w:val="004F2CF8"/>
    <w:rsid w:val="004F4835"/>
    <w:rsid w:val="0050251D"/>
    <w:rsid w:val="005026AF"/>
    <w:rsid w:val="00502E2F"/>
    <w:rsid w:val="00505A54"/>
    <w:rsid w:val="00507A8C"/>
    <w:rsid w:val="0051087E"/>
    <w:rsid w:val="00511765"/>
    <w:rsid w:val="00511920"/>
    <w:rsid w:val="005137CF"/>
    <w:rsid w:val="0051414D"/>
    <w:rsid w:val="0051710A"/>
    <w:rsid w:val="00517825"/>
    <w:rsid w:val="0052023B"/>
    <w:rsid w:val="00521B1A"/>
    <w:rsid w:val="005228AE"/>
    <w:rsid w:val="00523F54"/>
    <w:rsid w:val="00524210"/>
    <w:rsid w:val="005262D5"/>
    <w:rsid w:val="0053008F"/>
    <w:rsid w:val="0053042F"/>
    <w:rsid w:val="00530CDB"/>
    <w:rsid w:val="005325FC"/>
    <w:rsid w:val="005407F7"/>
    <w:rsid w:val="00546A68"/>
    <w:rsid w:val="00547BD0"/>
    <w:rsid w:val="00551987"/>
    <w:rsid w:val="0055208A"/>
    <w:rsid w:val="00552721"/>
    <w:rsid w:val="00552DB5"/>
    <w:rsid w:val="00561F5A"/>
    <w:rsid w:val="00562A71"/>
    <w:rsid w:val="00565B12"/>
    <w:rsid w:val="005667AB"/>
    <w:rsid w:val="00570767"/>
    <w:rsid w:val="0057111D"/>
    <w:rsid w:val="0057123F"/>
    <w:rsid w:val="0057171E"/>
    <w:rsid w:val="005721E0"/>
    <w:rsid w:val="005723CC"/>
    <w:rsid w:val="00573C5A"/>
    <w:rsid w:val="005744DA"/>
    <w:rsid w:val="00574B4C"/>
    <w:rsid w:val="00575239"/>
    <w:rsid w:val="00575331"/>
    <w:rsid w:val="005754CC"/>
    <w:rsid w:val="00575CE1"/>
    <w:rsid w:val="00576F05"/>
    <w:rsid w:val="0057784D"/>
    <w:rsid w:val="00577E9A"/>
    <w:rsid w:val="00580BF0"/>
    <w:rsid w:val="0058214F"/>
    <w:rsid w:val="005906F8"/>
    <w:rsid w:val="00591336"/>
    <w:rsid w:val="00591351"/>
    <w:rsid w:val="00592477"/>
    <w:rsid w:val="00593264"/>
    <w:rsid w:val="0059478C"/>
    <w:rsid w:val="00595EAD"/>
    <w:rsid w:val="00595F23"/>
    <w:rsid w:val="00595F8A"/>
    <w:rsid w:val="00596B75"/>
    <w:rsid w:val="005977D1"/>
    <w:rsid w:val="005A03FA"/>
    <w:rsid w:val="005A0DE9"/>
    <w:rsid w:val="005A131F"/>
    <w:rsid w:val="005A3023"/>
    <w:rsid w:val="005A40CC"/>
    <w:rsid w:val="005A4BE5"/>
    <w:rsid w:val="005A5C07"/>
    <w:rsid w:val="005A5FD2"/>
    <w:rsid w:val="005A6FC6"/>
    <w:rsid w:val="005A7E29"/>
    <w:rsid w:val="005B09DA"/>
    <w:rsid w:val="005B17EA"/>
    <w:rsid w:val="005B19DD"/>
    <w:rsid w:val="005B2A4F"/>
    <w:rsid w:val="005B3105"/>
    <w:rsid w:val="005B590D"/>
    <w:rsid w:val="005C04C5"/>
    <w:rsid w:val="005C21D1"/>
    <w:rsid w:val="005C37D0"/>
    <w:rsid w:val="005C51C2"/>
    <w:rsid w:val="005C59F2"/>
    <w:rsid w:val="005C5D73"/>
    <w:rsid w:val="005C695B"/>
    <w:rsid w:val="005C6CB8"/>
    <w:rsid w:val="005C71BD"/>
    <w:rsid w:val="005D09A4"/>
    <w:rsid w:val="005D126C"/>
    <w:rsid w:val="005D1BD4"/>
    <w:rsid w:val="005D20DA"/>
    <w:rsid w:val="005D224A"/>
    <w:rsid w:val="005D43C7"/>
    <w:rsid w:val="005D52B8"/>
    <w:rsid w:val="005D6281"/>
    <w:rsid w:val="005D70FB"/>
    <w:rsid w:val="005E03F6"/>
    <w:rsid w:val="005E0DDF"/>
    <w:rsid w:val="005E1CFE"/>
    <w:rsid w:val="005E1F80"/>
    <w:rsid w:val="005E4F50"/>
    <w:rsid w:val="005E6438"/>
    <w:rsid w:val="005F0846"/>
    <w:rsid w:val="005F18C8"/>
    <w:rsid w:val="005F18F0"/>
    <w:rsid w:val="005F25B5"/>
    <w:rsid w:val="005F31BE"/>
    <w:rsid w:val="005F61E9"/>
    <w:rsid w:val="005F6CD8"/>
    <w:rsid w:val="00604977"/>
    <w:rsid w:val="00606DE1"/>
    <w:rsid w:val="0060721E"/>
    <w:rsid w:val="006107BA"/>
    <w:rsid w:val="00610A9A"/>
    <w:rsid w:val="00610FF7"/>
    <w:rsid w:val="00612006"/>
    <w:rsid w:val="00615B91"/>
    <w:rsid w:val="00623E79"/>
    <w:rsid w:val="00634D5C"/>
    <w:rsid w:val="0063570E"/>
    <w:rsid w:val="00637456"/>
    <w:rsid w:val="0064016D"/>
    <w:rsid w:val="00642834"/>
    <w:rsid w:val="00642D4C"/>
    <w:rsid w:val="00645189"/>
    <w:rsid w:val="006466A1"/>
    <w:rsid w:val="00646D32"/>
    <w:rsid w:val="00650052"/>
    <w:rsid w:val="0065227B"/>
    <w:rsid w:val="006535DB"/>
    <w:rsid w:val="0065414D"/>
    <w:rsid w:val="00655270"/>
    <w:rsid w:val="006563BC"/>
    <w:rsid w:val="00656650"/>
    <w:rsid w:val="00660232"/>
    <w:rsid w:val="00660D85"/>
    <w:rsid w:val="006647F4"/>
    <w:rsid w:val="006648A7"/>
    <w:rsid w:val="006650C6"/>
    <w:rsid w:val="00666ED9"/>
    <w:rsid w:val="00670993"/>
    <w:rsid w:val="00674D73"/>
    <w:rsid w:val="0067689B"/>
    <w:rsid w:val="00677CBE"/>
    <w:rsid w:val="00680E95"/>
    <w:rsid w:val="00680ECB"/>
    <w:rsid w:val="00681AEB"/>
    <w:rsid w:val="00681ED9"/>
    <w:rsid w:val="00681F08"/>
    <w:rsid w:val="006823DC"/>
    <w:rsid w:val="00683032"/>
    <w:rsid w:val="006838F4"/>
    <w:rsid w:val="00683F96"/>
    <w:rsid w:val="0068522F"/>
    <w:rsid w:val="00685E82"/>
    <w:rsid w:val="00685E9F"/>
    <w:rsid w:val="0068683B"/>
    <w:rsid w:val="006876BA"/>
    <w:rsid w:val="0069093E"/>
    <w:rsid w:val="00690E24"/>
    <w:rsid w:val="0069107A"/>
    <w:rsid w:val="006915B8"/>
    <w:rsid w:val="006916FA"/>
    <w:rsid w:val="006925DB"/>
    <w:rsid w:val="006925E1"/>
    <w:rsid w:val="0069268E"/>
    <w:rsid w:val="00692C00"/>
    <w:rsid w:val="00693D88"/>
    <w:rsid w:val="00694049"/>
    <w:rsid w:val="00694C1C"/>
    <w:rsid w:val="006950A6"/>
    <w:rsid w:val="00695C01"/>
    <w:rsid w:val="006965AA"/>
    <w:rsid w:val="006977BE"/>
    <w:rsid w:val="006A2D82"/>
    <w:rsid w:val="006A54F6"/>
    <w:rsid w:val="006A586B"/>
    <w:rsid w:val="006B093A"/>
    <w:rsid w:val="006B26C4"/>
    <w:rsid w:val="006B3B70"/>
    <w:rsid w:val="006B510D"/>
    <w:rsid w:val="006B5FB7"/>
    <w:rsid w:val="006C10EA"/>
    <w:rsid w:val="006C10FB"/>
    <w:rsid w:val="006C1291"/>
    <w:rsid w:val="006C144B"/>
    <w:rsid w:val="006C196B"/>
    <w:rsid w:val="006C1F16"/>
    <w:rsid w:val="006C223E"/>
    <w:rsid w:val="006C46D9"/>
    <w:rsid w:val="006C5714"/>
    <w:rsid w:val="006C6198"/>
    <w:rsid w:val="006C6723"/>
    <w:rsid w:val="006C738F"/>
    <w:rsid w:val="006D0CD3"/>
    <w:rsid w:val="006D10EC"/>
    <w:rsid w:val="006D2695"/>
    <w:rsid w:val="006D2B14"/>
    <w:rsid w:val="006D2F9E"/>
    <w:rsid w:val="006D3E6C"/>
    <w:rsid w:val="006D4B7D"/>
    <w:rsid w:val="006D5711"/>
    <w:rsid w:val="006D579B"/>
    <w:rsid w:val="006D6BAE"/>
    <w:rsid w:val="006D7602"/>
    <w:rsid w:val="006D7B7D"/>
    <w:rsid w:val="006E041F"/>
    <w:rsid w:val="006E19CF"/>
    <w:rsid w:val="006E3125"/>
    <w:rsid w:val="006F002B"/>
    <w:rsid w:val="006F0AC4"/>
    <w:rsid w:val="006F0E79"/>
    <w:rsid w:val="006F3621"/>
    <w:rsid w:val="006F390B"/>
    <w:rsid w:val="006F53CA"/>
    <w:rsid w:val="007017B9"/>
    <w:rsid w:val="00701916"/>
    <w:rsid w:val="00702720"/>
    <w:rsid w:val="00704AEB"/>
    <w:rsid w:val="00704E03"/>
    <w:rsid w:val="007051B8"/>
    <w:rsid w:val="0070748A"/>
    <w:rsid w:val="00707EB5"/>
    <w:rsid w:val="00710E80"/>
    <w:rsid w:val="0071228C"/>
    <w:rsid w:val="00712C09"/>
    <w:rsid w:val="00713C7B"/>
    <w:rsid w:val="00716EFC"/>
    <w:rsid w:val="00717F04"/>
    <w:rsid w:val="00720FB2"/>
    <w:rsid w:val="0072209B"/>
    <w:rsid w:val="007227D1"/>
    <w:rsid w:val="0072375F"/>
    <w:rsid w:val="007245C9"/>
    <w:rsid w:val="00725F74"/>
    <w:rsid w:val="00726DDF"/>
    <w:rsid w:val="00731303"/>
    <w:rsid w:val="00731F4B"/>
    <w:rsid w:val="007320D3"/>
    <w:rsid w:val="0073215E"/>
    <w:rsid w:val="007322DF"/>
    <w:rsid w:val="00732E0A"/>
    <w:rsid w:val="0073447B"/>
    <w:rsid w:val="00734BE8"/>
    <w:rsid w:val="00734D7E"/>
    <w:rsid w:val="00735BC1"/>
    <w:rsid w:val="0073714E"/>
    <w:rsid w:val="007403D0"/>
    <w:rsid w:val="00740CDF"/>
    <w:rsid w:val="00741FEF"/>
    <w:rsid w:val="0074236B"/>
    <w:rsid w:val="0074282A"/>
    <w:rsid w:val="00743FD4"/>
    <w:rsid w:val="0075022E"/>
    <w:rsid w:val="00750F14"/>
    <w:rsid w:val="00751C79"/>
    <w:rsid w:val="00753C78"/>
    <w:rsid w:val="00754193"/>
    <w:rsid w:val="007564B4"/>
    <w:rsid w:val="0075780C"/>
    <w:rsid w:val="007623F5"/>
    <w:rsid w:val="00763FF4"/>
    <w:rsid w:val="00766754"/>
    <w:rsid w:val="00770CD4"/>
    <w:rsid w:val="00771BFF"/>
    <w:rsid w:val="00771CBB"/>
    <w:rsid w:val="00771F5C"/>
    <w:rsid w:val="00772743"/>
    <w:rsid w:val="007733E4"/>
    <w:rsid w:val="007739E0"/>
    <w:rsid w:val="00774064"/>
    <w:rsid w:val="00775258"/>
    <w:rsid w:val="00775BCF"/>
    <w:rsid w:val="00775E78"/>
    <w:rsid w:val="007769DC"/>
    <w:rsid w:val="00781A29"/>
    <w:rsid w:val="007820C4"/>
    <w:rsid w:val="00784D2C"/>
    <w:rsid w:val="007867B5"/>
    <w:rsid w:val="00787863"/>
    <w:rsid w:val="00790172"/>
    <w:rsid w:val="00793C2B"/>
    <w:rsid w:val="00795C95"/>
    <w:rsid w:val="00796FA2"/>
    <w:rsid w:val="007A1D9F"/>
    <w:rsid w:val="007A38DE"/>
    <w:rsid w:val="007A45BF"/>
    <w:rsid w:val="007A6EB0"/>
    <w:rsid w:val="007B0194"/>
    <w:rsid w:val="007B0880"/>
    <w:rsid w:val="007B3E15"/>
    <w:rsid w:val="007B402A"/>
    <w:rsid w:val="007B5B34"/>
    <w:rsid w:val="007B5E49"/>
    <w:rsid w:val="007B659D"/>
    <w:rsid w:val="007B7486"/>
    <w:rsid w:val="007B75A8"/>
    <w:rsid w:val="007B76E7"/>
    <w:rsid w:val="007C19E8"/>
    <w:rsid w:val="007C3A6D"/>
    <w:rsid w:val="007C420F"/>
    <w:rsid w:val="007C4F7E"/>
    <w:rsid w:val="007C67E0"/>
    <w:rsid w:val="007C6E06"/>
    <w:rsid w:val="007C7C1D"/>
    <w:rsid w:val="007C7CA8"/>
    <w:rsid w:val="007D0970"/>
    <w:rsid w:val="007D1C7E"/>
    <w:rsid w:val="007D2B02"/>
    <w:rsid w:val="007D3F86"/>
    <w:rsid w:val="007D47B3"/>
    <w:rsid w:val="007D62A4"/>
    <w:rsid w:val="007D646E"/>
    <w:rsid w:val="007D6BFF"/>
    <w:rsid w:val="007D6CB8"/>
    <w:rsid w:val="007E19CD"/>
    <w:rsid w:val="007E3231"/>
    <w:rsid w:val="007E41AE"/>
    <w:rsid w:val="007E42FD"/>
    <w:rsid w:val="007E6417"/>
    <w:rsid w:val="007E6FD3"/>
    <w:rsid w:val="007E7A45"/>
    <w:rsid w:val="007E7B24"/>
    <w:rsid w:val="007F053C"/>
    <w:rsid w:val="007F0800"/>
    <w:rsid w:val="007F1D2D"/>
    <w:rsid w:val="007F3FCF"/>
    <w:rsid w:val="007F44E1"/>
    <w:rsid w:val="007F4551"/>
    <w:rsid w:val="007F476D"/>
    <w:rsid w:val="007F4B73"/>
    <w:rsid w:val="007F575E"/>
    <w:rsid w:val="007F5C90"/>
    <w:rsid w:val="007F7C65"/>
    <w:rsid w:val="00800588"/>
    <w:rsid w:val="00800F00"/>
    <w:rsid w:val="00802C1A"/>
    <w:rsid w:val="00803270"/>
    <w:rsid w:val="00803525"/>
    <w:rsid w:val="00803A5E"/>
    <w:rsid w:val="00813BBB"/>
    <w:rsid w:val="008160B5"/>
    <w:rsid w:val="00820ED4"/>
    <w:rsid w:val="00821567"/>
    <w:rsid w:val="00822CCF"/>
    <w:rsid w:val="008231F5"/>
    <w:rsid w:val="0082356F"/>
    <w:rsid w:val="00823D4F"/>
    <w:rsid w:val="00825844"/>
    <w:rsid w:val="00825D66"/>
    <w:rsid w:val="008260BB"/>
    <w:rsid w:val="00826881"/>
    <w:rsid w:val="008301BF"/>
    <w:rsid w:val="00832097"/>
    <w:rsid w:val="008328E5"/>
    <w:rsid w:val="008359AB"/>
    <w:rsid w:val="00837937"/>
    <w:rsid w:val="00837E4E"/>
    <w:rsid w:val="00837F37"/>
    <w:rsid w:val="00837F60"/>
    <w:rsid w:val="00841F07"/>
    <w:rsid w:val="00842832"/>
    <w:rsid w:val="008429B7"/>
    <w:rsid w:val="0084335E"/>
    <w:rsid w:val="00844E17"/>
    <w:rsid w:val="00845F21"/>
    <w:rsid w:val="00846CBB"/>
    <w:rsid w:val="00850FB1"/>
    <w:rsid w:val="00851858"/>
    <w:rsid w:val="00851E1E"/>
    <w:rsid w:val="00853A93"/>
    <w:rsid w:val="00854E8D"/>
    <w:rsid w:val="008556B2"/>
    <w:rsid w:val="00860763"/>
    <w:rsid w:val="00860CF1"/>
    <w:rsid w:val="00862510"/>
    <w:rsid w:val="008640ED"/>
    <w:rsid w:val="0086422A"/>
    <w:rsid w:val="00864BB6"/>
    <w:rsid w:val="00864F94"/>
    <w:rsid w:val="008650FF"/>
    <w:rsid w:val="0086668E"/>
    <w:rsid w:val="0086695A"/>
    <w:rsid w:val="0086767C"/>
    <w:rsid w:val="0087158C"/>
    <w:rsid w:val="008721C5"/>
    <w:rsid w:val="00873BDE"/>
    <w:rsid w:val="00875584"/>
    <w:rsid w:val="0087616E"/>
    <w:rsid w:val="0087641B"/>
    <w:rsid w:val="00877EE7"/>
    <w:rsid w:val="00880AFC"/>
    <w:rsid w:val="0088370D"/>
    <w:rsid w:val="00884832"/>
    <w:rsid w:val="00887865"/>
    <w:rsid w:val="008917FF"/>
    <w:rsid w:val="00893F84"/>
    <w:rsid w:val="008940EB"/>
    <w:rsid w:val="00894227"/>
    <w:rsid w:val="008945ED"/>
    <w:rsid w:val="00894949"/>
    <w:rsid w:val="008978E0"/>
    <w:rsid w:val="008A0037"/>
    <w:rsid w:val="008A1A20"/>
    <w:rsid w:val="008A1E4F"/>
    <w:rsid w:val="008A312A"/>
    <w:rsid w:val="008A3E7D"/>
    <w:rsid w:val="008A4DEA"/>
    <w:rsid w:val="008A6CE2"/>
    <w:rsid w:val="008A7D6F"/>
    <w:rsid w:val="008B0D2E"/>
    <w:rsid w:val="008B1A60"/>
    <w:rsid w:val="008B4AA4"/>
    <w:rsid w:val="008B4B37"/>
    <w:rsid w:val="008B78EB"/>
    <w:rsid w:val="008C0C57"/>
    <w:rsid w:val="008C45FF"/>
    <w:rsid w:val="008C5321"/>
    <w:rsid w:val="008C619D"/>
    <w:rsid w:val="008C67C8"/>
    <w:rsid w:val="008C7C2D"/>
    <w:rsid w:val="008D1D46"/>
    <w:rsid w:val="008D24EB"/>
    <w:rsid w:val="008D618B"/>
    <w:rsid w:val="008D6C0E"/>
    <w:rsid w:val="008E1292"/>
    <w:rsid w:val="008E374D"/>
    <w:rsid w:val="008E566E"/>
    <w:rsid w:val="008E7A3D"/>
    <w:rsid w:val="008F0741"/>
    <w:rsid w:val="008F216D"/>
    <w:rsid w:val="008F291C"/>
    <w:rsid w:val="008F3AF6"/>
    <w:rsid w:val="008F4CD9"/>
    <w:rsid w:val="008F7598"/>
    <w:rsid w:val="009007C6"/>
    <w:rsid w:val="009036AB"/>
    <w:rsid w:val="009039C6"/>
    <w:rsid w:val="00904592"/>
    <w:rsid w:val="009047F6"/>
    <w:rsid w:val="009077F4"/>
    <w:rsid w:val="009078B8"/>
    <w:rsid w:val="00910AFD"/>
    <w:rsid w:val="00910B9D"/>
    <w:rsid w:val="00910C7A"/>
    <w:rsid w:val="009165F3"/>
    <w:rsid w:val="009208CB"/>
    <w:rsid w:val="009216AE"/>
    <w:rsid w:val="0092460F"/>
    <w:rsid w:val="009248A0"/>
    <w:rsid w:val="00924F7F"/>
    <w:rsid w:val="00925E72"/>
    <w:rsid w:val="00927523"/>
    <w:rsid w:val="00931A56"/>
    <w:rsid w:val="0093385A"/>
    <w:rsid w:val="009343A6"/>
    <w:rsid w:val="009343FC"/>
    <w:rsid w:val="009345B8"/>
    <w:rsid w:val="009347E9"/>
    <w:rsid w:val="00934BDA"/>
    <w:rsid w:val="009352F7"/>
    <w:rsid w:val="00935387"/>
    <w:rsid w:val="0093575B"/>
    <w:rsid w:val="00936277"/>
    <w:rsid w:val="00940426"/>
    <w:rsid w:val="009411C9"/>
    <w:rsid w:val="009437F7"/>
    <w:rsid w:val="00944D4E"/>
    <w:rsid w:val="00947280"/>
    <w:rsid w:val="00952D6F"/>
    <w:rsid w:val="00954FCD"/>
    <w:rsid w:val="00956884"/>
    <w:rsid w:val="00956A3E"/>
    <w:rsid w:val="0095743B"/>
    <w:rsid w:val="009576E8"/>
    <w:rsid w:val="00961BA0"/>
    <w:rsid w:val="0096460D"/>
    <w:rsid w:val="00966780"/>
    <w:rsid w:val="00967C34"/>
    <w:rsid w:val="009718A1"/>
    <w:rsid w:val="0097191B"/>
    <w:rsid w:val="00973DCF"/>
    <w:rsid w:val="00974B95"/>
    <w:rsid w:val="00976317"/>
    <w:rsid w:val="009764DA"/>
    <w:rsid w:val="00980CAC"/>
    <w:rsid w:val="009814C1"/>
    <w:rsid w:val="00982B4F"/>
    <w:rsid w:val="009839B5"/>
    <w:rsid w:val="009922DE"/>
    <w:rsid w:val="009930A4"/>
    <w:rsid w:val="009934D0"/>
    <w:rsid w:val="009940AA"/>
    <w:rsid w:val="00996DF8"/>
    <w:rsid w:val="009A08CA"/>
    <w:rsid w:val="009A0D15"/>
    <w:rsid w:val="009A1C18"/>
    <w:rsid w:val="009A31B3"/>
    <w:rsid w:val="009A3841"/>
    <w:rsid w:val="009A5B30"/>
    <w:rsid w:val="009A6186"/>
    <w:rsid w:val="009B0E82"/>
    <w:rsid w:val="009B1FE4"/>
    <w:rsid w:val="009B2A0C"/>
    <w:rsid w:val="009B37C2"/>
    <w:rsid w:val="009B53C8"/>
    <w:rsid w:val="009B5B34"/>
    <w:rsid w:val="009B6081"/>
    <w:rsid w:val="009B630A"/>
    <w:rsid w:val="009B7DA6"/>
    <w:rsid w:val="009C0163"/>
    <w:rsid w:val="009C115A"/>
    <w:rsid w:val="009C14DC"/>
    <w:rsid w:val="009C16C0"/>
    <w:rsid w:val="009C28CC"/>
    <w:rsid w:val="009C5A21"/>
    <w:rsid w:val="009C6FD3"/>
    <w:rsid w:val="009D04B9"/>
    <w:rsid w:val="009D0914"/>
    <w:rsid w:val="009D17BA"/>
    <w:rsid w:val="009D2483"/>
    <w:rsid w:val="009D2AA3"/>
    <w:rsid w:val="009D31E5"/>
    <w:rsid w:val="009D335B"/>
    <w:rsid w:val="009D34CF"/>
    <w:rsid w:val="009D3F65"/>
    <w:rsid w:val="009D6B70"/>
    <w:rsid w:val="009D7B4F"/>
    <w:rsid w:val="009E0B61"/>
    <w:rsid w:val="009E1D15"/>
    <w:rsid w:val="009E2CAB"/>
    <w:rsid w:val="009E3538"/>
    <w:rsid w:val="009E3806"/>
    <w:rsid w:val="009E3E81"/>
    <w:rsid w:val="009E4072"/>
    <w:rsid w:val="009E49BB"/>
    <w:rsid w:val="009E532C"/>
    <w:rsid w:val="009E53C9"/>
    <w:rsid w:val="009E773B"/>
    <w:rsid w:val="009F05A6"/>
    <w:rsid w:val="009F086A"/>
    <w:rsid w:val="009F20EF"/>
    <w:rsid w:val="009F21C7"/>
    <w:rsid w:val="009F2598"/>
    <w:rsid w:val="009F590F"/>
    <w:rsid w:val="009F59BC"/>
    <w:rsid w:val="009F5D6A"/>
    <w:rsid w:val="009F61EF"/>
    <w:rsid w:val="009F7CE9"/>
    <w:rsid w:val="00A00BCA"/>
    <w:rsid w:val="00A00EAA"/>
    <w:rsid w:val="00A00FA5"/>
    <w:rsid w:val="00A03125"/>
    <w:rsid w:val="00A03866"/>
    <w:rsid w:val="00A04A03"/>
    <w:rsid w:val="00A06D6F"/>
    <w:rsid w:val="00A1242A"/>
    <w:rsid w:val="00A129D2"/>
    <w:rsid w:val="00A13195"/>
    <w:rsid w:val="00A14A59"/>
    <w:rsid w:val="00A20A64"/>
    <w:rsid w:val="00A20E93"/>
    <w:rsid w:val="00A227B6"/>
    <w:rsid w:val="00A22AEB"/>
    <w:rsid w:val="00A2394C"/>
    <w:rsid w:val="00A27329"/>
    <w:rsid w:val="00A27669"/>
    <w:rsid w:val="00A2791F"/>
    <w:rsid w:val="00A328DF"/>
    <w:rsid w:val="00A32EE5"/>
    <w:rsid w:val="00A33103"/>
    <w:rsid w:val="00A335AA"/>
    <w:rsid w:val="00A337AC"/>
    <w:rsid w:val="00A33BC1"/>
    <w:rsid w:val="00A36310"/>
    <w:rsid w:val="00A36A9E"/>
    <w:rsid w:val="00A37F53"/>
    <w:rsid w:val="00A4049A"/>
    <w:rsid w:val="00A4086C"/>
    <w:rsid w:val="00A41C0D"/>
    <w:rsid w:val="00A4239E"/>
    <w:rsid w:val="00A42430"/>
    <w:rsid w:val="00A43D57"/>
    <w:rsid w:val="00A44582"/>
    <w:rsid w:val="00A448B7"/>
    <w:rsid w:val="00A46A79"/>
    <w:rsid w:val="00A4757C"/>
    <w:rsid w:val="00A5062C"/>
    <w:rsid w:val="00A50CA6"/>
    <w:rsid w:val="00A5121E"/>
    <w:rsid w:val="00A51942"/>
    <w:rsid w:val="00A51A42"/>
    <w:rsid w:val="00A52AD9"/>
    <w:rsid w:val="00A53DFB"/>
    <w:rsid w:val="00A544DC"/>
    <w:rsid w:val="00A55770"/>
    <w:rsid w:val="00A57112"/>
    <w:rsid w:val="00A57A4F"/>
    <w:rsid w:val="00A6256A"/>
    <w:rsid w:val="00A6488C"/>
    <w:rsid w:val="00A6615A"/>
    <w:rsid w:val="00A7117C"/>
    <w:rsid w:val="00A7144E"/>
    <w:rsid w:val="00A72CA4"/>
    <w:rsid w:val="00A755AA"/>
    <w:rsid w:val="00A75606"/>
    <w:rsid w:val="00A76AE2"/>
    <w:rsid w:val="00A76BAA"/>
    <w:rsid w:val="00A77C64"/>
    <w:rsid w:val="00A80A24"/>
    <w:rsid w:val="00A81304"/>
    <w:rsid w:val="00A81BAA"/>
    <w:rsid w:val="00A8236A"/>
    <w:rsid w:val="00A833B9"/>
    <w:rsid w:val="00A83461"/>
    <w:rsid w:val="00A837D1"/>
    <w:rsid w:val="00A84586"/>
    <w:rsid w:val="00A8550F"/>
    <w:rsid w:val="00A855E6"/>
    <w:rsid w:val="00A8568D"/>
    <w:rsid w:val="00A86B9B"/>
    <w:rsid w:val="00A86F56"/>
    <w:rsid w:val="00A871D2"/>
    <w:rsid w:val="00A87365"/>
    <w:rsid w:val="00A900E7"/>
    <w:rsid w:val="00A92D54"/>
    <w:rsid w:val="00A93FDC"/>
    <w:rsid w:val="00A94060"/>
    <w:rsid w:val="00A954CB"/>
    <w:rsid w:val="00A96E2A"/>
    <w:rsid w:val="00AA0898"/>
    <w:rsid w:val="00AA35A5"/>
    <w:rsid w:val="00AA49DB"/>
    <w:rsid w:val="00AA5834"/>
    <w:rsid w:val="00AA5C0C"/>
    <w:rsid w:val="00AA7135"/>
    <w:rsid w:val="00AB0696"/>
    <w:rsid w:val="00AB09F3"/>
    <w:rsid w:val="00AB1713"/>
    <w:rsid w:val="00AB2735"/>
    <w:rsid w:val="00AB39D9"/>
    <w:rsid w:val="00AB57BD"/>
    <w:rsid w:val="00AB5E33"/>
    <w:rsid w:val="00AC2141"/>
    <w:rsid w:val="00AC416F"/>
    <w:rsid w:val="00AC4696"/>
    <w:rsid w:val="00AD09CC"/>
    <w:rsid w:val="00AD1325"/>
    <w:rsid w:val="00AD2695"/>
    <w:rsid w:val="00AD337B"/>
    <w:rsid w:val="00AD4280"/>
    <w:rsid w:val="00AD79E0"/>
    <w:rsid w:val="00AE18AB"/>
    <w:rsid w:val="00AE1A3C"/>
    <w:rsid w:val="00AE1C8F"/>
    <w:rsid w:val="00AE2E85"/>
    <w:rsid w:val="00AE2E93"/>
    <w:rsid w:val="00AE352B"/>
    <w:rsid w:val="00AE4B78"/>
    <w:rsid w:val="00AE61E4"/>
    <w:rsid w:val="00AE6E9F"/>
    <w:rsid w:val="00AE7A43"/>
    <w:rsid w:val="00AE7D3C"/>
    <w:rsid w:val="00AF0458"/>
    <w:rsid w:val="00AF2D3C"/>
    <w:rsid w:val="00AF3558"/>
    <w:rsid w:val="00AF62DB"/>
    <w:rsid w:val="00B017F4"/>
    <w:rsid w:val="00B030DE"/>
    <w:rsid w:val="00B03C20"/>
    <w:rsid w:val="00B042E0"/>
    <w:rsid w:val="00B054C5"/>
    <w:rsid w:val="00B06C05"/>
    <w:rsid w:val="00B07A0C"/>
    <w:rsid w:val="00B11B4D"/>
    <w:rsid w:val="00B13263"/>
    <w:rsid w:val="00B13368"/>
    <w:rsid w:val="00B137F0"/>
    <w:rsid w:val="00B13FFC"/>
    <w:rsid w:val="00B150E5"/>
    <w:rsid w:val="00B1796D"/>
    <w:rsid w:val="00B206A7"/>
    <w:rsid w:val="00B21305"/>
    <w:rsid w:val="00B22DE9"/>
    <w:rsid w:val="00B2471A"/>
    <w:rsid w:val="00B24EBE"/>
    <w:rsid w:val="00B25CEA"/>
    <w:rsid w:val="00B3024F"/>
    <w:rsid w:val="00B32D8D"/>
    <w:rsid w:val="00B331E1"/>
    <w:rsid w:val="00B33DF1"/>
    <w:rsid w:val="00B35658"/>
    <w:rsid w:val="00B3692F"/>
    <w:rsid w:val="00B3705C"/>
    <w:rsid w:val="00B37BD4"/>
    <w:rsid w:val="00B40C2A"/>
    <w:rsid w:val="00B40ECF"/>
    <w:rsid w:val="00B40EF7"/>
    <w:rsid w:val="00B41E0A"/>
    <w:rsid w:val="00B436C7"/>
    <w:rsid w:val="00B43AA4"/>
    <w:rsid w:val="00B451D4"/>
    <w:rsid w:val="00B51031"/>
    <w:rsid w:val="00B51257"/>
    <w:rsid w:val="00B512E1"/>
    <w:rsid w:val="00B51445"/>
    <w:rsid w:val="00B51B66"/>
    <w:rsid w:val="00B52DDA"/>
    <w:rsid w:val="00B53327"/>
    <w:rsid w:val="00B54F1B"/>
    <w:rsid w:val="00B55DB4"/>
    <w:rsid w:val="00B60073"/>
    <w:rsid w:val="00B603FB"/>
    <w:rsid w:val="00B62D71"/>
    <w:rsid w:val="00B640DE"/>
    <w:rsid w:val="00B6421C"/>
    <w:rsid w:val="00B64D3E"/>
    <w:rsid w:val="00B661B4"/>
    <w:rsid w:val="00B7041C"/>
    <w:rsid w:val="00B70C5D"/>
    <w:rsid w:val="00B73A57"/>
    <w:rsid w:val="00B7555C"/>
    <w:rsid w:val="00B76BE7"/>
    <w:rsid w:val="00B82371"/>
    <w:rsid w:val="00B82C37"/>
    <w:rsid w:val="00B83559"/>
    <w:rsid w:val="00B85149"/>
    <w:rsid w:val="00B8548A"/>
    <w:rsid w:val="00B90612"/>
    <w:rsid w:val="00B913A6"/>
    <w:rsid w:val="00B9233D"/>
    <w:rsid w:val="00B928B2"/>
    <w:rsid w:val="00B94607"/>
    <w:rsid w:val="00B95DA8"/>
    <w:rsid w:val="00B960A9"/>
    <w:rsid w:val="00BA2ABC"/>
    <w:rsid w:val="00BA30FA"/>
    <w:rsid w:val="00BA3F6B"/>
    <w:rsid w:val="00BA4180"/>
    <w:rsid w:val="00BA5A26"/>
    <w:rsid w:val="00BB0511"/>
    <w:rsid w:val="00BB2DEE"/>
    <w:rsid w:val="00BB3C1A"/>
    <w:rsid w:val="00BB58DC"/>
    <w:rsid w:val="00BC2B73"/>
    <w:rsid w:val="00BC2CA1"/>
    <w:rsid w:val="00BC3B11"/>
    <w:rsid w:val="00BC53AD"/>
    <w:rsid w:val="00BC55A8"/>
    <w:rsid w:val="00BC612D"/>
    <w:rsid w:val="00BC6BEC"/>
    <w:rsid w:val="00BC71E4"/>
    <w:rsid w:val="00BD2D4B"/>
    <w:rsid w:val="00BD31AA"/>
    <w:rsid w:val="00BD35EF"/>
    <w:rsid w:val="00BD5F3B"/>
    <w:rsid w:val="00BD7AC9"/>
    <w:rsid w:val="00BE07DB"/>
    <w:rsid w:val="00BE3EEB"/>
    <w:rsid w:val="00BE4396"/>
    <w:rsid w:val="00BE4A19"/>
    <w:rsid w:val="00BF1ACD"/>
    <w:rsid w:val="00BF2C35"/>
    <w:rsid w:val="00BF3A11"/>
    <w:rsid w:val="00BF41D7"/>
    <w:rsid w:val="00BF46BB"/>
    <w:rsid w:val="00BF58B7"/>
    <w:rsid w:val="00BF641E"/>
    <w:rsid w:val="00BF6958"/>
    <w:rsid w:val="00BF6DBA"/>
    <w:rsid w:val="00C00B1E"/>
    <w:rsid w:val="00C01142"/>
    <w:rsid w:val="00C04683"/>
    <w:rsid w:val="00C04BAE"/>
    <w:rsid w:val="00C10163"/>
    <w:rsid w:val="00C10F54"/>
    <w:rsid w:val="00C14A72"/>
    <w:rsid w:val="00C15D12"/>
    <w:rsid w:val="00C20D4E"/>
    <w:rsid w:val="00C2326C"/>
    <w:rsid w:val="00C27266"/>
    <w:rsid w:val="00C31117"/>
    <w:rsid w:val="00C32E8C"/>
    <w:rsid w:val="00C337CD"/>
    <w:rsid w:val="00C35CE8"/>
    <w:rsid w:val="00C373C2"/>
    <w:rsid w:val="00C400A2"/>
    <w:rsid w:val="00C43FC9"/>
    <w:rsid w:val="00C46FCC"/>
    <w:rsid w:val="00C476CB"/>
    <w:rsid w:val="00C47C01"/>
    <w:rsid w:val="00C47E60"/>
    <w:rsid w:val="00C51A2D"/>
    <w:rsid w:val="00C51B43"/>
    <w:rsid w:val="00C536E4"/>
    <w:rsid w:val="00C57E10"/>
    <w:rsid w:val="00C60ECA"/>
    <w:rsid w:val="00C612FF"/>
    <w:rsid w:val="00C617AE"/>
    <w:rsid w:val="00C61932"/>
    <w:rsid w:val="00C63FD1"/>
    <w:rsid w:val="00C67F6E"/>
    <w:rsid w:val="00C7271F"/>
    <w:rsid w:val="00C72EDF"/>
    <w:rsid w:val="00C72F06"/>
    <w:rsid w:val="00C74B2C"/>
    <w:rsid w:val="00C74B4B"/>
    <w:rsid w:val="00C769E1"/>
    <w:rsid w:val="00C77C87"/>
    <w:rsid w:val="00C8076E"/>
    <w:rsid w:val="00C80886"/>
    <w:rsid w:val="00C81455"/>
    <w:rsid w:val="00C82BD6"/>
    <w:rsid w:val="00C83656"/>
    <w:rsid w:val="00C83CD1"/>
    <w:rsid w:val="00C85142"/>
    <w:rsid w:val="00C867D8"/>
    <w:rsid w:val="00C96BF6"/>
    <w:rsid w:val="00C97442"/>
    <w:rsid w:val="00C97525"/>
    <w:rsid w:val="00CA1088"/>
    <w:rsid w:val="00CA140C"/>
    <w:rsid w:val="00CA2D58"/>
    <w:rsid w:val="00CA3331"/>
    <w:rsid w:val="00CA4558"/>
    <w:rsid w:val="00CA4BD8"/>
    <w:rsid w:val="00CA4FEE"/>
    <w:rsid w:val="00CB0928"/>
    <w:rsid w:val="00CB0C60"/>
    <w:rsid w:val="00CB29CE"/>
    <w:rsid w:val="00CB2CF1"/>
    <w:rsid w:val="00CB3401"/>
    <w:rsid w:val="00CB344F"/>
    <w:rsid w:val="00CB3737"/>
    <w:rsid w:val="00CB577B"/>
    <w:rsid w:val="00CB57EB"/>
    <w:rsid w:val="00CB5DEB"/>
    <w:rsid w:val="00CB7C17"/>
    <w:rsid w:val="00CC1D86"/>
    <w:rsid w:val="00CC24F6"/>
    <w:rsid w:val="00CC2F44"/>
    <w:rsid w:val="00CC3686"/>
    <w:rsid w:val="00CC6028"/>
    <w:rsid w:val="00CC7EAB"/>
    <w:rsid w:val="00CD29E8"/>
    <w:rsid w:val="00CD3A87"/>
    <w:rsid w:val="00CD42A9"/>
    <w:rsid w:val="00CD5089"/>
    <w:rsid w:val="00CD5938"/>
    <w:rsid w:val="00CD699C"/>
    <w:rsid w:val="00CE13DB"/>
    <w:rsid w:val="00CE22B1"/>
    <w:rsid w:val="00CE596F"/>
    <w:rsid w:val="00CE77CF"/>
    <w:rsid w:val="00CE7DFD"/>
    <w:rsid w:val="00CF06F6"/>
    <w:rsid w:val="00CF173D"/>
    <w:rsid w:val="00CF2981"/>
    <w:rsid w:val="00CF5010"/>
    <w:rsid w:val="00CF543B"/>
    <w:rsid w:val="00CF594D"/>
    <w:rsid w:val="00CF6471"/>
    <w:rsid w:val="00CF7C82"/>
    <w:rsid w:val="00D01286"/>
    <w:rsid w:val="00D016C1"/>
    <w:rsid w:val="00D02A26"/>
    <w:rsid w:val="00D05C8D"/>
    <w:rsid w:val="00D06C06"/>
    <w:rsid w:val="00D072BB"/>
    <w:rsid w:val="00D075DA"/>
    <w:rsid w:val="00D07DCE"/>
    <w:rsid w:val="00D12454"/>
    <w:rsid w:val="00D12C2B"/>
    <w:rsid w:val="00D1368C"/>
    <w:rsid w:val="00D1474B"/>
    <w:rsid w:val="00D150D8"/>
    <w:rsid w:val="00D15C7C"/>
    <w:rsid w:val="00D1752F"/>
    <w:rsid w:val="00D21E1D"/>
    <w:rsid w:val="00D22367"/>
    <w:rsid w:val="00D22690"/>
    <w:rsid w:val="00D242BF"/>
    <w:rsid w:val="00D26091"/>
    <w:rsid w:val="00D264DF"/>
    <w:rsid w:val="00D26CAB"/>
    <w:rsid w:val="00D30333"/>
    <w:rsid w:val="00D3142D"/>
    <w:rsid w:val="00D31F0C"/>
    <w:rsid w:val="00D325CA"/>
    <w:rsid w:val="00D33733"/>
    <w:rsid w:val="00D3729B"/>
    <w:rsid w:val="00D37BA8"/>
    <w:rsid w:val="00D37DD0"/>
    <w:rsid w:val="00D41672"/>
    <w:rsid w:val="00D42165"/>
    <w:rsid w:val="00D42A8F"/>
    <w:rsid w:val="00D42BA9"/>
    <w:rsid w:val="00D43DA4"/>
    <w:rsid w:val="00D43DFC"/>
    <w:rsid w:val="00D479D7"/>
    <w:rsid w:val="00D50CC1"/>
    <w:rsid w:val="00D511C9"/>
    <w:rsid w:val="00D527B8"/>
    <w:rsid w:val="00D52DB8"/>
    <w:rsid w:val="00D535F2"/>
    <w:rsid w:val="00D544D4"/>
    <w:rsid w:val="00D548A2"/>
    <w:rsid w:val="00D5663C"/>
    <w:rsid w:val="00D62C7F"/>
    <w:rsid w:val="00D64935"/>
    <w:rsid w:val="00D667DE"/>
    <w:rsid w:val="00D713A7"/>
    <w:rsid w:val="00D72CF3"/>
    <w:rsid w:val="00D7313E"/>
    <w:rsid w:val="00D748F6"/>
    <w:rsid w:val="00D75215"/>
    <w:rsid w:val="00D77EDE"/>
    <w:rsid w:val="00D80B39"/>
    <w:rsid w:val="00D821B1"/>
    <w:rsid w:val="00D86912"/>
    <w:rsid w:val="00D87149"/>
    <w:rsid w:val="00D87ACE"/>
    <w:rsid w:val="00D87C63"/>
    <w:rsid w:val="00D91281"/>
    <w:rsid w:val="00D92190"/>
    <w:rsid w:val="00D92B12"/>
    <w:rsid w:val="00D93865"/>
    <w:rsid w:val="00D94C1C"/>
    <w:rsid w:val="00D9680E"/>
    <w:rsid w:val="00D97A42"/>
    <w:rsid w:val="00DA04DB"/>
    <w:rsid w:val="00DA0B63"/>
    <w:rsid w:val="00DA5D55"/>
    <w:rsid w:val="00DA6E9B"/>
    <w:rsid w:val="00DB049B"/>
    <w:rsid w:val="00DB0915"/>
    <w:rsid w:val="00DB1D56"/>
    <w:rsid w:val="00DB23B2"/>
    <w:rsid w:val="00DB333A"/>
    <w:rsid w:val="00DB5E5E"/>
    <w:rsid w:val="00DB6989"/>
    <w:rsid w:val="00DB6AB9"/>
    <w:rsid w:val="00DB6B97"/>
    <w:rsid w:val="00DB7F10"/>
    <w:rsid w:val="00DC020C"/>
    <w:rsid w:val="00DC1B32"/>
    <w:rsid w:val="00DC3AE7"/>
    <w:rsid w:val="00DC3B9C"/>
    <w:rsid w:val="00DC56A3"/>
    <w:rsid w:val="00DC7B9B"/>
    <w:rsid w:val="00DD0164"/>
    <w:rsid w:val="00DD1109"/>
    <w:rsid w:val="00DD202D"/>
    <w:rsid w:val="00DD223D"/>
    <w:rsid w:val="00DD263D"/>
    <w:rsid w:val="00DD26B3"/>
    <w:rsid w:val="00DD4F52"/>
    <w:rsid w:val="00DD58EE"/>
    <w:rsid w:val="00DD6DB6"/>
    <w:rsid w:val="00DD6FEA"/>
    <w:rsid w:val="00DD7050"/>
    <w:rsid w:val="00DD7220"/>
    <w:rsid w:val="00DD7D4B"/>
    <w:rsid w:val="00DE0562"/>
    <w:rsid w:val="00DE1138"/>
    <w:rsid w:val="00DE1F93"/>
    <w:rsid w:val="00DE2B1A"/>
    <w:rsid w:val="00DE30DB"/>
    <w:rsid w:val="00DE34BA"/>
    <w:rsid w:val="00DE35E0"/>
    <w:rsid w:val="00DE3E9F"/>
    <w:rsid w:val="00DE41B7"/>
    <w:rsid w:val="00DE4F76"/>
    <w:rsid w:val="00DE72AE"/>
    <w:rsid w:val="00DF00FC"/>
    <w:rsid w:val="00DF0E41"/>
    <w:rsid w:val="00DF1053"/>
    <w:rsid w:val="00DF1E7E"/>
    <w:rsid w:val="00DF35F8"/>
    <w:rsid w:val="00DF5833"/>
    <w:rsid w:val="00DF5B04"/>
    <w:rsid w:val="00DF672F"/>
    <w:rsid w:val="00E01870"/>
    <w:rsid w:val="00E02716"/>
    <w:rsid w:val="00E02DC2"/>
    <w:rsid w:val="00E0688B"/>
    <w:rsid w:val="00E100D6"/>
    <w:rsid w:val="00E10778"/>
    <w:rsid w:val="00E10D5C"/>
    <w:rsid w:val="00E13057"/>
    <w:rsid w:val="00E1433D"/>
    <w:rsid w:val="00E16988"/>
    <w:rsid w:val="00E16E20"/>
    <w:rsid w:val="00E17A37"/>
    <w:rsid w:val="00E17A50"/>
    <w:rsid w:val="00E21015"/>
    <w:rsid w:val="00E228D8"/>
    <w:rsid w:val="00E2295B"/>
    <w:rsid w:val="00E22BF8"/>
    <w:rsid w:val="00E23E2B"/>
    <w:rsid w:val="00E30C6E"/>
    <w:rsid w:val="00E3152B"/>
    <w:rsid w:val="00E31CF0"/>
    <w:rsid w:val="00E337F4"/>
    <w:rsid w:val="00E34FEF"/>
    <w:rsid w:val="00E360BA"/>
    <w:rsid w:val="00E40A53"/>
    <w:rsid w:val="00E41998"/>
    <w:rsid w:val="00E41CE1"/>
    <w:rsid w:val="00E4242D"/>
    <w:rsid w:val="00E435E8"/>
    <w:rsid w:val="00E4382C"/>
    <w:rsid w:val="00E44962"/>
    <w:rsid w:val="00E45DB1"/>
    <w:rsid w:val="00E514F5"/>
    <w:rsid w:val="00E51B2D"/>
    <w:rsid w:val="00E51C6D"/>
    <w:rsid w:val="00E53E87"/>
    <w:rsid w:val="00E54253"/>
    <w:rsid w:val="00E55DE7"/>
    <w:rsid w:val="00E57560"/>
    <w:rsid w:val="00E600EB"/>
    <w:rsid w:val="00E60AAF"/>
    <w:rsid w:val="00E63D6D"/>
    <w:rsid w:val="00E67A5A"/>
    <w:rsid w:val="00E708A5"/>
    <w:rsid w:val="00E720F6"/>
    <w:rsid w:val="00E73393"/>
    <w:rsid w:val="00E74991"/>
    <w:rsid w:val="00E77ACB"/>
    <w:rsid w:val="00E81398"/>
    <w:rsid w:val="00E814B0"/>
    <w:rsid w:val="00E83758"/>
    <w:rsid w:val="00E83809"/>
    <w:rsid w:val="00E83FC5"/>
    <w:rsid w:val="00E8415C"/>
    <w:rsid w:val="00E84E4C"/>
    <w:rsid w:val="00E85B29"/>
    <w:rsid w:val="00E87183"/>
    <w:rsid w:val="00E927D0"/>
    <w:rsid w:val="00E9351E"/>
    <w:rsid w:val="00E93FC6"/>
    <w:rsid w:val="00E9421F"/>
    <w:rsid w:val="00E961BC"/>
    <w:rsid w:val="00EA0328"/>
    <w:rsid w:val="00EA1087"/>
    <w:rsid w:val="00EA5944"/>
    <w:rsid w:val="00EA67D4"/>
    <w:rsid w:val="00EA7830"/>
    <w:rsid w:val="00EA7C02"/>
    <w:rsid w:val="00EB03C5"/>
    <w:rsid w:val="00EB1175"/>
    <w:rsid w:val="00EB2EAE"/>
    <w:rsid w:val="00EB4445"/>
    <w:rsid w:val="00EB62FA"/>
    <w:rsid w:val="00EB7AA8"/>
    <w:rsid w:val="00EC111B"/>
    <w:rsid w:val="00EC128D"/>
    <w:rsid w:val="00EC3357"/>
    <w:rsid w:val="00EC3E43"/>
    <w:rsid w:val="00EC42A9"/>
    <w:rsid w:val="00EC4F0A"/>
    <w:rsid w:val="00EC524B"/>
    <w:rsid w:val="00EC6282"/>
    <w:rsid w:val="00EC6C6F"/>
    <w:rsid w:val="00EC70FA"/>
    <w:rsid w:val="00EC7A46"/>
    <w:rsid w:val="00ED03D3"/>
    <w:rsid w:val="00ED1615"/>
    <w:rsid w:val="00ED1C86"/>
    <w:rsid w:val="00ED2A50"/>
    <w:rsid w:val="00ED4063"/>
    <w:rsid w:val="00ED42AE"/>
    <w:rsid w:val="00ED73C1"/>
    <w:rsid w:val="00EE334A"/>
    <w:rsid w:val="00EE47BD"/>
    <w:rsid w:val="00EE753C"/>
    <w:rsid w:val="00EE7815"/>
    <w:rsid w:val="00EF00ED"/>
    <w:rsid w:val="00EF0FE7"/>
    <w:rsid w:val="00EF12AC"/>
    <w:rsid w:val="00EF142E"/>
    <w:rsid w:val="00EF1665"/>
    <w:rsid w:val="00EF1CFB"/>
    <w:rsid w:val="00EF1F79"/>
    <w:rsid w:val="00EF2618"/>
    <w:rsid w:val="00EF4DE3"/>
    <w:rsid w:val="00EF5FF2"/>
    <w:rsid w:val="00EF6260"/>
    <w:rsid w:val="00EF645C"/>
    <w:rsid w:val="00EF795F"/>
    <w:rsid w:val="00EF7F35"/>
    <w:rsid w:val="00F00BC7"/>
    <w:rsid w:val="00F03018"/>
    <w:rsid w:val="00F040AF"/>
    <w:rsid w:val="00F04446"/>
    <w:rsid w:val="00F04BDA"/>
    <w:rsid w:val="00F073C6"/>
    <w:rsid w:val="00F07638"/>
    <w:rsid w:val="00F10C87"/>
    <w:rsid w:val="00F12583"/>
    <w:rsid w:val="00F126D8"/>
    <w:rsid w:val="00F12703"/>
    <w:rsid w:val="00F151F7"/>
    <w:rsid w:val="00F20DFE"/>
    <w:rsid w:val="00F225A0"/>
    <w:rsid w:val="00F24545"/>
    <w:rsid w:val="00F24A0F"/>
    <w:rsid w:val="00F26DD2"/>
    <w:rsid w:val="00F26ED1"/>
    <w:rsid w:val="00F300E2"/>
    <w:rsid w:val="00F3017C"/>
    <w:rsid w:val="00F3137F"/>
    <w:rsid w:val="00F31F4C"/>
    <w:rsid w:val="00F33C1F"/>
    <w:rsid w:val="00F34CE5"/>
    <w:rsid w:val="00F35D60"/>
    <w:rsid w:val="00F37E3B"/>
    <w:rsid w:val="00F409EC"/>
    <w:rsid w:val="00F41AC7"/>
    <w:rsid w:val="00F431D7"/>
    <w:rsid w:val="00F43874"/>
    <w:rsid w:val="00F43C42"/>
    <w:rsid w:val="00F440FE"/>
    <w:rsid w:val="00F5023F"/>
    <w:rsid w:val="00F50EA5"/>
    <w:rsid w:val="00F5232B"/>
    <w:rsid w:val="00F553D2"/>
    <w:rsid w:val="00F5647C"/>
    <w:rsid w:val="00F565D7"/>
    <w:rsid w:val="00F56833"/>
    <w:rsid w:val="00F610F9"/>
    <w:rsid w:val="00F61662"/>
    <w:rsid w:val="00F61D23"/>
    <w:rsid w:val="00F63829"/>
    <w:rsid w:val="00F6409C"/>
    <w:rsid w:val="00F656CB"/>
    <w:rsid w:val="00F65B65"/>
    <w:rsid w:val="00F66332"/>
    <w:rsid w:val="00F70E1B"/>
    <w:rsid w:val="00F73603"/>
    <w:rsid w:val="00F74A95"/>
    <w:rsid w:val="00F81146"/>
    <w:rsid w:val="00F813AC"/>
    <w:rsid w:val="00F821A7"/>
    <w:rsid w:val="00F82C9B"/>
    <w:rsid w:val="00F840CF"/>
    <w:rsid w:val="00F843BD"/>
    <w:rsid w:val="00F84860"/>
    <w:rsid w:val="00F84A26"/>
    <w:rsid w:val="00F851FF"/>
    <w:rsid w:val="00F85677"/>
    <w:rsid w:val="00F86158"/>
    <w:rsid w:val="00F8680C"/>
    <w:rsid w:val="00F86E68"/>
    <w:rsid w:val="00F8732A"/>
    <w:rsid w:val="00F902BF"/>
    <w:rsid w:val="00F95A40"/>
    <w:rsid w:val="00FA0624"/>
    <w:rsid w:val="00FA0E96"/>
    <w:rsid w:val="00FA1FE9"/>
    <w:rsid w:val="00FA2458"/>
    <w:rsid w:val="00FA29A4"/>
    <w:rsid w:val="00FA4961"/>
    <w:rsid w:val="00FA63A4"/>
    <w:rsid w:val="00FA721E"/>
    <w:rsid w:val="00FB05BB"/>
    <w:rsid w:val="00FB07DE"/>
    <w:rsid w:val="00FB15E9"/>
    <w:rsid w:val="00FB1BCD"/>
    <w:rsid w:val="00FB1DE2"/>
    <w:rsid w:val="00FB2CC0"/>
    <w:rsid w:val="00FB37AD"/>
    <w:rsid w:val="00FB37C0"/>
    <w:rsid w:val="00FB4DA3"/>
    <w:rsid w:val="00FB4DB9"/>
    <w:rsid w:val="00FB5D50"/>
    <w:rsid w:val="00FC096B"/>
    <w:rsid w:val="00FC2D47"/>
    <w:rsid w:val="00FC459F"/>
    <w:rsid w:val="00FC50E1"/>
    <w:rsid w:val="00FC542C"/>
    <w:rsid w:val="00FD0ACE"/>
    <w:rsid w:val="00FD1B2C"/>
    <w:rsid w:val="00FD4776"/>
    <w:rsid w:val="00FD5B24"/>
    <w:rsid w:val="00FD798B"/>
    <w:rsid w:val="00FE41F1"/>
    <w:rsid w:val="00FE4A88"/>
    <w:rsid w:val="00FE724C"/>
    <w:rsid w:val="00FE7405"/>
    <w:rsid w:val="00FE7A6D"/>
    <w:rsid w:val="00FE7D07"/>
    <w:rsid w:val="00FF022A"/>
    <w:rsid w:val="00FF0FFC"/>
    <w:rsid w:val="00FF4AF5"/>
    <w:rsid w:val="00FF4D92"/>
    <w:rsid w:val="00FF57FA"/>
    <w:rsid w:val="00FF5F57"/>
    <w:rsid w:val="00FF6BFC"/>
    <w:rsid w:val="00FF76F0"/>
    <w:rsid w:val="00FF7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14:docId w14:val="4D0A9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5393">
      <w:bodyDiv w:val="1"/>
      <w:marLeft w:val="0"/>
      <w:marRight w:val="0"/>
      <w:marTop w:val="0"/>
      <w:marBottom w:val="0"/>
      <w:divBdr>
        <w:top w:val="none" w:sz="0" w:space="0" w:color="auto"/>
        <w:left w:val="none" w:sz="0" w:space="0" w:color="auto"/>
        <w:bottom w:val="none" w:sz="0" w:space="0" w:color="auto"/>
        <w:right w:val="none" w:sz="0" w:space="0" w:color="auto"/>
      </w:divBdr>
    </w:div>
    <w:div w:id="1631859932">
      <w:bodyDiv w:val="1"/>
      <w:marLeft w:val="0"/>
      <w:marRight w:val="0"/>
      <w:marTop w:val="0"/>
      <w:marBottom w:val="0"/>
      <w:divBdr>
        <w:top w:val="none" w:sz="0" w:space="0" w:color="auto"/>
        <w:left w:val="none" w:sz="0" w:space="0" w:color="auto"/>
        <w:bottom w:val="none" w:sz="0" w:space="0" w:color="auto"/>
        <w:right w:val="none" w:sz="0" w:space="0" w:color="auto"/>
      </w:divBdr>
      <w:divsChild>
        <w:div w:id="56055437">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openehr.org/releases/trunk/architecture/am/adl2.pdf" TargetMode="External"/><Relationship Id="rId14" Type="http://schemas.openxmlformats.org/officeDocument/2006/relationships/hyperlink" Target="http://www.openehr.org/releases/trunk/architecture/am/aom2.pdf" TargetMode="External"/><Relationship Id="rId15" Type="http://schemas.openxmlformats.org/officeDocument/2006/relationships/hyperlink" Target="http://www.openehr.org/releases/trunk/architecture/am/tom.pdf" TargetMode="External"/><Relationship Id="rId16" Type="http://schemas.openxmlformats.org/officeDocument/2006/relationships/hyperlink" Target="http://www.openehr.org/publications/archetypes/archetypes_beale_oopsla_2002.pdf" TargetMode="External"/><Relationship Id="rId17" Type="http://schemas.openxmlformats.org/officeDocument/2006/relationships/hyperlink" Target="http://informatics.mayo.edu/CIMI/index.php/CIMI_Reference_Model_Requirements" TargetMode="External"/><Relationship Id="rId18" Type="http://schemas.openxmlformats.org/officeDocument/2006/relationships/hyperlink" Target="http://www.hl7.org/implement/standards/product_brief.cfm?product_id=58" TargetMode="External"/><Relationship Id="rId19" Type="http://schemas.openxmlformats.org/officeDocument/2006/relationships/hyperlink" Target="http://www.omg.org/spec/MDMI/1.0/" TargetMode="External"/><Relationship Id="rId63" Type="http://schemas.openxmlformats.org/officeDocument/2006/relationships/image" Target="media/image38.png"/><Relationship Id="rId64" Type="http://schemas.openxmlformats.org/officeDocument/2006/relationships/image" Target="media/image39.png"/><Relationship Id="rId65" Type="http://schemas.openxmlformats.org/officeDocument/2006/relationships/image" Target="media/image40.png"/><Relationship Id="rId66" Type="http://schemas.openxmlformats.org/officeDocument/2006/relationships/image" Target="media/image41.png"/><Relationship Id="rId67" Type="http://schemas.openxmlformats.org/officeDocument/2006/relationships/image" Target="media/image42.png"/><Relationship Id="rId68" Type="http://schemas.openxmlformats.org/officeDocument/2006/relationships/image" Target="media/image43.png"/><Relationship Id="rId69" Type="http://schemas.openxmlformats.org/officeDocument/2006/relationships/image" Target="media/image44.png"/><Relationship Id="rId50" Type="http://schemas.openxmlformats.org/officeDocument/2006/relationships/image" Target="media/image26.png"/><Relationship Id="rId51" Type="http://schemas.openxmlformats.org/officeDocument/2006/relationships/image" Target="media/image27.png"/><Relationship Id="rId52" Type="http://schemas.openxmlformats.org/officeDocument/2006/relationships/image" Target="media/image28.png"/><Relationship Id="rId53" Type="http://schemas.openxmlformats.org/officeDocument/2006/relationships/image" Target="media/image29.png"/><Relationship Id="rId54" Type="http://schemas.openxmlformats.org/officeDocument/2006/relationships/image" Target="media/image30.png"/><Relationship Id="rId55" Type="http://schemas.openxmlformats.org/officeDocument/2006/relationships/image" Target="media/image31.png"/><Relationship Id="rId56" Type="http://schemas.openxmlformats.org/officeDocument/2006/relationships/image" Target="media/image32.png"/><Relationship Id="rId57" Type="http://schemas.openxmlformats.org/officeDocument/2006/relationships/image" Target="media/image33.png"/><Relationship Id="rId58" Type="http://schemas.openxmlformats.org/officeDocument/2006/relationships/image" Target="media/image34.png"/><Relationship Id="rId59" Type="http://schemas.openxmlformats.org/officeDocument/2006/relationships/image" Target="media/image35.png"/><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hyperlink" Target="http://snomed.info/sct" TargetMode="External"/><Relationship Id="rId43" Type="http://schemas.openxmlformats.org/officeDocument/2006/relationships/image" Target="media/image19.png"/><Relationship Id="rId44" Type="http://schemas.openxmlformats.org/officeDocument/2006/relationships/image" Target="media/image20.png"/><Relationship Id="rId45" Type="http://schemas.openxmlformats.org/officeDocument/2006/relationships/image" Target="media/image21.png"/><Relationship Id="rId46" Type="http://schemas.openxmlformats.org/officeDocument/2006/relationships/image" Target="media/image22.png"/><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8.png"/><Relationship Id="rId31" Type="http://schemas.openxmlformats.org/officeDocument/2006/relationships/hyperlink" Target="http://snomed.info/sct" TargetMode="External"/><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70" Type="http://schemas.openxmlformats.org/officeDocument/2006/relationships/header" Target="header2.xml"/><Relationship Id="rId71" Type="http://schemas.openxmlformats.org/officeDocument/2006/relationships/footer" Target="footer2.xml"/><Relationship Id="rId72" Type="http://schemas.openxmlformats.org/officeDocument/2006/relationships/fontTable" Target="fontTable.xml"/><Relationship Id="rId20" Type="http://schemas.openxmlformats.org/officeDocument/2006/relationships/hyperlink" Target="http://www.omg.org/spec/OCL/2.4/" TargetMode="External"/><Relationship Id="rId21" Type="http://schemas.openxmlformats.org/officeDocument/2006/relationships/hyperlink" Target="http://www.omg.org/spec/ODM/1.1/" TargetMode="External"/><Relationship Id="rId22" Type="http://schemas.openxmlformats.org/officeDocument/2006/relationships/hyperlink" Target="http://www.omg.org/spec/QVT/1.2/Beta/" TargetMode="External"/><Relationship Id="rId23" Type="http://schemas.openxmlformats.org/officeDocument/2006/relationships/hyperlink" Target="http://www.omg.org/spec/UML/2.5/Beta2/" TargetMode="External"/><Relationship Id="rId24" Type="http://schemas.openxmlformats.org/officeDocument/2006/relationships/image" Target="media/image2.png"/><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png"/><Relationship Id="rId73" Type="http://schemas.openxmlformats.org/officeDocument/2006/relationships/glossaryDocument" Target="glossary/document.xml"/><Relationship Id="rId74" Type="http://schemas.openxmlformats.org/officeDocument/2006/relationships/theme" Target="theme/theme1.xml"/><Relationship Id="rId60" Type="http://schemas.openxmlformats.org/officeDocument/2006/relationships/image" Target="media/image36.png"/><Relationship Id="rId61" Type="http://schemas.openxmlformats.org/officeDocument/2006/relationships/image" Target="media/image37.png"/><Relationship Id="rId62" Type="http://schemas.openxmlformats.org/officeDocument/2006/relationships/hyperlink" Target="http://www.omg.org/cgi-bin/doc?formal/2013-12-04"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yperlink" Target="http://www.omg.org/technology/agreemen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321CEE2B5502D4DA2089F213D4166C7"/>
        <w:category>
          <w:name w:val="General"/>
          <w:gallery w:val="placeholder"/>
        </w:category>
        <w:types>
          <w:type w:val="bbPlcHdr"/>
        </w:types>
        <w:behaviors>
          <w:behavior w:val="content"/>
        </w:behaviors>
        <w:guid w:val="{60CBB483-A5FE-9940-86EF-199DC689762A}"/>
      </w:docPartPr>
      <w:docPartBody>
        <w:p w14:paraId="717FB774" w14:textId="0DE86279" w:rsidR="007E1223" w:rsidRDefault="007E1223" w:rsidP="007E1223">
          <w:pPr>
            <w:pStyle w:val="C321CEE2B5502D4DA2089F213D4166C7"/>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00002A87" w:usb1="80000000" w:usb2="00000008" w:usb3="00000000" w:csb0="000001FF" w:csb1="00000000"/>
  </w:font>
  <w:font w:name="Wingdings">
    <w:panose1 w:val="02000500000000000000"/>
    <w:charset w:val="02"/>
    <w:family w:val="auto"/>
    <w:pitch w:val="variable"/>
    <w:sig w:usb0="00000000" w:usb1="10000000" w:usb2="00000000" w:usb3="00000000" w:csb0="8000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8AC"/>
    <w:rsid w:val="001A4ACE"/>
    <w:rsid w:val="001C7B91"/>
    <w:rsid w:val="002D48AC"/>
    <w:rsid w:val="00580CC2"/>
    <w:rsid w:val="0065147A"/>
    <w:rsid w:val="006A3F3B"/>
    <w:rsid w:val="00787E29"/>
    <w:rsid w:val="007E1223"/>
    <w:rsid w:val="00BA0462"/>
    <w:rsid w:val="00DF38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AC0F70-D9D9-544B-A80C-E2B9E44DB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114</Pages>
  <Words>29909</Words>
  <Characters>170486</Characters>
  <Application>Microsoft Macintosh Word</Application>
  <DocSecurity>0</DocSecurity>
  <Lines>1420</Lines>
  <Paragraphs>399</Paragraphs>
  <ScaleCrop>false</ScaleCrop>
  <Company/>
  <LinksUpToDate>false</LinksUpToDate>
  <CharactersWithSpaces>199996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Archetype Modeling Language (AML), 1.0</dc:title>
  <dc:subject/>
  <dc:creator>Deepak Sharma</dc:creator>
  <cp:keywords/>
  <dc:description/>
  <cp:lastModifiedBy>Alpha Omega</cp:lastModifiedBy>
  <cp:revision>38</cp:revision>
  <cp:lastPrinted>2014-10-20T20:55:00Z</cp:lastPrinted>
  <dcterms:created xsi:type="dcterms:W3CDTF">2015-02-12T02:06:00Z</dcterms:created>
  <dcterms:modified xsi:type="dcterms:W3CDTF">2015-02-14T20:58:00Z</dcterms:modified>
</cp:coreProperties>
</file>